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36DA94" w14:textId="77777777" w:rsidR="00D04E91" w:rsidRDefault="00D04E91" w:rsidP="00C00225">
      <w:pPr>
        <w:jc w:val="center"/>
        <w:rPr>
          <w:rFonts w:ascii="Times New Roman" w:hAnsi="Times New Roman" w:cs="Times New Roman"/>
        </w:rPr>
      </w:pPr>
    </w:p>
    <w:p w14:paraId="5B6C23B9" w14:textId="77777777" w:rsidR="00D04E91" w:rsidRDefault="00D04E91" w:rsidP="00C00225">
      <w:pPr>
        <w:jc w:val="center"/>
        <w:rPr>
          <w:rFonts w:ascii="Times New Roman" w:hAnsi="Times New Roman" w:cs="Times New Roman"/>
        </w:rPr>
      </w:pPr>
    </w:p>
    <w:p w14:paraId="5EA366BE" w14:textId="77777777" w:rsidR="00D04E91" w:rsidRDefault="00D04E91" w:rsidP="00C00225">
      <w:pPr>
        <w:jc w:val="center"/>
        <w:rPr>
          <w:rFonts w:ascii="Times New Roman" w:hAnsi="Times New Roman" w:cs="Times New Roman"/>
        </w:rPr>
      </w:pPr>
    </w:p>
    <w:p w14:paraId="3DA96E80" w14:textId="77777777" w:rsidR="00D04E91" w:rsidRDefault="00D04E91" w:rsidP="00C00225">
      <w:pPr>
        <w:jc w:val="center"/>
        <w:rPr>
          <w:rFonts w:ascii="Times New Roman" w:hAnsi="Times New Roman" w:cs="Times New Roman"/>
        </w:rPr>
      </w:pPr>
    </w:p>
    <w:p w14:paraId="2800F86C" w14:textId="77777777" w:rsidR="00D04E91" w:rsidRDefault="00D04E91" w:rsidP="00C00225">
      <w:pPr>
        <w:jc w:val="center"/>
        <w:rPr>
          <w:rFonts w:ascii="Times New Roman" w:hAnsi="Times New Roman" w:cs="Times New Roman"/>
        </w:rPr>
      </w:pPr>
    </w:p>
    <w:p w14:paraId="48470B7E" w14:textId="77777777" w:rsidR="00D04E91" w:rsidRDefault="00D04E91" w:rsidP="00C00225">
      <w:pPr>
        <w:jc w:val="center"/>
        <w:rPr>
          <w:rFonts w:ascii="Times New Roman" w:hAnsi="Times New Roman" w:cs="Times New Roman"/>
        </w:rPr>
      </w:pPr>
    </w:p>
    <w:p w14:paraId="6890CCD1" w14:textId="77777777" w:rsidR="00D04E91" w:rsidRDefault="00D04E91" w:rsidP="00C00225">
      <w:pPr>
        <w:jc w:val="center"/>
        <w:rPr>
          <w:rFonts w:ascii="Times New Roman" w:hAnsi="Times New Roman" w:cs="Times New Roman"/>
        </w:rPr>
      </w:pPr>
    </w:p>
    <w:p w14:paraId="4AC71399" w14:textId="77777777" w:rsidR="00D04E91" w:rsidRDefault="00D04E91" w:rsidP="00C00225">
      <w:pPr>
        <w:jc w:val="center"/>
        <w:rPr>
          <w:rFonts w:ascii="Times New Roman" w:hAnsi="Times New Roman" w:cs="Times New Roman"/>
        </w:rPr>
      </w:pPr>
    </w:p>
    <w:p w14:paraId="5C5316E5" w14:textId="2EDC2D98" w:rsidR="00454F51" w:rsidRDefault="00D04E91" w:rsidP="00C00225">
      <w:pPr>
        <w:spacing w:line="360" w:lineRule="auto"/>
        <w:jc w:val="center"/>
        <w:rPr>
          <w:rFonts w:ascii="Times New Roman" w:hAnsi="Times New Roman" w:cs="Times New Roman"/>
        </w:rPr>
      </w:pPr>
      <w:r w:rsidRPr="00C00225">
        <w:rPr>
          <w:rFonts w:ascii="Times New Roman" w:hAnsi="Times New Roman" w:cs="Times New Roman"/>
        </w:rPr>
        <w:t xml:space="preserve">Two </w:t>
      </w:r>
      <w:r w:rsidR="00454F51">
        <w:rPr>
          <w:rFonts w:ascii="Times New Roman" w:hAnsi="Times New Roman" w:cs="Times New Roman"/>
        </w:rPr>
        <w:t>Dimensions</w:t>
      </w:r>
      <w:r w:rsidRPr="00C00225">
        <w:rPr>
          <w:rFonts w:ascii="Times New Roman" w:hAnsi="Times New Roman" w:cs="Times New Roman"/>
        </w:rPr>
        <w:t xml:space="preserve"> of </w:t>
      </w:r>
      <w:r w:rsidR="00535B91">
        <w:rPr>
          <w:rFonts w:ascii="Times New Roman" w:hAnsi="Times New Roman" w:cs="Times New Roman"/>
        </w:rPr>
        <w:t xml:space="preserve">Subjective </w:t>
      </w:r>
      <w:r w:rsidRPr="00C00225">
        <w:rPr>
          <w:rFonts w:ascii="Times New Roman" w:hAnsi="Times New Roman" w:cs="Times New Roman"/>
        </w:rPr>
        <w:t xml:space="preserve">Uncertainty: </w:t>
      </w:r>
    </w:p>
    <w:p w14:paraId="301E4500" w14:textId="7AA24619" w:rsidR="00D04E91" w:rsidRPr="00D04E91" w:rsidRDefault="00D04E91" w:rsidP="00C00225">
      <w:pPr>
        <w:spacing w:line="360" w:lineRule="auto"/>
        <w:jc w:val="center"/>
        <w:rPr>
          <w:rFonts w:ascii="Times New Roman" w:hAnsi="Times New Roman" w:cs="Times New Roman"/>
        </w:rPr>
      </w:pPr>
      <w:r w:rsidRPr="00C00225">
        <w:rPr>
          <w:rFonts w:ascii="Times New Roman" w:hAnsi="Times New Roman" w:cs="Times New Roman"/>
        </w:rPr>
        <w:t>Clues from Natural Language</w:t>
      </w:r>
    </w:p>
    <w:p w14:paraId="78FE6948" w14:textId="77777777" w:rsidR="00D04E91" w:rsidRDefault="00D04E91" w:rsidP="00C00225">
      <w:pPr>
        <w:spacing w:line="360" w:lineRule="auto"/>
        <w:jc w:val="center"/>
        <w:rPr>
          <w:rFonts w:ascii="Times New Roman" w:hAnsi="Times New Roman" w:cs="Times New Roman"/>
        </w:rPr>
      </w:pPr>
    </w:p>
    <w:p w14:paraId="5319F5CD" w14:textId="77777777" w:rsidR="00D04E91" w:rsidRDefault="00D04E91" w:rsidP="00C00225">
      <w:pPr>
        <w:spacing w:line="360" w:lineRule="auto"/>
        <w:jc w:val="center"/>
        <w:rPr>
          <w:rFonts w:ascii="Times New Roman" w:hAnsi="Times New Roman" w:cs="Times New Roman"/>
        </w:rPr>
      </w:pPr>
    </w:p>
    <w:p w14:paraId="160E6B49" w14:textId="77777777" w:rsidR="00D04E91" w:rsidRDefault="00D04E91" w:rsidP="00C00225">
      <w:pPr>
        <w:spacing w:line="360" w:lineRule="auto"/>
        <w:jc w:val="center"/>
        <w:rPr>
          <w:rFonts w:ascii="Times New Roman" w:hAnsi="Times New Roman" w:cs="Times New Roman"/>
        </w:rPr>
      </w:pPr>
    </w:p>
    <w:p w14:paraId="5E5E428A" w14:textId="77777777" w:rsidR="00D04E91" w:rsidRDefault="00D04E91" w:rsidP="00C00225">
      <w:pPr>
        <w:spacing w:line="360" w:lineRule="auto"/>
        <w:rPr>
          <w:rFonts w:ascii="Times New Roman" w:hAnsi="Times New Roman" w:cs="Times New Roman"/>
        </w:rPr>
      </w:pPr>
    </w:p>
    <w:p w14:paraId="612B869E" w14:textId="77777777" w:rsidR="00D04E91" w:rsidRDefault="00D04E91" w:rsidP="00C00225">
      <w:pPr>
        <w:spacing w:line="360" w:lineRule="auto"/>
        <w:jc w:val="center"/>
        <w:rPr>
          <w:rFonts w:ascii="Times New Roman" w:hAnsi="Times New Roman" w:cs="Times New Roman"/>
        </w:rPr>
      </w:pPr>
    </w:p>
    <w:p w14:paraId="5DD8371C" w14:textId="77777777" w:rsidR="00D04E91" w:rsidRDefault="00D04E91" w:rsidP="00C00225">
      <w:pPr>
        <w:spacing w:line="360" w:lineRule="auto"/>
        <w:jc w:val="center"/>
        <w:rPr>
          <w:rFonts w:ascii="Times New Roman" w:hAnsi="Times New Roman" w:cs="Times New Roman"/>
        </w:rPr>
      </w:pPr>
    </w:p>
    <w:p w14:paraId="2FE8B065" w14:textId="0791AB64" w:rsidR="00D04E91" w:rsidRPr="00C00225" w:rsidRDefault="002867ED" w:rsidP="00C00225">
      <w:pPr>
        <w:spacing w:line="360" w:lineRule="auto"/>
        <w:jc w:val="center"/>
        <w:rPr>
          <w:rFonts w:ascii="Times New Roman" w:hAnsi="Times New Roman" w:cs="Times New Roman"/>
        </w:rPr>
      </w:pPr>
      <w:r w:rsidRPr="00D04E91">
        <w:rPr>
          <w:rFonts w:ascii="Times New Roman" w:hAnsi="Times New Roman" w:cs="Times New Roman"/>
        </w:rPr>
        <w:t>GÜLDEN ÜLKÜMEN</w:t>
      </w:r>
    </w:p>
    <w:p w14:paraId="2D5C25F0" w14:textId="20FAF036" w:rsidR="00D04E91" w:rsidRPr="00C00225" w:rsidRDefault="002867ED" w:rsidP="00C00225">
      <w:pPr>
        <w:spacing w:line="360" w:lineRule="auto"/>
        <w:jc w:val="center"/>
        <w:rPr>
          <w:rFonts w:ascii="Times New Roman" w:hAnsi="Times New Roman" w:cs="Times New Roman"/>
        </w:rPr>
      </w:pPr>
      <w:r w:rsidRPr="00D04E91">
        <w:rPr>
          <w:rFonts w:ascii="Times New Roman" w:hAnsi="Times New Roman" w:cs="Times New Roman"/>
        </w:rPr>
        <w:t>CRAIG R. FOX</w:t>
      </w:r>
    </w:p>
    <w:p w14:paraId="593C07F0" w14:textId="3151516E" w:rsidR="00D04E91" w:rsidRPr="00C00225" w:rsidRDefault="002867ED" w:rsidP="00C00225">
      <w:pPr>
        <w:spacing w:line="360" w:lineRule="auto"/>
        <w:jc w:val="center"/>
        <w:rPr>
          <w:rFonts w:ascii="Times New Roman" w:hAnsi="Times New Roman" w:cs="Times New Roman"/>
        </w:rPr>
      </w:pPr>
      <w:r w:rsidRPr="00D04E91">
        <w:rPr>
          <w:rFonts w:ascii="Times New Roman" w:hAnsi="Times New Roman" w:cs="Times New Roman"/>
        </w:rPr>
        <w:t>BERTRAM F. MALLE</w:t>
      </w:r>
      <w:r>
        <w:rPr>
          <w:rFonts w:ascii="Times New Roman" w:hAnsi="Times New Roman" w:cs="Times New Roman"/>
        </w:rPr>
        <w:t>*</w:t>
      </w:r>
    </w:p>
    <w:p w14:paraId="5272D796" w14:textId="77777777" w:rsidR="0019754E" w:rsidRDefault="0019754E" w:rsidP="001931B3">
      <w:pPr>
        <w:spacing w:line="480" w:lineRule="auto"/>
        <w:rPr>
          <w:rFonts w:ascii="Times New Roman" w:hAnsi="Times New Roman" w:cs="Times New Roman"/>
        </w:rPr>
      </w:pPr>
    </w:p>
    <w:p w14:paraId="1AC57C5F" w14:textId="77777777" w:rsidR="0019754E" w:rsidRDefault="0019754E" w:rsidP="001931B3">
      <w:pPr>
        <w:spacing w:line="480" w:lineRule="auto"/>
        <w:rPr>
          <w:rFonts w:ascii="Times New Roman" w:hAnsi="Times New Roman" w:cs="Times New Roman"/>
        </w:rPr>
      </w:pPr>
    </w:p>
    <w:p w14:paraId="25410B0D" w14:textId="77777777" w:rsidR="0019754E" w:rsidRDefault="0019754E" w:rsidP="001931B3">
      <w:pPr>
        <w:spacing w:line="480" w:lineRule="auto"/>
        <w:rPr>
          <w:rFonts w:ascii="Times New Roman" w:hAnsi="Times New Roman" w:cs="Times New Roman"/>
        </w:rPr>
      </w:pPr>
    </w:p>
    <w:p w14:paraId="480250D5" w14:textId="77777777" w:rsidR="0019754E" w:rsidRDefault="0019754E" w:rsidP="001931B3">
      <w:pPr>
        <w:spacing w:line="480" w:lineRule="auto"/>
        <w:rPr>
          <w:rFonts w:ascii="Times New Roman" w:hAnsi="Times New Roman" w:cs="Times New Roman"/>
        </w:rPr>
      </w:pPr>
    </w:p>
    <w:p w14:paraId="0A4940D3" w14:textId="198E4CFF" w:rsidR="009C34F5" w:rsidRDefault="002867ED">
      <w:pPr>
        <w:rPr>
          <w:rFonts w:ascii="Times New Roman" w:hAnsi="Times New Roman" w:cs="Times New Roman"/>
        </w:rPr>
      </w:pPr>
      <w:r w:rsidRPr="00C00225">
        <w:rPr>
          <w:rFonts w:ascii="Times New Roman" w:hAnsi="Times New Roman" w:cs="Times New Roman"/>
        </w:rPr>
        <w:t>* Gülden Ülk</w:t>
      </w:r>
      <w:r w:rsidR="00644783">
        <w:rPr>
          <w:rFonts w:ascii="Times New Roman" w:hAnsi="Times New Roman" w:cs="Times New Roman"/>
        </w:rPr>
        <w:t>ümen is Assistant P</w:t>
      </w:r>
      <w:r w:rsidR="00644783" w:rsidRPr="00644783">
        <w:rPr>
          <w:rFonts w:ascii="Times New Roman" w:hAnsi="Times New Roman" w:cs="Times New Roman"/>
        </w:rPr>
        <w:t>rofessor of M</w:t>
      </w:r>
      <w:r w:rsidRPr="00C00225">
        <w:rPr>
          <w:rFonts w:ascii="Times New Roman" w:hAnsi="Times New Roman" w:cs="Times New Roman"/>
        </w:rPr>
        <w:t xml:space="preserve">arketing, University of Southern California, </w:t>
      </w:r>
      <w:r w:rsidRPr="00C00225">
        <w:rPr>
          <w:rFonts w:ascii="Times New Roman" w:hAnsi="Times New Roman" w:cs="Times New Roman"/>
          <w:color w:val="000000"/>
        </w:rPr>
        <w:t xml:space="preserve">701 Exposition Boulevard, </w:t>
      </w:r>
      <w:r w:rsidRPr="00C00225">
        <w:rPr>
          <w:rFonts w:ascii="Times New Roman" w:hAnsi="Times New Roman" w:cs="Times New Roman"/>
        </w:rPr>
        <w:t xml:space="preserve">Hoffman Hall 516, </w:t>
      </w:r>
      <w:r w:rsidRPr="00C00225">
        <w:rPr>
          <w:rFonts w:ascii="Times New Roman" w:hAnsi="Times New Roman" w:cs="Times New Roman"/>
          <w:color w:val="000000"/>
        </w:rPr>
        <w:t>Los Angeles, CA 90089-0804</w:t>
      </w:r>
      <w:r w:rsidRPr="00C00225">
        <w:rPr>
          <w:rFonts w:ascii="Times New Roman" w:hAnsi="Times New Roman" w:cs="Times New Roman"/>
        </w:rPr>
        <w:t xml:space="preserve"> (</w:t>
      </w:r>
      <w:hyperlink r:id="rId8" w:history="1">
        <w:r w:rsidRPr="00C00225">
          <w:rPr>
            <w:rStyle w:val="Hyperlink"/>
            <w:rFonts w:ascii="Times New Roman" w:hAnsi="Times New Roman" w:cs="Times New Roman"/>
          </w:rPr>
          <w:t>ulkumen@marshall.usc.edu</w:t>
        </w:r>
      </w:hyperlink>
      <w:r w:rsidRPr="00C00225">
        <w:rPr>
          <w:rFonts w:ascii="Times New Roman" w:hAnsi="Times New Roman" w:cs="Times New Roman"/>
        </w:rPr>
        <w:t xml:space="preserve">). Craig R. Fox is </w:t>
      </w:r>
      <w:r w:rsidR="008240E4" w:rsidRPr="00C00225">
        <w:rPr>
          <w:rFonts w:ascii="Times New Roman" w:hAnsi="Times New Roman" w:cs="Times New Roman"/>
        </w:rPr>
        <w:t>Ho-Su Wu</w:t>
      </w:r>
      <w:r w:rsidR="00644783">
        <w:rPr>
          <w:rFonts w:ascii="Times New Roman" w:hAnsi="Times New Roman" w:cs="Times New Roman"/>
        </w:rPr>
        <w:t xml:space="preserve"> </w:t>
      </w:r>
      <w:r w:rsidR="008240E4" w:rsidRPr="00C00225">
        <w:rPr>
          <w:rFonts w:ascii="Times New Roman" w:hAnsi="Times New Roman" w:cs="Times New Roman"/>
        </w:rPr>
        <w:t xml:space="preserve">Professor of Management, </w:t>
      </w:r>
      <w:r w:rsidR="00573445">
        <w:rPr>
          <w:rFonts w:ascii="Times New Roman" w:hAnsi="Times New Roman" w:cs="Times New Roman"/>
        </w:rPr>
        <w:t>Professor of Psychology, and Professor of Medicine,</w:t>
      </w:r>
      <w:r w:rsidR="008240E4" w:rsidRPr="00C00225">
        <w:rPr>
          <w:rFonts w:ascii="Times New Roman" w:hAnsi="Times New Roman" w:cs="Times New Roman"/>
        </w:rPr>
        <w:t xml:space="preserve"> UCLA</w:t>
      </w:r>
      <w:r w:rsidR="001931B3">
        <w:rPr>
          <w:rFonts w:ascii="Times New Roman" w:hAnsi="Times New Roman" w:cs="Times New Roman"/>
        </w:rPr>
        <w:t xml:space="preserve">, </w:t>
      </w:r>
      <w:r w:rsidR="001931B3" w:rsidRPr="001931B3">
        <w:rPr>
          <w:rFonts w:ascii="Times New Roman" w:hAnsi="Times New Roman" w:cs="Times New Roman"/>
        </w:rPr>
        <w:t>110 Westwood Plaza #D511</w:t>
      </w:r>
      <w:r w:rsidR="001931B3">
        <w:rPr>
          <w:rFonts w:ascii="Times New Roman" w:hAnsi="Times New Roman" w:cs="Times New Roman"/>
        </w:rPr>
        <w:t xml:space="preserve">, </w:t>
      </w:r>
      <w:r w:rsidR="001931B3" w:rsidRPr="001931B3">
        <w:rPr>
          <w:rFonts w:ascii="Times New Roman" w:hAnsi="Times New Roman" w:cs="Times New Roman"/>
        </w:rPr>
        <w:t xml:space="preserve">Los Angeles, CA 90095-1481 </w:t>
      </w:r>
      <w:r w:rsidR="00644783">
        <w:rPr>
          <w:rFonts w:ascii="Times New Roman" w:hAnsi="Times New Roman" w:cs="Times New Roman"/>
        </w:rPr>
        <w:t>(craig.fox@anderson.ucla.edu)</w:t>
      </w:r>
      <w:r w:rsidR="008240E4" w:rsidRPr="00C00225">
        <w:rPr>
          <w:rFonts w:ascii="Times New Roman" w:hAnsi="Times New Roman" w:cs="Times New Roman"/>
        </w:rPr>
        <w:t xml:space="preserve">. </w:t>
      </w:r>
      <w:r w:rsidR="00644783">
        <w:rPr>
          <w:rFonts w:ascii="Times New Roman" w:hAnsi="Times New Roman" w:cs="Times New Roman"/>
        </w:rPr>
        <w:t xml:space="preserve">Bertram F. </w:t>
      </w:r>
      <w:proofErr w:type="spellStart"/>
      <w:r w:rsidR="00644783">
        <w:rPr>
          <w:rFonts w:ascii="Times New Roman" w:hAnsi="Times New Roman" w:cs="Times New Roman"/>
        </w:rPr>
        <w:t>Malle</w:t>
      </w:r>
      <w:proofErr w:type="spellEnd"/>
      <w:r w:rsidR="00644783">
        <w:rPr>
          <w:rFonts w:ascii="Times New Roman" w:hAnsi="Times New Roman" w:cs="Times New Roman"/>
        </w:rPr>
        <w:t xml:space="preserve"> is Professor of Psychology at Brown University</w:t>
      </w:r>
      <w:r w:rsidR="001931B3">
        <w:rPr>
          <w:rFonts w:ascii="Times New Roman" w:hAnsi="Times New Roman" w:cs="Times New Roman"/>
        </w:rPr>
        <w:t xml:space="preserve">, </w:t>
      </w:r>
      <w:r w:rsidR="001931B3" w:rsidRPr="001931B3">
        <w:rPr>
          <w:rFonts w:ascii="Times New Roman" w:hAnsi="Times New Roman" w:cs="Times New Roman"/>
        </w:rPr>
        <w:t>190 Thayer Street, Providence, RI 02912</w:t>
      </w:r>
      <w:r w:rsidR="001931B3">
        <w:rPr>
          <w:rFonts w:ascii="Times New Roman" w:hAnsi="Times New Roman" w:cs="Times New Roman"/>
        </w:rPr>
        <w:t xml:space="preserve"> (</w:t>
      </w:r>
      <w:hyperlink r:id="rId9" w:history="1">
        <w:r w:rsidR="001931B3" w:rsidRPr="004878D1">
          <w:rPr>
            <w:rStyle w:val="Hyperlink"/>
            <w:rFonts w:ascii="Times New Roman" w:hAnsi="Times New Roman" w:cs="Times New Roman"/>
          </w:rPr>
          <w:t>bfmalle@brown.edu</w:t>
        </w:r>
      </w:hyperlink>
      <w:r w:rsidR="001931B3">
        <w:rPr>
          <w:rFonts w:ascii="Times New Roman" w:hAnsi="Times New Roman" w:cs="Times New Roman"/>
        </w:rPr>
        <w:t xml:space="preserve">). </w:t>
      </w:r>
      <w:r w:rsidR="0019754E">
        <w:rPr>
          <w:rFonts w:ascii="Times New Roman" w:hAnsi="Times New Roman" w:cs="Times New Roman"/>
        </w:rPr>
        <w:t xml:space="preserve">Citations </w:t>
      </w:r>
      <w:r w:rsidR="00074603">
        <w:rPr>
          <w:rFonts w:ascii="Times New Roman" w:hAnsi="Times New Roman" w:cs="Times New Roman"/>
        </w:rPr>
        <w:t>to</w:t>
      </w:r>
      <w:r w:rsidR="0019754E">
        <w:rPr>
          <w:rFonts w:ascii="Times New Roman" w:hAnsi="Times New Roman" w:cs="Times New Roman"/>
        </w:rPr>
        <w:t xml:space="preserve"> </w:t>
      </w:r>
      <w:r w:rsidR="0056735B">
        <w:rPr>
          <w:rFonts w:ascii="Times New Roman" w:hAnsi="Times New Roman" w:cs="Times New Roman"/>
        </w:rPr>
        <w:t xml:space="preserve">related </w:t>
      </w:r>
      <w:r w:rsidR="0019754E">
        <w:rPr>
          <w:rFonts w:ascii="Times New Roman" w:hAnsi="Times New Roman" w:cs="Times New Roman"/>
        </w:rPr>
        <w:t>unpublished studies run by the present authors, some of which appear in the present paper, are included in</w:t>
      </w:r>
      <w:r w:rsidR="000B12E6">
        <w:rPr>
          <w:rFonts w:ascii="Times New Roman" w:hAnsi="Times New Roman" w:cs="Times New Roman"/>
        </w:rPr>
        <w:t xml:space="preserve"> Fox &amp; Irwin (1999) and Fox &amp; Ülkümen (2011</w:t>
      </w:r>
      <w:r w:rsidR="0019754E">
        <w:rPr>
          <w:rFonts w:ascii="Times New Roman" w:hAnsi="Times New Roman" w:cs="Times New Roman"/>
        </w:rPr>
        <w:t>)</w:t>
      </w:r>
      <w:r w:rsidR="000B12E6">
        <w:rPr>
          <w:rFonts w:ascii="Times New Roman" w:hAnsi="Times New Roman" w:cs="Times New Roman"/>
        </w:rPr>
        <w:t>. We</w:t>
      </w:r>
      <w:r w:rsidR="001931B3">
        <w:rPr>
          <w:rFonts w:ascii="Times New Roman" w:hAnsi="Times New Roman" w:cs="Times New Roman"/>
        </w:rPr>
        <w:t xml:space="preserve"> thank Martin M</w:t>
      </w:r>
      <w:r w:rsidR="00573445">
        <w:rPr>
          <w:rFonts w:ascii="Times New Roman" w:hAnsi="Times New Roman" w:cs="Times New Roman"/>
        </w:rPr>
        <w:t>.</w:t>
      </w:r>
      <w:r w:rsidR="001931B3">
        <w:rPr>
          <w:rFonts w:ascii="Times New Roman" w:hAnsi="Times New Roman" w:cs="Times New Roman"/>
        </w:rPr>
        <w:t xml:space="preserve"> Monti for </w:t>
      </w:r>
      <w:r w:rsidR="00573445">
        <w:rPr>
          <w:rFonts w:ascii="Times New Roman" w:hAnsi="Times New Roman" w:cs="Times New Roman"/>
        </w:rPr>
        <w:t>useful comments and suggestions on a portion of this manuscript</w:t>
      </w:r>
      <w:r w:rsidR="00290B78">
        <w:rPr>
          <w:rFonts w:ascii="Times New Roman" w:hAnsi="Times New Roman" w:cs="Times New Roman"/>
        </w:rPr>
        <w:t xml:space="preserve">, </w:t>
      </w:r>
      <w:r w:rsidR="000E00BD">
        <w:rPr>
          <w:rFonts w:ascii="Times New Roman" w:hAnsi="Times New Roman" w:cs="Times New Roman"/>
        </w:rPr>
        <w:t xml:space="preserve">Carsten Erner for his help with some of the statistical analyses, Andrew Long, </w:t>
      </w:r>
      <w:proofErr w:type="spellStart"/>
      <w:r w:rsidR="000E00BD">
        <w:rPr>
          <w:rFonts w:ascii="Times New Roman" w:hAnsi="Times New Roman" w:cs="Times New Roman"/>
        </w:rPr>
        <w:t>Anhul</w:t>
      </w:r>
      <w:proofErr w:type="spellEnd"/>
      <w:r w:rsidR="000E00BD">
        <w:rPr>
          <w:rFonts w:ascii="Times New Roman" w:hAnsi="Times New Roman" w:cs="Times New Roman"/>
        </w:rPr>
        <w:t xml:space="preserve"> Chauhan, Arianna </w:t>
      </w:r>
      <w:proofErr w:type="spellStart"/>
      <w:r w:rsidR="000E00BD">
        <w:rPr>
          <w:rFonts w:ascii="Times New Roman" w:hAnsi="Times New Roman" w:cs="Times New Roman"/>
        </w:rPr>
        <w:t>Uhalde</w:t>
      </w:r>
      <w:proofErr w:type="spellEnd"/>
      <w:r w:rsidR="000E00BD">
        <w:rPr>
          <w:rFonts w:ascii="Times New Roman" w:hAnsi="Times New Roman" w:cs="Times New Roman"/>
        </w:rPr>
        <w:t xml:space="preserve">, Bora Min and Tiffany Chan </w:t>
      </w:r>
      <w:r w:rsidR="005C07F7">
        <w:rPr>
          <w:rFonts w:ascii="Times New Roman" w:hAnsi="Times New Roman" w:cs="Times New Roman"/>
        </w:rPr>
        <w:t xml:space="preserve">for </w:t>
      </w:r>
      <w:r w:rsidR="000E00BD">
        <w:rPr>
          <w:rFonts w:ascii="Times New Roman" w:hAnsi="Times New Roman" w:cs="Times New Roman"/>
        </w:rPr>
        <w:t>their</w:t>
      </w:r>
      <w:r w:rsidR="005C07F7">
        <w:rPr>
          <w:rFonts w:ascii="Times New Roman" w:hAnsi="Times New Roman" w:cs="Times New Roman"/>
        </w:rPr>
        <w:t xml:space="preserve"> help wi</w:t>
      </w:r>
      <w:r w:rsidR="000E00BD">
        <w:rPr>
          <w:rFonts w:ascii="Times New Roman" w:hAnsi="Times New Roman" w:cs="Times New Roman"/>
        </w:rPr>
        <w:t xml:space="preserve">th data coding. </w:t>
      </w:r>
      <w:r w:rsidR="009C34F5">
        <w:rPr>
          <w:rFonts w:ascii="Times New Roman" w:hAnsi="Times New Roman" w:cs="Times New Roman"/>
        </w:rPr>
        <w:t xml:space="preserve">This work was partially supported by a grant from the National Science Foundation to the first two authors, </w:t>
      </w:r>
      <w:r w:rsidR="009C34F5" w:rsidRPr="00290B78">
        <w:rPr>
          <w:rFonts w:ascii="Times New Roman" w:hAnsi="Times New Roman" w:cs="Times New Roman"/>
          <w:sz w:val="26"/>
          <w:szCs w:val="26"/>
        </w:rPr>
        <w:t>SES-1427469</w:t>
      </w:r>
      <w:r w:rsidR="009C34F5">
        <w:rPr>
          <w:rFonts w:ascii="Times New Roman" w:hAnsi="Times New Roman" w:cs="Times New Roman"/>
          <w:sz w:val="26"/>
          <w:szCs w:val="26"/>
        </w:rPr>
        <w:t>.</w:t>
      </w:r>
    </w:p>
    <w:p w14:paraId="6D442BE4" w14:textId="77777777" w:rsidR="009C34F5" w:rsidRDefault="009C34F5">
      <w:pPr>
        <w:rPr>
          <w:rFonts w:ascii="Times New Roman" w:hAnsi="Times New Roman" w:cs="Times New Roman"/>
        </w:rPr>
      </w:pPr>
      <w:r>
        <w:rPr>
          <w:rFonts w:ascii="Times New Roman" w:hAnsi="Times New Roman" w:cs="Times New Roman"/>
        </w:rPr>
        <w:br w:type="page"/>
      </w:r>
    </w:p>
    <w:p w14:paraId="0DF9FE5C" w14:textId="77777777" w:rsidR="001931B3" w:rsidRPr="001931B3" w:rsidRDefault="001931B3" w:rsidP="00290B78">
      <w:pPr>
        <w:rPr>
          <w:rFonts w:ascii="Times New Roman" w:hAnsi="Times New Roman" w:cs="Times New Roman"/>
        </w:rPr>
      </w:pPr>
    </w:p>
    <w:p w14:paraId="137CC5A6" w14:textId="77777777" w:rsidR="005A6D81" w:rsidRDefault="005A6D81" w:rsidP="00ED7A0C">
      <w:pPr>
        <w:jc w:val="center"/>
        <w:rPr>
          <w:rFonts w:ascii="Times New Roman" w:hAnsi="Times New Roman" w:cs="Times New Roman"/>
          <w:i/>
        </w:rPr>
      </w:pPr>
      <w:r>
        <w:rPr>
          <w:rFonts w:ascii="Times New Roman" w:hAnsi="Times New Roman" w:cs="Times New Roman"/>
          <w:i/>
        </w:rPr>
        <w:t>Abstract</w:t>
      </w:r>
    </w:p>
    <w:p w14:paraId="73BCBF49" w14:textId="77777777" w:rsidR="005A6D81" w:rsidRDefault="005A6D81" w:rsidP="00ED7A0C">
      <w:pPr>
        <w:jc w:val="center"/>
        <w:rPr>
          <w:rFonts w:ascii="Times New Roman" w:hAnsi="Times New Roman" w:cs="Times New Roman"/>
          <w:i/>
        </w:rPr>
      </w:pPr>
    </w:p>
    <w:p w14:paraId="2B035BAA" w14:textId="6270D7CF" w:rsidR="005A6D81" w:rsidRDefault="005A6D81" w:rsidP="005A6D81">
      <w:pPr>
        <w:spacing w:line="480" w:lineRule="auto"/>
        <w:ind w:firstLine="720"/>
        <w:rPr>
          <w:rFonts w:ascii="Times New Roman" w:hAnsi="Times New Roman" w:cs="Times New Roman"/>
        </w:rPr>
      </w:pPr>
      <w:r>
        <w:rPr>
          <w:rFonts w:ascii="Times New Roman" w:hAnsi="Times New Roman" w:cs="Times New Roman"/>
        </w:rPr>
        <w:t>In this paper we argue that people</w:t>
      </w:r>
      <w:r w:rsidRPr="00FC32CF">
        <w:rPr>
          <w:rFonts w:ascii="Times New Roman" w:hAnsi="Times New Roman" w:cs="Times New Roman"/>
        </w:rPr>
        <w:t xml:space="preserve"> intuitively distinguish </w:t>
      </w:r>
      <w:r>
        <w:rPr>
          <w:rFonts w:ascii="Times New Roman" w:hAnsi="Times New Roman" w:cs="Times New Roman"/>
        </w:rPr>
        <w:t xml:space="preserve">two independent dimensions of uncertainty: </w:t>
      </w:r>
      <w:r w:rsidRPr="00FC32CF">
        <w:rPr>
          <w:rFonts w:ascii="Times New Roman" w:hAnsi="Times New Roman" w:cs="Times New Roman"/>
        </w:rPr>
        <w:t xml:space="preserve">epistemic </w:t>
      </w:r>
      <w:r>
        <w:rPr>
          <w:rFonts w:ascii="Times New Roman" w:hAnsi="Times New Roman" w:cs="Times New Roman"/>
        </w:rPr>
        <w:t xml:space="preserve">(knowable) uncertainty </w:t>
      </w:r>
      <w:r w:rsidRPr="00FC32CF">
        <w:rPr>
          <w:rFonts w:ascii="Times New Roman" w:hAnsi="Times New Roman" w:cs="Times New Roman"/>
        </w:rPr>
        <w:t xml:space="preserve">and </w:t>
      </w:r>
      <w:proofErr w:type="spellStart"/>
      <w:r w:rsidRPr="00FC32CF">
        <w:rPr>
          <w:rFonts w:ascii="Times New Roman" w:hAnsi="Times New Roman" w:cs="Times New Roman"/>
        </w:rPr>
        <w:t>aleatory</w:t>
      </w:r>
      <w:proofErr w:type="spellEnd"/>
      <w:r w:rsidRPr="00FC32CF">
        <w:rPr>
          <w:rFonts w:ascii="Times New Roman" w:hAnsi="Times New Roman" w:cs="Times New Roman"/>
        </w:rPr>
        <w:t xml:space="preserve"> </w:t>
      </w:r>
      <w:r>
        <w:rPr>
          <w:rFonts w:ascii="Times New Roman" w:hAnsi="Times New Roman" w:cs="Times New Roman"/>
        </w:rPr>
        <w:t xml:space="preserve">(random) </w:t>
      </w:r>
      <w:r w:rsidRPr="00FC32CF">
        <w:rPr>
          <w:rFonts w:ascii="Times New Roman" w:hAnsi="Times New Roman" w:cs="Times New Roman"/>
        </w:rPr>
        <w:t>uncertainty</w:t>
      </w:r>
      <w:r>
        <w:rPr>
          <w:rFonts w:ascii="Times New Roman" w:hAnsi="Times New Roman" w:cs="Times New Roman"/>
        </w:rPr>
        <w:t>, and we provide evidence that this distinction is reflected in people’s use of natural language</w:t>
      </w:r>
      <w:r w:rsidRPr="00FC32CF">
        <w:rPr>
          <w:rFonts w:ascii="Times New Roman" w:hAnsi="Times New Roman" w:cs="Times New Roman"/>
        </w:rPr>
        <w:t xml:space="preserve">. </w:t>
      </w:r>
      <w:r>
        <w:rPr>
          <w:rFonts w:ascii="Times New Roman" w:hAnsi="Times New Roman" w:cs="Times New Roman"/>
        </w:rPr>
        <w:t>We hypothesize that s</w:t>
      </w:r>
      <w:r w:rsidRPr="00FC32CF">
        <w:rPr>
          <w:rFonts w:ascii="Times New Roman" w:hAnsi="Times New Roman" w:cs="Times New Roman"/>
        </w:rPr>
        <w:t xml:space="preserve">ome </w:t>
      </w:r>
      <w:r>
        <w:rPr>
          <w:rFonts w:ascii="Times New Roman" w:hAnsi="Times New Roman" w:cs="Times New Roman"/>
        </w:rPr>
        <w:t>expressions</w:t>
      </w:r>
      <w:r w:rsidRPr="00FC32CF">
        <w:rPr>
          <w:rFonts w:ascii="Times New Roman" w:hAnsi="Times New Roman" w:cs="Times New Roman"/>
        </w:rPr>
        <w:t xml:space="preserve"> that we call </w:t>
      </w:r>
      <w:r>
        <w:rPr>
          <w:rFonts w:ascii="Times New Roman" w:hAnsi="Times New Roman" w:cs="Times New Roman"/>
          <w:i/>
        </w:rPr>
        <w:t>confidence</w:t>
      </w:r>
      <w:r w:rsidRPr="00FC32CF">
        <w:rPr>
          <w:rFonts w:ascii="Times New Roman" w:hAnsi="Times New Roman" w:cs="Times New Roman"/>
          <w:i/>
        </w:rPr>
        <w:t xml:space="preserve"> </w:t>
      </w:r>
      <w:r>
        <w:rPr>
          <w:rFonts w:ascii="Times New Roman" w:hAnsi="Times New Roman" w:cs="Times New Roman"/>
          <w:i/>
        </w:rPr>
        <w:t>statements</w:t>
      </w:r>
      <w:r w:rsidRPr="00FC32CF">
        <w:rPr>
          <w:rFonts w:ascii="Times New Roman" w:hAnsi="Times New Roman" w:cs="Times New Roman"/>
        </w:rPr>
        <w:t xml:space="preserve"> (e.g., “I am fairly confident,” “I am 90% sure,” “I </w:t>
      </w:r>
      <w:r>
        <w:rPr>
          <w:rFonts w:ascii="Times New Roman" w:hAnsi="Times New Roman" w:cs="Times New Roman"/>
        </w:rPr>
        <w:t>am reasonably certain”</w:t>
      </w:r>
      <w:r w:rsidRPr="00FC32CF">
        <w:rPr>
          <w:rFonts w:ascii="Times New Roman" w:hAnsi="Times New Roman" w:cs="Times New Roman"/>
        </w:rPr>
        <w:t xml:space="preserve">) qualify or quantify </w:t>
      </w:r>
      <w:commentRangeStart w:id="0"/>
      <w:r w:rsidRPr="00FC32CF">
        <w:rPr>
          <w:rFonts w:ascii="Times New Roman" w:hAnsi="Times New Roman" w:cs="Times New Roman"/>
        </w:rPr>
        <w:t>one’s degree of epistemic uncertainty</w:t>
      </w:r>
      <w:r>
        <w:rPr>
          <w:rFonts w:ascii="Times New Roman" w:hAnsi="Times New Roman" w:cs="Times New Roman"/>
        </w:rPr>
        <w:t xml:space="preserve"> </w:t>
      </w:r>
      <w:commentRangeEnd w:id="0"/>
      <w:r w:rsidR="00036665">
        <w:rPr>
          <w:rStyle w:val="CommentReference"/>
        </w:rPr>
        <w:commentReference w:id="0"/>
      </w:r>
      <w:r>
        <w:rPr>
          <w:rFonts w:ascii="Times New Roman" w:hAnsi="Times New Roman" w:cs="Times New Roman"/>
        </w:rPr>
        <w:t>whereas o</w:t>
      </w:r>
      <w:r w:rsidRPr="00FC32CF">
        <w:rPr>
          <w:rFonts w:ascii="Times New Roman" w:hAnsi="Times New Roman" w:cs="Times New Roman"/>
        </w:rPr>
        <w:t xml:space="preserve">ther </w:t>
      </w:r>
      <w:r>
        <w:rPr>
          <w:rFonts w:ascii="Times New Roman" w:hAnsi="Times New Roman" w:cs="Times New Roman"/>
        </w:rPr>
        <w:t>expression</w:t>
      </w:r>
      <w:r w:rsidR="00BC494B">
        <w:rPr>
          <w:rFonts w:ascii="Times New Roman" w:hAnsi="Times New Roman" w:cs="Times New Roman"/>
        </w:rPr>
        <w:t>s</w:t>
      </w:r>
      <w:r w:rsidRPr="00FC32CF">
        <w:rPr>
          <w:rFonts w:ascii="Times New Roman" w:hAnsi="Times New Roman" w:cs="Times New Roman"/>
        </w:rPr>
        <w:t xml:space="preserve"> that we call </w:t>
      </w:r>
      <w:r>
        <w:rPr>
          <w:rFonts w:ascii="Times New Roman" w:hAnsi="Times New Roman" w:cs="Times New Roman"/>
          <w:i/>
        </w:rPr>
        <w:t>likelihood</w:t>
      </w:r>
      <w:r w:rsidRPr="00FC32CF">
        <w:rPr>
          <w:rFonts w:ascii="Times New Roman" w:hAnsi="Times New Roman" w:cs="Times New Roman"/>
          <w:i/>
        </w:rPr>
        <w:t xml:space="preserve"> </w:t>
      </w:r>
      <w:r>
        <w:rPr>
          <w:rFonts w:ascii="Times New Roman" w:hAnsi="Times New Roman" w:cs="Times New Roman"/>
          <w:i/>
        </w:rPr>
        <w:t>statements</w:t>
      </w:r>
      <w:r w:rsidRPr="00FC32CF">
        <w:rPr>
          <w:rFonts w:ascii="Times New Roman" w:hAnsi="Times New Roman" w:cs="Times New Roman"/>
          <w:i/>
        </w:rPr>
        <w:t xml:space="preserve"> </w:t>
      </w:r>
      <w:r w:rsidRPr="00FC32CF">
        <w:rPr>
          <w:rFonts w:ascii="Times New Roman" w:hAnsi="Times New Roman" w:cs="Times New Roman"/>
        </w:rPr>
        <w:t>(e.g., “I believe it is fairly likely</w:t>
      </w:r>
      <w:r>
        <w:rPr>
          <w:rFonts w:ascii="Times New Roman" w:hAnsi="Times New Roman" w:cs="Times New Roman"/>
        </w:rPr>
        <w:t>,</w:t>
      </w:r>
      <w:r w:rsidRPr="00FC32CF">
        <w:rPr>
          <w:rFonts w:ascii="Times New Roman" w:hAnsi="Times New Roman" w:cs="Times New Roman"/>
        </w:rPr>
        <w:t>”</w:t>
      </w:r>
      <w:r>
        <w:rPr>
          <w:rFonts w:ascii="Times New Roman" w:hAnsi="Times New Roman" w:cs="Times New Roman"/>
        </w:rPr>
        <w:t xml:space="preserve"> </w:t>
      </w:r>
      <w:r w:rsidRPr="00FC32CF">
        <w:rPr>
          <w:rFonts w:ascii="Times New Roman" w:hAnsi="Times New Roman" w:cs="Times New Roman"/>
        </w:rPr>
        <w:t xml:space="preserve">“I think there is a </w:t>
      </w:r>
      <w:r>
        <w:rPr>
          <w:rFonts w:ascii="Times New Roman" w:hAnsi="Times New Roman" w:cs="Times New Roman"/>
        </w:rPr>
        <w:t>90%</w:t>
      </w:r>
      <w:r w:rsidRPr="00FC32CF">
        <w:rPr>
          <w:rFonts w:ascii="Times New Roman" w:hAnsi="Times New Roman" w:cs="Times New Roman"/>
        </w:rPr>
        <w:t xml:space="preserve"> probability,” “I’d say there is a </w:t>
      </w:r>
      <w:r>
        <w:rPr>
          <w:rFonts w:ascii="Times New Roman" w:hAnsi="Times New Roman" w:cs="Times New Roman"/>
        </w:rPr>
        <w:t>reasonably good</w:t>
      </w:r>
      <w:r w:rsidRPr="00FC32CF">
        <w:rPr>
          <w:rFonts w:ascii="Times New Roman" w:hAnsi="Times New Roman" w:cs="Times New Roman"/>
        </w:rPr>
        <w:t xml:space="preserve"> chance,”</w:t>
      </w:r>
      <w:r>
        <w:rPr>
          <w:rFonts w:ascii="Times New Roman" w:hAnsi="Times New Roman" w:cs="Times New Roman"/>
        </w:rPr>
        <w:t>)</w:t>
      </w:r>
      <w:r w:rsidRPr="00FC32CF">
        <w:rPr>
          <w:rFonts w:ascii="Times New Roman" w:hAnsi="Times New Roman" w:cs="Times New Roman"/>
        </w:rPr>
        <w:t xml:space="preserve"> qualify or quantify </w:t>
      </w:r>
      <w:commentRangeStart w:id="1"/>
      <w:r w:rsidRPr="00FC32CF">
        <w:rPr>
          <w:rFonts w:ascii="Times New Roman" w:hAnsi="Times New Roman" w:cs="Times New Roman"/>
        </w:rPr>
        <w:t xml:space="preserve">one’s </w:t>
      </w:r>
      <w:r>
        <w:rPr>
          <w:rFonts w:ascii="Times New Roman" w:hAnsi="Times New Roman" w:cs="Times New Roman"/>
        </w:rPr>
        <w:t>assessment</w:t>
      </w:r>
      <w:r w:rsidRPr="00FC32CF">
        <w:rPr>
          <w:rFonts w:ascii="Times New Roman" w:hAnsi="Times New Roman" w:cs="Times New Roman"/>
        </w:rPr>
        <w:t xml:space="preserve"> of </w:t>
      </w:r>
      <w:proofErr w:type="spellStart"/>
      <w:r w:rsidRPr="00FC32CF">
        <w:rPr>
          <w:rFonts w:ascii="Times New Roman" w:hAnsi="Times New Roman" w:cs="Times New Roman"/>
        </w:rPr>
        <w:t>aleatory</w:t>
      </w:r>
      <w:proofErr w:type="spellEnd"/>
      <w:r>
        <w:rPr>
          <w:rFonts w:ascii="Times New Roman" w:hAnsi="Times New Roman" w:cs="Times New Roman"/>
        </w:rPr>
        <w:t xml:space="preserve"> </w:t>
      </w:r>
      <w:r w:rsidRPr="00FC32CF">
        <w:rPr>
          <w:rFonts w:ascii="Times New Roman" w:hAnsi="Times New Roman" w:cs="Times New Roman"/>
        </w:rPr>
        <w:t>uncertainty</w:t>
      </w:r>
      <w:commentRangeEnd w:id="1"/>
      <w:r w:rsidR="00036665">
        <w:rPr>
          <w:rStyle w:val="CommentReference"/>
        </w:rPr>
        <w:commentReference w:id="1"/>
      </w:r>
      <w:r w:rsidRPr="00FC32CF">
        <w:rPr>
          <w:rFonts w:ascii="Times New Roman" w:hAnsi="Times New Roman" w:cs="Times New Roman"/>
        </w:rPr>
        <w:t>.</w:t>
      </w:r>
      <w:r>
        <w:rPr>
          <w:rFonts w:ascii="Times New Roman" w:hAnsi="Times New Roman" w:cs="Times New Roman"/>
        </w:rPr>
        <w:t xml:space="preserve"> </w:t>
      </w:r>
      <w:r w:rsidR="000E2443">
        <w:rPr>
          <w:rFonts w:ascii="Times New Roman" w:hAnsi="Times New Roman" w:cs="Times New Roman"/>
        </w:rPr>
        <w:t>In</w:t>
      </w:r>
      <w:r>
        <w:rPr>
          <w:rFonts w:ascii="Times New Roman" w:hAnsi="Times New Roman" w:cs="Times New Roman"/>
        </w:rPr>
        <w:t xml:space="preserve"> </w:t>
      </w:r>
      <w:r w:rsidR="00DF5F77">
        <w:rPr>
          <w:rFonts w:ascii="Times New Roman" w:hAnsi="Times New Roman" w:cs="Times New Roman"/>
        </w:rPr>
        <w:t xml:space="preserve">a series of </w:t>
      </w:r>
      <w:r>
        <w:rPr>
          <w:rFonts w:ascii="Times New Roman" w:hAnsi="Times New Roman" w:cs="Times New Roman"/>
        </w:rPr>
        <w:t>studies</w:t>
      </w:r>
      <w:r w:rsidR="000E2443">
        <w:rPr>
          <w:rFonts w:ascii="Times New Roman" w:hAnsi="Times New Roman" w:cs="Times New Roman"/>
        </w:rPr>
        <w:t xml:space="preserve"> we show that</w:t>
      </w:r>
      <w:r>
        <w:rPr>
          <w:rFonts w:ascii="Times New Roman" w:hAnsi="Times New Roman" w:cs="Times New Roman"/>
        </w:rPr>
        <w:t xml:space="preserve">: (1) </w:t>
      </w:r>
      <w:r w:rsidR="00E303C9">
        <w:rPr>
          <w:rFonts w:ascii="Times New Roman" w:hAnsi="Times New Roman" w:cs="Times New Roman"/>
        </w:rPr>
        <w:t xml:space="preserve">speakers tend to use </w:t>
      </w:r>
      <w:r w:rsidR="00DF5F77">
        <w:rPr>
          <w:rFonts w:ascii="Times New Roman" w:hAnsi="Times New Roman" w:cs="Times New Roman"/>
        </w:rPr>
        <w:t xml:space="preserve">confidence and likelihood statements in connection with epistemic and </w:t>
      </w:r>
      <w:proofErr w:type="spellStart"/>
      <w:r w:rsidR="00DF5F77">
        <w:rPr>
          <w:rFonts w:ascii="Times New Roman" w:hAnsi="Times New Roman" w:cs="Times New Roman"/>
        </w:rPr>
        <w:t>aleatory</w:t>
      </w:r>
      <w:proofErr w:type="spellEnd"/>
      <w:r w:rsidR="00DF5F77">
        <w:rPr>
          <w:rFonts w:ascii="Times New Roman" w:hAnsi="Times New Roman" w:cs="Times New Roman"/>
        </w:rPr>
        <w:t xml:space="preserve"> forms of uncertainty, respectively, </w:t>
      </w:r>
      <w:r>
        <w:rPr>
          <w:rFonts w:ascii="Times New Roman" w:hAnsi="Times New Roman" w:cs="Times New Roman"/>
        </w:rPr>
        <w:t xml:space="preserve">as </w:t>
      </w:r>
      <w:r w:rsidR="00DF5F77">
        <w:rPr>
          <w:rFonts w:ascii="Times New Roman" w:hAnsi="Times New Roman" w:cs="Times New Roman"/>
        </w:rPr>
        <w:t xml:space="preserve">observed </w:t>
      </w:r>
      <w:r>
        <w:rPr>
          <w:rFonts w:ascii="Times New Roman" w:hAnsi="Times New Roman" w:cs="Times New Roman"/>
        </w:rPr>
        <w:t>in</w:t>
      </w:r>
      <w:r w:rsidR="00DF5F77">
        <w:rPr>
          <w:rFonts w:ascii="Times New Roman" w:hAnsi="Times New Roman" w:cs="Times New Roman"/>
        </w:rPr>
        <w:t xml:space="preserve"> an analysis of</w:t>
      </w:r>
      <w:r>
        <w:rPr>
          <w:rFonts w:ascii="Times New Roman" w:hAnsi="Times New Roman" w:cs="Times New Roman"/>
        </w:rPr>
        <w:t xml:space="preserve"> </w:t>
      </w:r>
      <w:r>
        <w:rPr>
          <w:rFonts w:ascii="Times New Roman" w:hAnsi="Times New Roman" w:cs="Times New Roman"/>
          <w:i/>
        </w:rPr>
        <w:t>New York Times</w:t>
      </w:r>
      <w:r>
        <w:rPr>
          <w:rFonts w:ascii="Times New Roman" w:hAnsi="Times New Roman" w:cs="Times New Roman"/>
        </w:rPr>
        <w:t xml:space="preserve"> articles (Study 1)</w:t>
      </w:r>
      <w:r w:rsidR="00BC494B">
        <w:rPr>
          <w:rFonts w:ascii="Times New Roman" w:hAnsi="Times New Roman" w:cs="Times New Roman"/>
        </w:rPr>
        <w:t>,</w:t>
      </w:r>
      <w:r>
        <w:rPr>
          <w:rFonts w:ascii="Times New Roman" w:hAnsi="Times New Roman" w:cs="Times New Roman"/>
        </w:rPr>
        <w:t xml:space="preserve"> </w:t>
      </w:r>
      <w:r w:rsidR="00BC494B">
        <w:rPr>
          <w:rFonts w:ascii="Times New Roman" w:hAnsi="Times New Roman" w:cs="Times New Roman"/>
        </w:rPr>
        <w:t xml:space="preserve">and </w:t>
      </w:r>
      <w:r w:rsidR="00DF5F77">
        <w:rPr>
          <w:rFonts w:ascii="Times New Roman" w:hAnsi="Times New Roman" w:cs="Times New Roman"/>
        </w:rPr>
        <w:t xml:space="preserve">participants </w:t>
      </w:r>
      <w:r w:rsidR="00E303C9">
        <w:rPr>
          <w:rFonts w:ascii="Times New Roman" w:hAnsi="Times New Roman" w:cs="Times New Roman"/>
        </w:rPr>
        <w:t>tend to favor</w:t>
      </w:r>
      <w:r w:rsidR="00DF5F77">
        <w:rPr>
          <w:rFonts w:ascii="Times New Roman" w:hAnsi="Times New Roman" w:cs="Times New Roman"/>
        </w:rPr>
        <w:t xml:space="preserve"> confi</w:t>
      </w:r>
      <w:r w:rsidR="00E303C9">
        <w:rPr>
          <w:rFonts w:ascii="Times New Roman" w:hAnsi="Times New Roman" w:cs="Times New Roman"/>
        </w:rPr>
        <w:t xml:space="preserve">dence and likelihood statements when explicitly choosing how to </w:t>
      </w:r>
      <w:commentRangeStart w:id="2"/>
      <w:r w:rsidR="00E303C9">
        <w:rPr>
          <w:rFonts w:ascii="Times New Roman" w:hAnsi="Times New Roman" w:cs="Times New Roman"/>
        </w:rPr>
        <w:t xml:space="preserve">more </w:t>
      </w:r>
      <w:commentRangeEnd w:id="2"/>
      <w:r w:rsidR="00036665">
        <w:rPr>
          <w:rStyle w:val="CommentReference"/>
        </w:rPr>
        <w:commentReference w:id="2"/>
      </w:r>
      <w:r w:rsidR="00E303C9">
        <w:rPr>
          <w:rFonts w:ascii="Times New Roman" w:hAnsi="Times New Roman" w:cs="Times New Roman"/>
        </w:rPr>
        <w:t>naturally exp</w:t>
      </w:r>
      <w:r w:rsidR="00DF5F77">
        <w:rPr>
          <w:rFonts w:ascii="Times New Roman" w:hAnsi="Times New Roman" w:cs="Times New Roman"/>
        </w:rPr>
        <w:t>ress</w:t>
      </w:r>
      <w:r w:rsidR="00E303C9">
        <w:rPr>
          <w:rFonts w:ascii="Times New Roman" w:hAnsi="Times New Roman" w:cs="Times New Roman"/>
        </w:rPr>
        <w:t xml:space="preserve"> their </w:t>
      </w:r>
      <w:r w:rsidR="00DF5F77">
        <w:rPr>
          <w:rFonts w:ascii="Times New Roman" w:hAnsi="Times New Roman" w:cs="Times New Roman"/>
        </w:rPr>
        <w:t xml:space="preserve">uncertainty concerning </w:t>
      </w:r>
      <w:r w:rsidR="00E303C9">
        <w:rPr>
          <w:rFonts w:ascii="Times New Roman" w:hAnsi="Times New Roman" w:cs="Times New Roman"/>
        </w:rPr>
        <w:t xml:space="preserve">relatively </w:t>
      </w:r>
      <w:r w:rsidR="00DF5F77">
        <w:rPr>
          <w:rFonts w:ascii="Times New Roman" w:hAnsi="Times New Roman" w:cs="Times New Roman"/>
        </w:rPr>
        <w:t xml:space="preserve">epistemic and </w:t>
      </w:r>
      <w:proofErr w:type="spellStart"/>
      <w:r w:rsidR="00DF5F77">
        <w:rPr>
          <w:rFonts w:ascii="Times New Roman" w:hAnsi="Times New Roman" w:cs="Times New Roman"/>
        </w:rPr>
        <w:t>aleatory</w:t>
      </w:r>
      <w:proofErr w:type="spellEnd"/>
      <w:r w:rsidR="00DF5F77">
        <w:rPr>
          <w:rFonts w:ascii="Times New Roman" w:hAnsi="Times New Roman" w:cs="Times New Roman"/>
        </w:rPr>
        <w:t xml:space="preserve"> </w:t>
      </w:r>
      <w:r w:rsidR="00E303C9">
        <w:rPr>
          <w:rFonts w:ascii="Times New Roman" w:hAnsi="Times New Roman" w:cs="Times New Roman"/>
        </w:rPr>
        <w:t>events, respectively</w:t>
      </w:r>
      <w:r w:rsidR="00D235C7">
        <w:rPr>
          <w:rFonts w:ascii="Times New Roman" w:hAnsi="Times New Roman" w:cs="Times New Roman"/>
        </w:rPr>
        <w:t xml:space="preserve"> </w:t>
      </w:r>
      <w:r>
        <w:rPr>
          <w:rFonts w:ascii="Times New Roman" w:hAnsi="Times New Roman" w:cs="Times New Roman"/>
        </w:rPr>
        <w:t xml:space="preserve">(Studies 2A and 2B); (2) </w:t>
      </w:r>
      <w:r w:rsidR="00E303C9">
        <w:rPr>
          <w:rFonts w:ascii="Times New Roman" w:hAnsi="Times New Roman" w:cs="Times New Roman"/>
        </w:rPr>
        <w:t>listeners tend to match</w:t>
      </w:r>
      <w:r w:rsidR="00D235C7">
        <w:rPr>
          <w:rFonts w:ascii="Times New Roman" w:hAnsi="Times New Roman" w:cs="Times New Roman"/>
        </w:rPr>
        <w:t xml:space="preserve"> </w:t>
      </w:r>
      <w:r>
        <w:rPr>
          <w:rFonts w:ascii="Times New Roman" w:hAnsi="Times New Roman" w:cs="Times New Roman"/>
        </w:rPr>
        <w:t>confidence statement</w:t>
      </w:r>
      <w:r w:rsidR="00E303C9">
        <w:rPr>
          <w:rFonts w:ascii="Times New Roman" w:hAnsi="Times New Roman" w:cs="Times New Roman"/>
        </w:rPr>
        <w:t>s with</w:t>
      </w:r>
      <w:r w:rsidR="00E303C9" w:rsidRPr="00E303C9">
        <w:rPr>
          <w:rFonts w:ascii="Times New Roman" w:hAnsi="Times New Roman" w:cs="Times New Roman"/>
        </w:rPr>
        <w:t xml:space="preserve"> </w:t>
      </w:r>
      <w:r w:rsidR="00E303C9">
        <w:rPr>
          <w:rFonts w:ascii="Times New Roman" w:hAnsi="Times New Roman" w:cs="Times New Roman"/>
        </w:rPr>
        <w:t xml:space="preserve">singular reasoning, a feeling of knowing, and internal control, whereas they tend to match likelihood statements with distributional reasoning, relative frequency information, and external control </w:t>
      </w:r>
      <w:r>
        <w:rPr>
          <w:rFonts w:ascii="Times New Roman" w:hAnsi="Times New Roman" w:cs="Times New Roman"/>
        </w:rPr>
        <w:t xml:space="preserve">(Study 3); and (3) </w:t>
      </w:r>
      <w:commentRangeStart w:id="3"/>
      <w:r w:rsidR="000E2443">
        <w:rPr>
          <w:rFonts w:ascii="Times New Roman" w:hAnsi="Times New Roman" w:cs="Times New Roman"/>
        </w:rPr>
        <w:t xml:space="preserve">presenting people with </w:t>
      </w:r>
      <w:r>
        <w:rPr>
          <w:rFonts w:ascii="Times New Roman" w:hAnsi="Times New Roman" w:cs="Times New Roman"/>
        </w:rPr>
        <w:t xml:space="preserve">confidence </w:t>
      </w:r>
      <w:r w:rsidR="000E2443">
        <w:rPr>
          <w:rFonts w:ascii="Times New Roman" w:hAnsi="Times New Roman" w:cs="Times New Roman"/>
        </w:rPr>
        <w:t xml:space="preserve">versus </w:t>
      </w:r>
      <w:r>
        <w:rPr>
          <w:rFonts w:ascii="Times New Roman" w:hAnsi="Times New Roman" w:cs="Times New Roman"/>
        </w:rPr>
        <w:t xml:space="preserve">likelihood statements can prime people to complete a sentence using more epistemic </w:t>
      </w:r>
      <w:r w:rsidR="00E102E6">
        <w:rPr>
          <w:rFonts w:ascii="Times New Roman" w:hAnsi="Times New Roman" w:cs="Times New Roman"/>
        </w:rPr>
        <w:t xml:space="preserve">versus </w:t>
      </w:r>
      <w:r w:rsidR="00D235C7">
        <w:rPr>
          <w:rFonts w:ascii="Times New Roman" w:hAnsi="Times New Roman" w:cs="Times New Roman"/>
        </w:rPr>
        <w:t xml:space="preserve">more </w:t>
      </w:r>
      <w:proofErr w:type="spellStart"/>
      <w:r>
        <w:rPr>
          <w:rFonts w:ascii="Times New Roman" w:hAnsi="Times New Roman" w:cs="Times New Roman"/>
        </w:rPr>
        <w:t>aleatory</w:t>
      </w:r>
      <w:proofErr w:type="spellEnd"/>
      <w:r>
        <w:rPr>
          <w:rFonts w:ascii="Times New Roman" w:hAnsi="Times New Roman" w:cs="Times New Roman"/>
        </w:rPr>
        <w:t xml:space="preserve"> events, respectively (Study 4), </w:t>
      </w:r>
      <w:r w:rsidR="000E2443">
        <w:rPr>
          <w:rFonts w:ascii="Times New Roman" w:hAnsi="Times New Roman" w:cs="Times New Roman"/>
        </w:rPr>
        <w:t xml:space="preserve">asking people to quantify confidence or likelihood stems </w:t>
      </w:r>
      <w:r>
        <w:rPr>
          <w:rFonts w:ascii="Times New Roman" w:hAnsi="Times New Roman" w:cs="Times New Roman"/>
        </w:rPr>
        <w:t xml:space="preserve">can prime </w:t>
      </w:r>
      <w:r w:rsidR="000E2443">
        <w:rPr>
          <w:rFonts w:ascii="Times New Roman" w:hAnsi="Times New Roman" w:cs="Times New Roman"/>
        </w:rPr>
        <w:t xml:space="preserve">them </w:t>
      </w:r>
      <w:r>
        <w:rPr>
          <w:rFonts w:ascii="Times New Roman" w:hAnsi="Times New Roman" w:cs="Times New Roman"/>
        </w:rPr>
        <w:t xml:space="preserve">to </w:t>
      </w:r>
      <w:r w:rsidR="000E2443">
        <w:rPr>
          <w:rFonts w:ascii="Times New Roman" w:hAnsi="Times New Roman" w:cs="Times New Roman"/>
        </w:rPr>
        <w:t>give more weight</w:t>
      </w:r>
      <w:r w:rsidR="00D235C7">
        <w:rPr>
          <w:rFonts w:ascii="Times New Roman" w:hAnsi="Times New Roman" w:cs="Times New Roman"/>
        </w:rPr>
        <w:t xml:space="preserve"> to epistemic information</w:t>
      </w:r>
      <w:r>
        <w:rPr>
          <w:rFonts w:ascii="Times New Roman" w:hAnsi="Times New Roman" w:cs="Times New Roman"/>
        </w:rPr>
        <w:t xml:space="preserve"> (</w:t>
      </w:r>
      <w:r w:rsidR="00D235C7">
        <w:rPr>
          <w:rFonts w:ascii="Times New Roman" w:hAnsi="Times New Roman" w:cs="Times New Roman"/>
        </w:rPr>
        <w:t>strength of an impression</w:t>
      </w:r>
      <w:r>
        <w:rPr>
          <w:rFonts w:ascii="Times New Roman" w:hAnsi="Times New Roman" w:cs="Times New Roman"/>
        </w:rPr>
        <w:t xml:space="preserve">) </w:t>
      </w:r>
      <w:r w:rsidR="000E2443">
        <w:rPr>
          <w:rFonts w:ascii="Times New Roman" w:hAnsi="Times New Roman" w:cs="Times New Roman"/>
        </w:rPr>
        <w:t xml:space="preserve">or </w:t>
      </w:r>
      <w:proofErr w:type="spellStart"/>
      <w:r>
        <w:rPr>
          <w:rFonts w:ascii="Times New Roman" w:hAnsi="Times New Roman" w:cs="Times New Roman"/>
        </w:rPr>
        <w:t>aleatory</w:t>
      </w:r>
      <w:proofErr w:type="spellEnd"/>
      <w:r w:rsidR="00D235C7">
        <w:rPr>
          <w:rFonts w:ascii="Times New Roman" w:hAnsi="Times New Roman" w:cs="Times New Roman"/>
        </w:rPr>
        <w:t xml:space="preserve"> information</w:t>
      </w:r>
      <w:r>
        <w:rPr>
          <w:rFonts w:ascii="Times New Roman" w:hAnsi="Times New Roman" w:cs="Times New Roman"/>
        </w:rPr>
        <w:t xml:space="preserve"> (past frequencies), respectively (Study 5).</w:t>
      </w:r>
      <w:commentRangeEnd w:id="3"/>
      <w:r w:rsidR="00036665">
        <w:rPr>
          <w:rStyle w:val="CommentReference"/>
        </w:rPr>
        <w:commentReference w:id="3"/>
      </w:r>
    </w:p>
    <w:p w14:paraId="3AE0643F" w14:textId="77777777" w:rsidR="005A6D81" w:rsidRDefault="005A6D81" w:rsidP="005A6D81"/>
    <w:p w14:paraId="4A1ED337" w14:textId="162AADBB" w:rsidR="008D32F4" w:rsidRDefault="00761E73" w:rsidP="00290B78">
      <w:pPr>
        <w:spacing w:line="480" w:lineRule="auto"/>
        <w:ind w:firstLine="720"/>
        <w:rPr>
          <w:rFonts w:ascii="Times New Roman" w:hAnsi="Times New Roman" w:cs="Times New Roman"/>
        </w:rPr>
      </w:pPr>
      <w:r w:rsidRPr="00FC32CF">
        <w:rPr>
          <w:rFonts w:ascii="Times New Roman" w:hAnsi="Times New Roman" w:cs="Times New Roman"/>
        </w:rPr>
        <w:t xml:space="preserve">Most </w:t>
      </w:r>
      <w:r w:rsidR="003501D7">
        <w:rPr>
          <w:rFonts w:ascii="Times New Roman" w:hAnsi="Times New Roman" w:cs="Times New Roman"/>
        </w:rPr>
        <w:t>judgments and decisions</w:t>
      </w:r>
      <w:r w:rsidRPr="00FC32CF">
        <w:rPr>
          <w:rFonts w:ascii="Times New Roman" w:hAnsi="Times New Roman" w:cs="Times New Roman"/>
        </w:rPr>
        <w:t xml:space="preserve"> </w:t>
      </w:r>
      <w:r w:rsidR="000E2443">
        <w:rPr>
          <w:rFonts w:ascii="Times New Roman" w:hAnsi="Times New Roman" w:cs="Times New Roman"/>
        </w:rPr>
        <w:t xml:space="preserve">entail </w:t>
      </w:r>
      <w:r w:rsidRPr="00FC32CF">
        <w:rPr>
          <w:rFonts w:ascii="Times New Roman" w:hAnsi="Times New Roman" w:cs="Times New Roman"/>
        </w:rPr>
        <w:t xml:space="preserve">uncertainty. Whether we are choosing </w:t>
      </w:r>
      <w:r w:rsidR="00454F51">
        <w:rPr>
          <w:rFonts w:ascii="Times New Roman" w:hAnsi="Times New Roman" w:cs="Times New Roman"/>
        </w:rPr>
        <w:t>an investment</w:t>
      </w:r>
      <w:r w:rsidRPr="00FC32CF">
        <w:rPr>
          <w:rFonts w:ascii="Times New Roman" w:hAnsi="Times New Roman" w:cs="Times New Roman"/>
        </w:rPr>
        <w:t xml:space="preserve">, </w:t>
      </w:r>
      <w:r w:rsidR="00454F51">
        <w:rPr>
          <w:rFonts w:ascii="Times New Roman" w:hAnsi="Times New Roman" w:cs="Times New Roman"/>
        </w:rPr>
        <w:t>setting</w:t>
      </w:r>
      <w:r w:rsidRPr="00FC32CF">
        <w:rPr>
          <w:rFonts w:ascii="Times New Roman" w:hAnsi="Times New Roman" w:cs="Times New Roman"/>
        </w:rPr>
        <w:t xml:space="preserve"> a budget, forecasting a job applicant’s performance, or estimating the likelihood of rain, we cannot know in advance precisely how things will turn out. </w:t>
      </w:r>
      <w:r w:rsidR="00D235C7">
        <w:rPr>
          <w:rFonts w:ascii="Times New Roman" w:hAnsi="Times New Roman" w:cs="Times New Roman"/>
        </w:rPr>
        <w:t>In recent decades a</w:t>
      </w:r>
      <w:r w:rsidR="00D235C7" w:rsidRPr="00FC32CF">
        <w:rPr>
          <w:rFonts w:ascii="Times New Roman" w:hAnsi="Times New Roman" w:cs="Times New Roman"/>
        </w:rPr>
        <w:t xml:space="preserve"> </w:t>
      </w:r>
      <w:r w:rsidR="00E27C51" w:rsidRPr="00FC32CF">
        <w:rPr>
          <w:rFonts w:ascii="Times New Roman" w:hAnsi="Times New Roman" w:cs="Times New Roman"/>
        </w:rPr>
        <w:t xml:space="preserve">voluminous literature </w:t>
      </w:r>
      <w:r w:rsidR="00E27C51">
        <w:rPr>
          <w:rFonts w:ascii="Times New Roman" w:hAnsi="Times New Roman" w:cs="Times New Roman"/>
        </w:rPr>
        <w:t xml:space="preserve">has emerged </w:t>
      </w:r>
      <w:r w:rsidR="00D235C7">
        <w:rPr>
          <w:rFonts w:ascii="Times New Roman" w:hAnsi="Times New Roman" w:cs="Times New Roman"/>
        </w:rPr>
        <w:t>that explores</w:t>
      </w:r>
      <w:r w:rsidR="00E27C51">
        <w:rPr>
          <w:rFonts w:ascii="Times New Roman" w:hAnsi="Times New Roman" w:cs="Times New Roman"/>
        </w:rPr>
        <w:t xml:space="preserve"> the psychology of</w:t>
      </w:r>
      <w:r w:rsidR="00E27C51" w:rsidRPr="00FC32CF">
        <w:rPr>
          <w:rFonts w:ascii="Times New Roman" w:hAnsi="Times New Roman" w:cs="Times New Roman"/>
        </w:rPr>
        <w:t xml:space="preserve"> judgment and decision-making under uncertainty (for collections of papers see, e.g., </w:t>
      </w:r>
      <w:proofErr w:type="spellStart"/>
      <w:r w:rsidR="00E27C51" w:rsidRPr="00FC32CF">
        <w:rPr>
          <w:rFonts w:ascii="Times New Roman" w:hAnsi="Times New Roman" w:cs="Times New Roman"/>
        </w:rPr>
        <w:t>Kahneman</w:t>
      </w:r>
      <w:proofErr w:type="spellEnd"/>
      <w:r w:rsidR="00E27C51" w:rsidRPr="00FC32CF">
        <w:rPr>
          <w:rFonts w:ascii="Times New Roman" w:hAnsi="Times New Roman" w:cs="Times New Roman"/>
        </w:rPr>
        <w:t xml:space="preserve">, </w:t>
      </w:r>
      <w:proofErr w:type="spellStart"/>
      <w:r w:rsidR="00E27C51" w:rsidRPr="00FC32CF">
        <w:rPr>
          <w:rFonts w:ascii="Times New Roman" w:hAnsi="Times New Roman" w:cs="Times New Roman"/>
        </w:rPr>
        <w:t>Slovic</w:t>
      </w:r>
      <w:proofErr w:type="spellEnd"/>
      <w:r w:rsidR="00E27C51" w:rsidRPr="00FC32CF">
        <w:rPr>
          <w:rFonts w:ascii="Times New Roman" w:hAnsi="Times New Roman" w:cs="Times New Roman"/>
        </w:rPr>
        <w:t xml:space="preserve"> &amp; </w:t>
      </w:r>
      <w:proofErr w:type="spellStart"/>
      <w:r w:rsidR="00E27C51" w:rsidRPr="00FC32CF">
        <w:rPr>
          <w:rFonts w:ascii="Times New Roman" w:hAnsi="Times New Roman" w:cs="Times New Roman"/>
        </w:rPr>
        <w:t>Tversky</w:t>
      </w:r>
      <w:proofErr w:type="spellEnd"/>
      <w:r w:rsidR="00E27C51" w:rsidRPr="00FC32CF">
        <w:rPr>
          <w:rFonts w:ascii="Times New Roman" w:hAnsi="Times New Roman" w:cs="Times New Roman"/>
        </w:rPr>
        <w:t xml:space="preserve">, 1982; </w:t>
      </w:r>
      <w:proofErr w:type="spellStart"/>
      <w:r w:rsidR="00E27C51" w:rsidRPr="00FC32CF">
        <w:rPr>
          <w:rFonts w:ascii="Times New Roman" w:hAnsi="Times New Roman" w:cs="Times New Roman"/>
        </w:rPr>
        <w:t>Kahneman</w:t>
      </w:r>
      <w:proofErr w:type="spellEnd"/>
      <w:r w:rsidR="00E27C51" w:rsidRPr="00FC32CF">
        <w:rPr>
          <w:rFonts w:ascii="Times New Roman" w:hAnsi="Times New Roman" w:cs="Times New Roman"/>
        </w:rPr>
        <w:t xml:space="preserve"> &amp; </w:t>
      </w:r>
      <w:proofErr w:type="spellStart"/>
      <w:r w:rsidR="00E27C51" w:rsidRPr="00FC32CF">
        <w:rPr>
          <w:rFonts w:ascii="Times New Roman" w:hAnsi="Times New Roman" w:cs="Times New Roman"/>
        </w:rPr>
        <w:t>Tversky</w:t>
      </w:r>
      <w:proofErr w:type="spellEnd"/>
      <w:r w:rsidR="00E27C51" w:rsidRPr="00FC32CF">
        <w:rPr>
          <w:rFonts w:ascii="Times New Roman" w:hAnsi="Times New Roman" w:cs="Times New Roman"/>
        </w:rPr>
        <w:t xml:space="preserve">, 2000; </w:t>
      </w:r>
      <w:proofErr w:type="spellStart"/>
      <w:r w:rsidR="00E27C51" w:rsidRPr="00FC32CF">
        <w:rPr>
          <w:rFonts w:ascii="Times New Roman" w:hAnsi="Times New Roman" w:cs="Times New Roman"/>
        </w:rPr>
        <w:t>Gilovich</w:t>
      </w:r>
      <w:proofErr w:type="spellEnd"/>
      <w:r w:rsidR="00E27C51" w:rsidRPr="00FC32CF">
        <w:rPr>
          <w:rFonts w:ascii="Times New Roman" w:hAnsi="Times New Roman" w:cs="Times New Roman"/>
        </w:rPr>
        <w:t xml:space="preserve">, Griffin &amp; </w:t>
      </w:r>
      <w:proofErr w:type="spellStart"/>
      <w:r w:rsidR="00E27C51">
        <w:rPr>
          <w:rFonts w:ascii="Times New Roman" w:hAnsi="Times New Roman" w:cs="Times New Roman"/>
        </w:rPr>
        <w:t>Kahneman</w:t>
      </w:r>
      <w:proofErr w:type="spellEnd"/>
      <w:r w:rsidR="00E27C51" w:rsidRPr="00FC32CF">
        <w:rPr>
          <w:rFonts w:ascii="Times New Roman" w:hAnsi="Times New Roman" w:cs="Times New Roman"/>
        </w:rPr>
        <w:t xml:space="preserve"> 2002</w:t>
      </w:r>
      <w:r w:rsidR="00E27C51">
        <w:rPr>
          <w:rFonts w:ascii="Times New Roman" w:hAnsi="Times New Roman" w:cs="Times New Roman"/>
        </w:rPr>
        <w:t>; Ko</w:t>
      </w:r>
      <w:r w:rsidR="003B3598">
        <w:rPr>
          <w:rFonts w:ascii="Times New Roman" w:hAnsi="Times New Roman" w:cs="Times New Roman"/>
        </w:rPr>
        <w:t>ehler &amp; Harvey, 2004</w:t>
      </w:r>
      <w:r w:rsidR="003501D7">
        <w:rPr>
          <w:rFonts w:ascii="Times New Roman" w:hAnsi="Times New Roman" w:cs="Times New Roman"/>
        </w:rPr>
        <w:t xml:space="preserve">; Keren &amp; Wu, </w:t>
      </w:r>
      <w:r w:rsidR="00024377">
        <w:rPr>
          <w:rFonts w:ascii="Times New Roman" w:hAnsi="Times New Roman" w:cs="Times New Roman"/>
        </w:rPr>
        <w:t>2015</w:t>
      </w:r>
      <w:r w:rsidR="00E27C51" w:rsidRPr="00FC32CF">
        <w:rPr>
          <w:rFonts w:ascii="Times New Roman" w:hAnsi="Times New Roman" w:cs="Times New Roman"/>
        </w:rPr>
        <w:t>)</w:t>
      </w:r>
      <w:r w:rsidR="003B3598">
        <w:rPr>
          <w:rFonts w:ascii="Times New Roman" w:hAnsi="Times New Roman" w:cs="Times New Roman"/>
        </w:rPr>
        <w:t xml:space="preserve">. This literature </w:t>
      </w:r>
      <w:r w:rsidR="00D235C7">
        <w:rPr>
          <w:rFonts w:ascii="Times New Roman" w:hAnsi="Times New Roman" w:cs="Times New Roman"/>
        </w:rPr>
        <w:t xml:space="preserve">typically </w:t>
      </w:r>
      <w:r w:rsidR="003B3598">
        <w:rPr>
          <w:rFonts w:ascii="Times New Roman" w:hAnsi="Times New Roman" w:cs="Times New Roman"/>
        </w:rPr>
        <w:t>treats uncertainty as a unitary construct</w:t>
      </w:r>
      <w:r w:rsidR="000E2443">
        <w:rPr>
          <w:rFonts w:ascii="Times New Roman" w:hAnsi="Times New Roman" w:cs="Times New Roman"/>
        </w:rPr>
        <w:t xml:space="preserve"> that</w:t>
      </w:r>
      <w:r w:rsidR="003B3598">
        <w:rPr>
          <w:rFonts w:ascii="Times New Roman" w:hAnsi="Times New Roman" w:cs="Times New Roman"/>
        </w:rPr>
        <w:t xml:space="preserve"> can be quantified using judged probabilities, qualified using Likert scales, or inferred from choices, and conclusions </w:t>
      </w:r>
      <w:r w:rsidR="0056735B">
        <w:rPr>
          <w:rFonts w:ascii="Times New Roman" w:hAnsi="Times New Roman" w:cs="Times New Roman"/>
        </w:rPr>
        <w:t xml:space="preserve">from these studies </w:t>
      </w:r>
      <w:r w:rsidR="003B3598">
        <w:rPr>
          <w:rFonts w:ascii="Times New Roman" w:hAnsi="Times New Roman" w:cs="Times New Roman"/>
        </w:rPr>
        <w:t xml:space="preserve">are assumed to generalize </w:t>
      </w:r>
      <w:r w:rsidR="000E2443">
        <w:rPr>
          <w:rFonts w:ascii="Times New Roman" w:hAnsi="Times New Roman" w:cs="Times New Roman"/>
        </w:rPr>
        <w:t>broadly across different domains</w:t>
      </w:r>
      <w:r w:rsidR="003B3598">
        <w:rPr>
          <w:rFonts w:ascii="Times New Roman" w:hAnsi="Times New Roman" w:cs="Times New Roman"/>
        </w:rPr>
        <w:t xml:space="preserve">. </w:t>
      </w:r>
      <w:commentRangeStart w:id="4"/>
      <w:r w:rsidR="000E2443">
        <w:rPr>
          <w:rFonts w:ascii="Times New Roman" w:hAnsi="Times New Roman" w:cs="Times New Roman"/>
        </w:rPr>
        <w:t xml:space="preserve">Such generous induction </w:t>
      </w:r>
      <w:r w:rsidR="003B3598">
        <w:rPr>
          <w:rFonts w:ascii="Times New Roman" w:hAnsi="Times New Roman" w:cs="Times New Roman"/>
        </w:rPr>
        <w:t>seem</w:t>
      </w:r>
      <w:r w:rsidR="00074603">
        <w:rPr>
          <w:rFonts w:ascii="Times New Roman" w:hAnsi="Times New Roman" w:cs="Times New Roman"/>
        </w:rPr>
        <w:t>s</w:t>
      </w:r>
      <w:r w:rsidR="003B3598">
        <w:rPr>
          <w:rFonts w:ascii="Times New Roman" w:hAnsi="Times New Roman" w:cs="Times New Roman"/>
        </w:rPr>
        <w:t xml:space="preserve"> surprising </w:t>
      </w:r>
      <w:commentRangeEnd w:id="4"/>
      <w:r w:rsidR="001E3DBD">
        <w:rPr>
          <w:rStyle w:val="CommentReference"/>
        </w:rPr>
        <w:commentReference w:id="4"/>
      </w:r>
      <w:r w:rsidR="00074603">
        <w:rPr>
          <w:rFonts w:ascii="Times New Roman" w:hAnsi="Times New Roman" w:cs="Times New Roman"/>
        </w:rPr>
        <w:t xml:space="preserve">to us </w:t>
      </w:r>
      <w:r w:rsidR="000E2443">
        <w:rPr>
          <w:rFonts w:ascii="Times New Roman" w:hAnsi="Times New Roman" w:cs="Times New Roman"/>
        </w:rPr>
        <w:t>when we consider</w:t>
      </w:r>
      <w:r w:rsidR="003B3598">
        <w:rPr>
          <w:rFonts w:ascii="Times New Roman" w:hAnsi="Times New Roman" w:cs="Times New Roman"/>
        </w:rPr>
        <w:t xml:space="preserve"> the disparate forms that uncertainty may take. For instance, </w:t>
      </w:r>
      <w:r w:rsidR="0056735B">
        <w:rPr>
          <w:rFonts w:ascii="Times New Roman" w:hAnsi="Times New Roman" w:cs="Times New Roman"/>
        </w:rPr>
        <w:t xml:space="preserve">one’s </w:t>
      </w:r>
      <w:r w:rsidR="003B3598">
        <w:rPr>
          <w:rFonts w:ascii="Times New Roman" w:hAnsi="Times New Roman" w:cs="Times New Roman"/>
        </w:rPr>
        <w:t xml:space="preserve">uncertainty whether </w:t>
      </w:r>
      <w:r w:rsidR="003501D7">
        <w:rPr>
          <w:rFonts w:ascii="Times New Roman" w:hAnsi="Times New Roman" w:cs="Times New Roman"/>
        </w:rPr>
        <w:t>the Amazon river is longer than the Nile</w:t>
      </w:r>
      <w:r w:rsidR="003B3598">
        <w:rPr>
          <w:rFonts w:ascii="Times New Roman" w:hAnsi="Times New Roman" w:cs="Times New Roman"/>
        </w:rPr>
        <w:t xml:space="preserve"> seems qualitatively distinct from </w:t>
      </w:r>
      <w:r w:rsidR="0056735B">
        <w:rPr>
          <w:rFonts w:ascii="Times New Roman" w:hAnsi="Times New Roman" w:cs="Times New Roman"/>
        </w:rPr>
        <w:t xml:space="preserve">one’s </w:t>
      </w:r>
      <w:r w:rsidR="003B3598">
        <w:rPr>
          <w:rFonts w:ascii="Times New Roman" w:hAnsi="Times New Roman" w:cs="Times New Roman"/>
        </w:rPr>
        <w:t xml:space="preserve">uncertainty whether a fair coin will lands heads </w:t>
      </w:r>
      <w:r w:rsidR="00064478">
        <w:rPr>
          <w:rFonts w:ascii="Times New Roman" w:hAnsi="Times New Roman" w:cs="Times New Roman"/>
        </w:rPr>
        <w:t>at least once in two flips</w:t>
      </w:r>
      <w:r w:rsidR="003B3598">
        <w:rPr>
          <w:rFonts w:ascii="Times New Roman" w:hAnsi="Times New Roman" w:cs="Times New Roman"/>
        </w:rPr>
        <w:t xml:space="preserve">. </w:t>
      </w:r>
      <w:r w:rsidR="0056735B">
        <w:rPr>
          <w:rFonts w:ascii="Times New Roman" w:hAnsi="Times New Roman" w:cs="Times New Roman"/>
        </w:rPr>
        <w:t>In the first case uncertainty</w:t>
      </w:r>
      <w:r w:rsidR="003B3598">
        <w:rPr>
          <w:rFonts w:ascii="Times New Roman" w:hAnsi="Times New Roman" w:cs="Times New Roman"/>
        </w:rPr>
        <w:t xml:space="preserve"> stems from gaps in my knowledge about a fact that is </w:t>
      </w:r>
      <w:r w:rsidR="00B07EC0">
        <w:rPr>
          <w:rFonts w:ascii="Times New Roman" w:hAnsi="Times New Roman" w:cs="Times New Roman"/>
        </w:rPr>
        <w:t xml:space="preserve">either </w:t>
      </w:r>
      <w:r w:rsidR="003B3598">
        <w:rPr>
          <w:rFonts w:ascii="Times New Roman" w:hAnsi="Times New Roman" w:cs="Times New Roman"/>
        </w:rPr>
        <w:t xml:space="preserve">true or false whereas </w:t>
      </w:r>
      <w:r w:rsidR="0056735B">
        <w:rPr>
          <w:rFonts w:ascii="Times New Roman" w:hAnsi="Times New Roman" w:cs="Times New Roman"/>
        </w:rPr>
        <w:t xml:space="preserve">in the second case uncertainty </w:t>
      </w:r>
      <w:r w:rsidR="003B3598">
        <w:rPr>
          <w:rFonts w:ascii="Times New Roman" w:hAnsi="Times New Roman" w:cs="Times New Roman"/>
        </w:rPr>
        <w:t xml:space="preserve">stems from </w:t>
      </w:r>
      <w:r w:rsidR="00801D88">
        <w:rPr>
          <w:rFonts w:ascii="Times New Roman" w:hAnsi="Times New Roman" w:cs="Times New Roman"/>
        </w:rPr>
        <w:t xml:space="preserve">inherently stochastic </w:t>
      </w:r>
      <w:r w:rsidR="003B3598">
        <w:rPr>
          <w:rFonts w:ascii="Times New Roman" w:hAnsi="Times New Roman" w:cs="Times New Roman"/>
        </w:rPr>
        <w:t xml:space="preserve">behavior of a </w:t>
      </w:r>
      <w:r w:rsidR="00B07EC0">
        <w:rPr>
          <w:rFonts w:ascii="Times New Roman" w:hAnsi="Times New Roman" w:cs="Times New Roman"/>
        </w:rPr>
        <w:t xml:space="preserve">physical </w:t>
      </w:r>
      <w:r w:rsidR="003B3598">
        <w:rPr>
          <w:rFonts w:ascii="Times New Roman" w:hAnsi="Times New Roman" w:cs="Times New Roman"/>
        </w:rPr>
        <w:t>device</w:t>
      </w:r>
      <w:r w:rsidR="00801D88">
        <w:rPr>
          <w:rFonts w:ascii="Times New Roman" w:hAnsi="Times New Roman" w:cs="Times New Roman"/>
        </w:rPr>
        <w:t xml:space="preserve"> in the outside world</w:t>
      </w:r>
      <w:r w:rsidR="003B3598">
        <w:rPr>
          <w:rFonts w:ascii="Times New Roman" w:hAnsi="Times New Roman" w:cs="Times New Roman"/>
        </w:rPr>
        <w:t xml:space="preserve">. </w:t>
      </w:r>
      <w:r w:rsidR="008D32F4">
        <w:rPr>
          <w:rFonts w:ascii="Times New Roman" w:hAnsi="Times New Roman" w:cs="Times New Roman"/>
        </w:rPr>
        <w:t>Indeed, p</w:t>
      </w:r>
      <w:r w:rsidR="00833A19">
        <w:rPr>
          <w:rFonts w:ascii="Times New Roman" w:hAnsi="Times New Roman" w:cs="Times New Roman"/>
        </w:rPr>
        <w:t xml:space="preserve">robability theories, almost since their modern inception, have </w:t>
      </w:r>
      <w:r w:rsidR="00D235C7">
        <w:rPr>
          <w:rFonts w:ascii="Times New Roman" w:hAnsi="Times New Roman" w:cs="Times New Roman"/>
        </w:rPr>
        <w:t xml:space="preserve">generally </w:t>
      </w:r>
      <w:r w:rsidR="003501D7">
        <w:rPr>
          <w:rFonts w:ascii="Times New Roman" w:hAnsi="Times New Roman" w:cs="Times New Roman"/>
        </w:rPr>
        <w:t xml:space="preserve">fallen into two classes that conceive of </w:t>
      </w:r>
      <w:r w:rsidR="00CD0674">
        <w:rPr>
          <w:rFonts w:ascii="Times New Roman" w:hAnsi="Times New Roman" w:cs="Times New Roman"/>
        </w:rPr>
        <w:t>uncertainty</w:t>
      </w:r>
      <w:r w:rsidR="003501D7">
        <w:rPr>
          <w:rFonts w:ascii="Times New Roman" w:hAnsi="Times New Roman" w:cs="Times New Roman"/>
        </w:rPr>
        <w:t xml:space="preserve"> as</w:t>
      </w:r>
      <w:r w:rsidR="00CD0674">
        <w:rPr>
          <w:rFonts w:ascii="Times New Roman" w:hAnsi="Times New Roman" w:cs="Times New Roman"/>
        </w:rPr>
        <w:t xml:space="preserve"> </w:t>
      </w:r>
      <w:r w:rsidR="002C2C6C">
        <w:rPr>
          <w:rFonts w:ascii="Times New Roman" w:hAnsi="Times New Roman" w:cs="Times New Roman"/>
        </w:rPr>
        <w:t xml:space="preserve">an assessment </w:t>
      </w:r>
      <w:r w:rsidR="00CD0674">
        <w:rPr>
          <w:rFonts w:ascii="Times New Roman" w:hAnsi="Times New Roman" w:cs="Times New Roman"/>
        </w:rPr>
        <w:t>o</w:t>
      </w:r>
      <w:r w:rsidR="002C2C6C">
        <w:rPr>
          <w:rFonts w:ascii="Times New Roman" w:hAnsi="Times New Roman" w:cs="Times New Roman"/>
        </w:rPr>
        <w:t>f either</w:t>
      </w:r>
      <w:r w:rsidR="00CD0674">
        <w:rPr>
          <w:rFonts w:ascii="Times New Roman" w:hAnsi="Times New Roman" w:cs="Times New Roman"/>
        </w:rPr>
        <w:t xml:space="preserve"> </w:t>
      </w:r>
      <w:r w:rsidR="002C2C6C">
        <w:rPr>
          <w:rFonts w:ascii="Times New Roman" w:hAnsi="Times New Roman" w:cs="Times New Roman"/>
        </w:rPr>
        <w:t xml:space="preserve">(a) </w:t>
      </w:r>
      <w:r w:rsidR="00CD0674">
        <w:rPr>
          <w:rFonts w:ascii="Times New Roman" w:hAnsi="Times New Roman" w:cs="Times New Roman"/>
        </w:rPr>
        <w:t xml:space="preserve">confidence </w:t>
      </w:r>
      <w:r w:rsidR="002C2C6C">
        <w:rPr>
          <w:rFonts w:ascii="Times New Roman" w:hAnsi="Times New Roman" w:cs="Times New Roman"/>
        </w:rPr>
        <w:t xml:space="preserve">that an event will obtain </w:t>
      </w:r>
      <w:r w:rsidR="00833A19">
        <w:rPr>
          <w:rFonts w:ascii="Times New Roman" w:hAnsi="Times New Roman" w:cs="Times New Roman"/>
        </w:rPr>
        <w:t>or</w:t>
      </w:r>
      <w:r w:rsidR="008D32F4">
        <w:rPr>
          <w:rFonts w:ascii="Times New Roman" w:hAnsi="Times New Roman" w:cs="Times New Roman"/>
        </w:rPr>
        <w:t xml:space="preserve"> </w:t>
      </w:r>
      <w:r w:rsidR="002C2C6C">
        <w:rPr>
          <w:rFonts w:ascii="Times New Roman" w:hAnsi="Times New Roman" w:cs="Times New Roman"/>
        </w:rPr>
        <w:t xml:space="preserve">(b) the </w:t>
      </w:r>
      <w:r w:rsidR="00D235C7">
        <w:rPr>
          <w:rFonts w:ascii="Times New Roman" w:hAnsi="Times New Roman" w:cs="Times New Roman"/>
        </w:rPr>
        <w:t xml:space="preserve">propensity </w:t>
      </w:r>
      <w:r w:rsidR="002C2C6C">
        <w:rPr>
          <w:rFonts w:ascii="Times New Roman" w:hAnsi="Times New Roman" w:cs="Times New Roman"/>
        </w:rPr>
        <w:t>for</w:t>
      </w:r>
      <w:r w:rsidR="00CD0674">
        <w:rPr>
          <w:rFonts w:ascii="Times New Roman" w:hAnsi="Times New Roman" w:cs="Times New Roman"/>
        </w:rPr>
        <w:t xml:space="preserve"> </w:t>
      </w:r>
      <w:r w:rsidR="002C2C6C">
        <w:rPr>
          <w:rFonts w:ascii="Times New Roman" w:hAnsi="Times New Roman" w:cs="Times New Roman"/>
        </w:rPr>
        <w:t>a random outcome to obtain</w:t>
      </w:r>
      <w:r w:rsidR="00CD0674">
        <w:rPr>
          <w:rFonts w:ascii="Times New Roman" w:hAnsi="Times New Roman" w:cs="Times New Roman"/>
        </w:rPr>
        <w:t xml:space="preserve"> </w:t>
      </w:r>
      <w:r w:rsidR="00F6693A" w:rsidRPr="00FC32CF">
        <w:rPr>
          <w:rFonts w:ascii="Times New Roman" w:hAnsi="Times New Roman" w:cs="Times New Roman"/>
        </w:rPr>
        <w:t>(Hacking, 1975</w:t>
      </w:r>
      <w:r w:rsidR="002C2C6C" w:rsidRPr="00FC32CF">
        <w:rPr>
          <w:rFonts w:ascii="Times New Roman" w:hAnsi="Times New Roman" w:cs="Times New Roman"/>
        </w:rPr>
        <w:t>)</w:t>
      </w:r>
      <w:r w:rsidR="002C2C6C">
        <w:rPr>
          <w:rFonts w:ascii="Times New Roman" w:hAnsi="Times New Roman" w:cs="Times New Roman"/>
        </w:rPr>
        <w:t>. This bifurcation persists in the dominant schools of probability today, with</w:t>
      </w:r>
      <w:r w:rsidR="00F6693A" w:rsidRPr="00FC32CF">
        <w:rPr>
          <w:rFonts w:ascii="Times New Roman" w:hAnsi="Times New Roman" w:cs="Times New Roman"/>
        </w:rPr>
        <w:t xml:space="preserve"> Bayesians treating probability as a measure of subjective degree of belief</w:t>
      </w:r>
      <w:r w:rsidR="00CD0674">
        <w:rPr>
          <w:rFonts w:ascii="Times New Roman" w:hAnsi="Times New Roman" w:cs="Times New Roman"/>
        </w:rPr>
        <w:t xml:space="preserve"> and F</w:t>
      </w:r>
      <w:r w:rsidR="00CD0674" w:rsidRPr="00FC32CF">
        <w:rPr>
          <w:rFonts w:ascii="Times New Roman" w:hAnsi="Times New Roman" w:cs="Times New Roman"/>
        </w:rPr>
        <w:t xml:space="preserve">requentists treating probability as </w:t>
      </w:r>
      <w:r w:rsidR="00D235C7" w:rsidRPr="00FC32CF">
        <w:rPr>
          <w:rFonts w:ascii="Times New Roman" w:hAnsi="Times New Roman" w:cs="Times New Roman"/>
        </w:rPr>
        <w:t>long</w:t>
      </w:r>
      <w:r w:rsidR="00D235C7">
        <w:rPr>
          <w:rFonts w:ascii="Times New Roman" w:hAnsi="Times New Roman" w:cs="Times New Roman"/>
        </w:rPr>
        <w:t>-</w:t>
      </w:r>
      <w:r w:rsidR="00CD0674" w:rsidRPr="00FC32CF">
        <w:rPr>
          <w:rFonts w:ascii="Times New Roman" w:hAnsi="Times New Roman" w:cs="Times New Roman"/>
        </w:rPr>
        <w:t xml:space="preserve">run stable frequencies of </w:t>
      </w:r>
      <w:r w:rsidR="00CD0674">
        <w:rPr>
          <w:rFonts w:ascii="Times New Roman" w:hAnsi="Times New Roman" w:cs="Times New Roman"/>
        </w:rPr>
        <w:t xml:space="preserve">classes of </w:t>
      </w:r>
      <w:r w:rsidR="0056735B">
        <w:rPr>
          <w:rFonts w:ascii="Times New Roman" w:hAnsi="Times New Roman" w:cs="Times New Roman"/>
        </w:rPr>
        <w:t xml:space="preserve">comparable </w:t>
      </w:r>
      <w:r w:rsidR="00CD0674">
        <w:rPr>
          <w:rFonts w:ascii="Times New Roman" w:hAnsi="Times New Roman" w:cs="Times New Roman"/>
        </w:rPr>
        <w:t>events</w:t>
      </w:r>
      <w:r w:rsidR="00B07EC0">
        <w:rPr>
          <w:rFonts w:ascii="Times New Roman" w:hAnsi="Times New Roman" w:cs="Times New Roman"/>
        </w:rPr>
        <w:t xml:space="preserve">. </w:t>
      </w:r>
    </w:p>
    <w:p w14:paraId="058D869A" w14:textId="779B5162" w:rsidR="007B61C5" w:rsidRDefault="00B07EC0" w:rsidP="00290B78">
      <w:pPr>
        <w:spacing w:line="480" w:lineRule="auto"/>
        <w:ind w:firstLine="720"/>
        <w:rPr>
          <w:rFonts w:ascii="Times New Roman" w:hAnsi="Times New Roman" w:cs="Times New Roman"/>
        </w:rPr>
      </w:pPr>
      <w:r>
        <w:rPr>
          <w:rFonts w:ascii="Times New Roman" w:hAnsi="Times New Roman" w:cs="Times New Roman"/>
        </w:rPr>
        <w:lastRenderedPageBreak/>
        <w:t>In this paper we</w:t>
      </w:r>
      <w:r w:rsidRPr="000B6E97">
        <w:rPr>
          <w:rFonts w:ascii="Times New Roman" w:hAnsi="Times New Roman" w:cs="Times New Roman"/>
        </w:rPr>
        <w:t xml:space="preserve"> assert that the </w:t>
      </w:r>
      <w:r w:rsidR="003501D7">
        <w:rPr>
          <w:rFonts w:ascii="Times New Roman" w:hAnsi="Times New Roman" w:cs="Times New Roman"/>
        </w:rPr>
        <w:t xml:space="preserve">historic </w:t>
      </w:r>
      <w:r w:rsidRPr="000B6E97">
        <w:rPr>
          <w:rFonts w:ascii="Times New Roman" w:hAnsi="Times New Roman" w:cs="Times New Roman"/>
        </w:rPr>
        <w:t xml:space="preserve">bifurcation of </w:t>
      </w:r>
      <w:r w:rsidR="00F752AE">
        <w:rPr>
          <w:rFonts w:ascii="Times New Roman" w:hAnsi="Times New Roman" w:cs="Times New Roman"/>
        </w:rPr>
        <w:t>the probability literature</w:t>
      </w:r>
      <w:r w:rsidRPr="000B6E97">
        <w:rPr>
          <w:rFonts w:ascii="Times New Roman" w:hAnsi="Times New Roman" w:cs="Times New Roman"/>
        </w:rPr>
        <w:t xml:space="preserve"> </w:t>
      </w:r>
      <w:r>
        <w:rPr>
          <w:rFonts w:ascii="Times New Roman" w:hAnsi="Times New Roman" w:cs="Times New Roman"/>
        </w:rPr>
        <w:t>echoes</w:t>
      </w:r>
      <w:r w:rsidRPr="000B6E97">
        <w:rPr>
          <w:rFonts w:ascii="Times New Roman" w:hAnsi="Times New Roman" w:cs="Times New Roman"/>
        </w:rPr>
        <w:t xml:space="preserve"> ambivalen</w:t>
      </w:r>
      <w:r w:rsidR="0056735B">
        <w:rPr>
          <w:rFonts w:ascii="Times New Roman" w:hAnsi="Times New Roman" w:cs="Times New Roman"/>
        </w:rPr>
        <w:t xml:space="preserve">t intuitions </w:t>
      </w:r>
      <w:r w:rsidR="000E2443">
        <w:rPr>
          <w:rFonts w:ascii="Times New Roman" w:hAnsi="Times New Roman" w:cs="Times New Roman"/>
        </w:rPr>
        <w:t xml:space="preserve">about </w:t>
      </w:r>
      <w:r w:rsidR="00F752AE">
        <w:rPr>
          <w:rFonts w:ascii="Times New Roman" w:hAnsi="Times New Roman" w:cs="Times New Roman"/>
        </w:rPr>
        <w:t>uncertainty</w:t>
      </w:r>
      <w:r w:rsidRPr="000B6E97">
        <w:rPr>
          <w:rFonts w:ascii="Times New Roman" w:hAnsi="Times New Roman" w:cs="Times New Roman"/>
        </w:rPr>
        <w:t xml:space="preserve"> that reside within most </w:t>
      </w:r>
      <w:r w:rsidR="00D235C7">
        <w:rPr>
          <w:rFonts w:ascii="Times New Roman" w:hAnsi="Times New Roman" w:cs="Times New Roman"/>
        </w:rPr>
        <w:t>individuals</w:t>
      </w:r>
      <w:r w:rsidRPr="000B6E97">
        <w:rPr>
          <w:rFonts w:ascii="Times New Roman" w:hAnsi="Times New Roman" w:cs="Times New Roman"/>
        </w:rPr>
        <w:t xml:space="preserve">. </w:t>
      </w:r>
      <w:r w:rsidR="000E2443">
        <w:rPr>
          <w:rFonts w:ascii="Times New Roman" w:hAnsi="Times New Roman" w:cs="Times New Roman"/>
        </w:rPr>
        <w:t>Indeed, o</w:t>
      </w:r>
      <w:r w:rsidR="00535B91">
        <w:rPr>
          <w:rFonts w:ascii="Times New Roman" w:hAnsi="Times New Roman" w:cs="Times New Roman"/>
        </w:rPr>
        <w:t xml:space="preserve">ver the </w:t>
      </w:r>
      <w:r w:rsidR="00D235C7">
        <w:rPr>
          <w:rFonts w:ascii="Times New Roman" w:hAnsi="Times New Roman" w:cs="Times New Roman"/>
        </w:rPr>
        <w:t xml:space="preserve">past </w:t>
      </w:r>
      <w:r w:rsidR="00535B91">
        <w:rPr>
          <w:rFonts w:ascii="Times New Roman" w:hAnsi="Times New Roman" w:cs="Times New Roman"/>
        </w:rPr>
        <w:t>few decades</w:t>
      </w:r>
      <w:r w:rsidR="007C4FFE" w:rsidRPr="00FC32CF">
        <w:rPr>
          <w:rFonts w:ascii="Times New Roman" w:hAnsi="Times New Roman" w:cs="Times New Roman"/>
        </w:rPr>
        <w:t xml:space="preserve"> </w:t>
      </w:r>
      <w:r w:rsidR="003C08EF" w:rsidRPr="00FC32CF">
        <w:rPr>
          <w:rFonts w:ascii="Times New Roman" w:hAnsi="Times New Roman" w:cs="Times New Roman"/>
        </w:rPr>
        <w:t xml:space="preserve">behavioral researchers </w:t>
      </w:r>
      <w:r w:rsidR="00272395" w:rsidRPr="00FC32CF">
        <w:rPr>
          <w:rFonts w:ascii="Times New Roman" w:hAnsi="Times New Roman" w:cs="Times New Roman"/>
        </w:rPr>
        <w:t xml:space="preserve">have </w:t>
      </w:r>
      <w:r w:rsidR="00535B91">
        <w:rPr>
          <w:rFonts w:ascii="Times New Roman" w:hAnsi="Times New Roman" w:cs="Times New Roman"/>
        </w:rPr>
        <w:t xml:space="preserve">occasionally </w:t>
      </w:r>
      <w:r w:rsidR="00272395" w:rsidRPr="00FC32CF">
        <w:rPr>
          <w:rFonts w:ascii="Times New Roman" w:hAnsi="Times New Roman" w:cs="Times New Roman"/>
        </w:rPr>
        <w:t xml:space="preserve">proposed frameworks </w:t>
      </w:r>
      <w:r w:rsidR="00454F51">
        <w:rPr>
          <w:rFonts w:ascii="Times New Roman" w:hAnsi="Times New Roman" w:cs="Times New Roman"/>
        </w:rPr>
        <w:t>that distinguish</w:t>
      </w:r>
      <w:r w:rsidR="00272395" w:rsidRPr="00FC32CF">
        <w:rPr>
          <w:rFonts w:ascii="Times New Roman" w:hAnsi="Times New Roman" w:cs="Times New Roman"/>
        </w:rPr>
        <w:t xml:space="preserve"> different conceptions of uncertainty (Howell &amp; Burnett, 1978; </w:t>
      </w:r>
      <w:proofErr w:type="spellStart"/>
      <w:r w:rsidR="00272395" w:rsidRPr="00FC32CF">
        <w:rPr>
          <w:rFonts w:ascii="Times New Roman" w:hAnsi="Times New Roman" w:cs="Times New Roman"/>
        </w:rPr>
        <w:t>Kahneman</w:t>
      </w:r>
      <w:proofErr w:type="spellEnd"/>
      <w:r w:rsidR="00272395" w:rsidRPr="00FC32CF">
        <w:rPr>
          <w:rFonts w:ascii="Times New Roman" w:hAnsi="Times New Roman" w:cs="Times New Roman"/>
        </w:rPr>
        <w:t xml:space="preserve"> &amp; </w:t>
      </w:r>
      <w:proofErr w:type="spellStart"/>
      <w:r w:rsidR="00272395" w:rsidRPr="00FC32CF">
        <w:rPr>
          <w:rFonts w:ascii="Times New Roman" w:hAnsi="Times New Roman" w:cs="Times New Roman"/>
        </w:rPr>
        <w:t>Tversky</w:t>
      </w:r>
      <w:proofErr w:type="spellEnd"/>
      <w:r w:rsidR="00272395" w:rsidRPr="00FC32CF">
        <w:rPr>
          <w:rFonts w:ascii="Times New Roman" w:hAnsi="Times New Roman" w:cs="Times New Roman"/>
        </w:rPr>
        <w:t xml:space="preserve">, 1982; </w:t>
      </w:r>
      <w:r w:rsidR="00622A14">
        <w:rPr>
          <w:rFonts w:ascii="Times New Roman" w:hAnsi="Times New Roman" w:cs="Times New Roman"/>
        </w:rPr>
        <w:t xml:space="preserve">Peterson &amp; </w:t>
      </w:r>
      <w:proofErr w:type="spellStart"/>
      <w:r w:rsidR="00622A14">
        <w:rPr>
          <w:rFonts w:ascii="Times New Roman" w:hAnsi="Times New Roman" w:cs="Times New Roman"/>
        </w:rPr>
        <w:t>Pitz</w:t>
      </w:r>
      <w:proofErr w:type="spellEnd"/>
      <w:r w:rsidR="00622A14">
        <w:rPr>
          <w:rFonts w:ascii="Times New Roman" w:hAnsi="Times New Roman" w:cs="Times New Roman"/>
        </w:rPr>
        <w:t xml:space="preserve">, 1988; </w:t>
      </w:r>
      <w:r w:rsidR="00272395" w:rsidRPr="00FC32CF">
        <w:rPr>
          <w:rFonts w:ascii="Times New Roman" w:hAnsi="Times New Roman" w:cs="Times New Roman"/>
        </w:rPr>
        <w:t xml:space="preserve">Keren, 1991; Smith, Benson &amp; Curley, 1991; </w:t>
      </w:r>
      <w:proofErr w:type="spellStart"/>
      <w:r w:rsidR="00272395" w:rsidRPr="00FC32CF">
        <w:rPr>
          <w:rFonts w:ascii="Times New Roman" w:hAnsi="Times New Roman" w:cs="Times New Roman"/>
        </w:rPr>
        <w:t>T</w:t>
      </w:r>
      <w:r w:rsidR="00D8018B" w:rsidRPr="00FC32CF">
        <w:rPr>
          <w:rFonts w:ascii="Times New Roman" w:hAnsi="Times New Roman" w:cs="Times New Roman"/>
        </w:rPr>
        <w:t>ei</w:t>
      </w:r>
      <w:r w:rsidR="00272395" w:rsidRPr="00FC32CF">
        <w:rPr>
          <w:rFonts w:ascii="Times New Roman" w:hAnsi="Times New Roman" w:cs="Times New Roman"/>
        </w:rPr>
        <w:t>gen</w:t>
      </w:r>
      <w:proofErr w:type="spellEnd"/>
      <w:r w:rsidR="00272395" w:rsidRPr="00FC32CF">
        <w:rPr>
          <w:rFonts w:ascii="Times New Roman" w:hAnsi="Times New Roman" w:cs="Times New Roman"/>
        </w:rPr>
        <w:t xml:space="preserve">, 1994; Rowe, 1994; </w:t>
      </w:r>
      <w:proofErr w:type="spellStart"/>
      <w:r w:rsidR="00272395" w:rsidRPr="00FC32CF">
        <w:rPr>
          <w:rFonts w:ascii="Times New Roman" w:hAnsi="Times New Roman" w:cs="Times New Roman"/>
        </w:rPr>
        <w:t>Dequech</w:t>
      </w:r>
      <w:proofErr w:type="spellEnd"/>
      <w:r w:rsidR="00272395" w:rsidRPr="00FC32CF">
        <w:rPr>
          <w:rFonts w:ascii="Times New Roman" w:hAnsi="Times New Roman" w:cs="Times New Roman"/>
        </w:rPr>
        <w:t xml:space="preserve">, 2004). </w:t>
      </w:r>
      <w:r w:rsidR="00953CCB">
        <w:rPr>
          <w:rFonts w:ascii="Times New Roman" w:hAnsi="Times New Roman" w:cs="Times New Roman"/>
        </w:rPr>
        <w:t>Most notably</w:t>
      </w:r>
      <w:r w:rsidR="003501D7">
        <w:rPr>
          <w:rFonts w:ascii="Times New Roman" w:hAnsi="Times New Roman" w:cs="Times New Roman"/>
        </w:rPr>
        <w:t xml:space="preserve">, </w:t>
      </w:r>
      <w:proofErr w:type="spellStart"/>
      <w:r w:rsidR="003501D7">
        <w:rPr>
          <w:rFonts w:ascii="Times New Roman" w:hAnsi="Times New Roman" w:cs="Times New Roman"/>
        </w:rPr>
        <w:t>Kahneman</w:t>
      </w:r>
      <w:proofErr w:type="spellEnd"/>
      <w:r w:rsidR="003501D7">
        <w:rPr>
          <w:rFonts w:ascii="Times New Roman" w:hAnsi="Times New Roman" w:cs="Times New Roman"/>
        </w:rPr>
        <w:t xml:space="preserve"> and </w:t>
      </w:r>
      <w:proofErr w:type="spellStart"/>
      <w:r w:rsidR="003501D7">
        <w:rPr>
          <w:rFonts w:ascii="Times New Roman" w:hAnsi="Times New Roman" w:cs="Times New Roman"/>
        </w:rPr>
        <w:t>Tversky</w:t>
      </w:r>
      <w:proofErr w:type="spellEnd"/>
      <w:r w:rsidR="003501D7">
        <w:rPr>
          <w:rFonts w:ascii="Times New Roman" w:hAnsi="Times New Roman" w:cs="Times New Roman"/>
        </w:rPr>
        <w:t xml:space="preserve"> (1982) distinguished “internal” uncertainty that is attributed to </w:t>
      </w:r>
      <w:r w:rsidR="007755F5">
        <w:rPr>
          <w:rFonts w:ascii="Times New Roman" w:hAnsi="Times New Roman" w:cs="Times New Roman"/>
        </w:rPr>
        <w:t xml:space="preserve">our state of knowledge from “external” uncertainty that is attributed to the dispositions of causal systems in the outside world. They further </w:t>
      </w:r>
      <w:r w:rsidR="00DC5600">
        <w:rPr>
          <w:rFonts w:ascii="Times New Roman" w:hAnsi="Times New Roman" w:cs="Times New Roman"/>
        </w:rPr>
        <w:t xml:space="preserve">distinguish internal uncertainty that is “reasoned” </w:t>
      </w:r>
      <w:r w:rsidR="00FA574B">
        <w:rPr>
          <w:rFonts w:ascii="Times New Roman" w:hAnsi="Times New Roman" w:cs="Times New Roman"/>
        </w:rPr>
        <w:t>(</w:t>
      </w:r>
      <w:r w:rsidR="00DC5600">
        <w:rPr>
          <w:rFonts w:ascii="Times New Roman" w:hAnsi="Times New Roman" w:cs="Times New Roman"/>
        </w:rPr>
        <w:t>following from weighting of arguments</w:t>
      </w:r>
      <w:r w:rsidR="00FA574B">
        <w:rPr>
          <w:rFonts w:ascii="Times New Roman" w:hAnsi="Times New Roman" w:cs="Times New Roman"/>
        </w:rPr>
        <w:t>—e.g., as in the feeling that New York is probably further north of Rome because it is colder there) versus “direct” (</w:t>
      </w:r>
      <w:r w:rsidR="00DC5600">
        <w:rPr>
          <w:rFonts w:ascii="Times New Roman" w:hAnsi="Times New Roman" w:cs="Times New Roman"/>
        </w:rPr>
        <w:t>the strength of an association</w:t>
      </w:r>
      <w:r w:rsidR="00FA574B">
        <w:rPr>
          <w:rFonts w:ascii="Times New Roman" w:hAnsi="Times New Roman" w:cs="Times New Roman"/>
        </w:rPr>
        <w:t xml:space="preserve">—e.g., the </w:t>
      </w:r>
      <w:r w:rsidR="0056735B">
        <w:rPr>
          <w:rFonts w:ascii="Times New Roman" w:hAnsi="Times New Roman" w:cs="Times New Roman"/>
        </w:rPr>
        <w:t xml:space="preserve">impression </w:t>
      </w:r>
      <w:r w:rsidR="00FA574B">
        <w:rPr>
          <w:rFonts w:ascii="Times New Roman" w:hAnsi="Times New Roman" w:cs="Times New Roman"/>
        </w:rPr>
        <w:t>that an acquaintance’s name is probably Steve rather than Stew</w:t>
      </w:r>
      <w:r w:rsidR="00DC5600">
        <w:rPr>
          <w:rFonts w:ascii="Times New Roman" w:hAnsi="Times New Roman" w:cs="Times New Roman"/>
        </w:rPr>
        <w:t>) and external uncert</w:t>
      </w:r>
      <w:r w:rsidR="00FA574B">
        <w:rPr>
          <w:rFonts w:ascii="Times New Roman" w:hAnsi="Times New Roman" w:cs="Times New Roman"/>
        </w:rPr>
        <w:t>ainty that is “singular” (</w:t>
      </w:r>
      <w:r w:rsidR="00DC5600">
        <w:rPr>
          <w:rFonts w:ascii="Times New Roman" w:hAnsi="Times New Roman" w:cs="Times New Roman"/>
        </w:rPr>
        <w:t>an assessment of the propensity of the particular case at hand</w:t>
      </w:r>
      <w:r w:rsidR="00FA574B">
        <w:rPr>
          <w:rFonts w:ascii="Times New Roman" w:hAnsi="Times New Roman" w:cs="Times New Roman"/>
        </w:rPr>
        <w:t>—e.g., this restaurant will probably succeed because it has a great location and chef</w:t>
      </w:r>
      <w:r w:rsidR="00DC5600">
        <w:rPr>
          <w:rFonts w:ascii="Times New Roman" w:hAnsi="Times New Roman" w:cs="Times New Roman"/>
        </w:rPr>
        <w:t>)</w:t>
      </w:r>
      <w:r w:rsidR="00FA574B">
        <w:rPr>
          <w:rFonts w:ascii="Times New Roman" w:hAnsi="Times New Roman" w:cs="Times New Roman"/>
        </w:rPr>
        <w:t xml:space="preserve"> versus “distributional” (</w:t>
      </w:r>
      <w:r w:rsidR="00DC5600">
        <w:rPr>
          <w:rFonts w:ascii="Times New Roman" w:hAnsi="Times New Roman" w:cs="Times New Roman"/>
        </w:rPr>
        <w:t>an assessment of the relative frequency of a class of similar cases</w:t>
      </w:r>
      <w:r w:rsidR="00FA574B">
        <w:rPr>
          <w:rFonts w:ascii="Times New Roman" w:hAnsi="Times New Roman" w:cs="Times New Roman"/>
        </w:rPr>
        <w:t xml:space="preserve">—e.g., this restaurant will probably succeed because it is part of a franchise whose new openings </w:t>
      </w:r>
      <w:r w:rsidR="00953CCB">
        <w:rPr>
          <w:rFonts w:ascii="Times New Roman" w:hAnsi="Times New Roman" w:cs="Times New Roman"/>
        </w:rPr>
        <w:t xml:space="preserve">nearly </w:t>
      </w:r>
      <w:r w:rsidR="00FA574B">
        <w:rPr>
          <w:rFonts w:ascii="Times New Roman" w:hAnsi="Times New Roman" w:cs="Times New Roman"/>
        </w:rPr>
        <w:t>always succeed</w:t>
      </w:r>
      <w:r w:rsidR="00DC5600">
        <w:rPr>
          <w:rFonts w:ascii="Times New Roman" w:hAnsi="Times New Roman" w:cs="Times New Roman"/>
        </w:rPr>
        <w:t>)</w:t>
      </w:r>
      <w:r w:rsidR="00FA574B">
        <w:rPr>
          <w:rFonts w:ascii="Times New Roman" w:hAnsi="Times New Roman" w:cs="Times New Roman"/>
        </w:rPr>
        <w:t>.</w:t>
      </w:r>
    </w:p>
    <w:p w14:paraId="23BC3941" w14:textId="1C8E14F0" w:rsidR="00ED35B2" w:rsidRDefault="00D8018B" w:rsidP="00ED35B2">
      <w:pPr>
        <w:spacing w:line="480" w:lineRule="auto"/>
        <w:ind w:firstLine="720"/>
        <w:rPr>
          <w:rFonts w:ascii="Times New Roman" w:hAnsi="Times New Roman" w:cs="Times New Roman"/>
        </w:rPr>
      </w:pPr>
      <w:r w:rsidRPr="00FC32CF">
        <w:rPr>
          <w:rFonts w:ascii="Times New Roman" w:hAnsi="Times New Roman" w:cs="Times New Roman"/>
        </w:rPr>
        <w:t xml:space="preserve">More recently, Fox and </w:t>
      </w:r>
      <w:r w:rsidR="00454F51">
        <w:rPr>
          <w:rFonts w:ascii="Times New Roman" w:hAnsi="Times New Roman" w:cs="Times New Roman"/>
        </w:rPr>
        <w:t>Ü</w:t>
      </w:r>
      <w:r w:rsidR="00454F51" w:rsidRPr="00FC32CF">
        <w:rPr>
          <w:rFonts w:ascii="Times New Roman" w:hAnsi="Times New Roman" w:cs="Times New Roman"/>
        </w:rPr>
        <w:t>lk</w:t>
      </w:r>
      <w:r w:rsidR="00454F51">
        <w:rPr>
          <w:rFonts w:ascii="Times New Roman" w:hAnsi="Times New Roman" w:cs="Times New Roman"/>
        </w:rPr>
        <w:t>ü</w:t>
      </w:r>
      <w:r w:rsidR="00454F51" w:rsidRPr="00FC32CF">
        <w:rPr>
          <w:rFonts w:ascii="Times New Roman" w:hAnsi="Times New Roman" w:cs="Times New Roman"/>
        </w:rPr>
        <w:t xml:space="preserve">men </w:t>
      </w:r>
      <w:r w:rsidRPr="00FC32CF">
        <w:rPr>
          <w:rFonts w:ascii="Times New Roman" w:hAnsi="Times New Roman" w:cs="Times New Roman"/>
        </w:rPr>
        <w:t>(201</w:t>
      </w:r>
      <w:r w:rsidR="00535B91">
        <w:rPr>
          <w:rFonts w:ascii="Times New Roman" w:hAnsi="Times New Roman" w:cs="Times New Roman"/>
        </w:rPr>
        <w:t>1</w:t>
      </w:r>
      <w:r w:rsidRPr="00FC32CF">
        <w:rPr>
          <w:rFonts w:ascii="Times New Roman" w:hAnsi="Times New Roman" w:cs="Times New Roman"/>
        </w:rPr>
        <w:t>)</w:t>
      </w:r>
      <w:r w:rsidR="00454F51">
        <w:rPr>
          <w:rFonts w:ascii="Times New Roman" w:hAnsi="Times New Roman" w:cs="Times New Roman"/>
        </w:rPr>
        <w:t xml:space="preserve"> took stock of </w:t>
      </w:r>
      <w:r w:rsidR="00953CCB">
        <w:rPr>
          <w:rFonts w:ascii="Times New Roman" w:hAnsi="Times New Roman" w:cs="Times New Roman"/>
        </w:rPr>
        <w:t xml:space="preserve">such </w:t>
      </w:r>
      <w:r w:rsidR="00454F51">
        <w:rPr>
          <w:rFonts w:ascii="Times New Roman" w:hAnsi="Times New Roman" w:cs="Times New Roman"/>
        </w:rPr>
        <w:t xml:space="preserve">efforts and advanced a </w:t>
      </w:r>
      <w:r w:rsidR="00CD0674">
        <w:rPr>
          <w:rFonts w:ascii="Times New Roman" w:hAnsi="Times New Roman" w:cs="Times New Roman"/>
        </w:rPr>
        <w:t xml:space="preserve">novel </w:t>
      </w:r>
      <w:r w:rsidR="00454F51">
        <w:rPr>
          <w:rFonts w:ascii="Times New Roman" w:hAnsi="Times New Roman" w:cs="Times New Roman"/>
        </w:rPr>
        <w:t xml:space="preserve">framework involving two </w:t>
      </w:r>
      <w:r w:rsidR="00622A14">
        <w:rPr>
          <w:rFonts w:ascii="Times New Roman" w:hAnsi="Times New Roman" w:cs="Times New Roman"/>
        </w:rPr>
        <w:t xml:space="preserve">independent </w:t>
      </w:r>
      <w:r w:rsidR="00454F51">
        <w:rPr>
          <w:rFonts w:ascii="Times New Roman" w:hAnsi="Times New Roman" w:cs="Times New Roman"/>
        </w:rPr>
        <w:t>dimensions</w:t>
      </w:r>
      <w:r w:rsidR="00FC32CF" w:rsidRPr="00FC32CF">
        <w:rPr>
          <w:rFonts w:ascii="Times New Roman" w:hAnsi="Times New Roman" w:cs="Times New Roman"/>
        </w:rPr>
        <w:t xml:space="preserve">: epistemic (knowable), and </w:t>
      </w:r>
      <w:proofErr w:type="spellStart"/>
      <w:r w:rsidR="00FC32CF" w:rsidRPr="00FC32CF">
        <w:rPr>
          <w:rFonts w:ascii="Times New Roman" w:hAnsi="Times New Roman" w:cs="Times New Roman"/>
        </w:rPr>
        <w:t>aleatory</w:t>
      </w:r>
      <w:proofErr w:type="spellEnd"/>
      <w:r w:rsidR="00FC32CF" w:rsidRPr="00FC32CF">
        <w:rPr>
          <w:rFonts w:ascii="Times New Roman" w:hAnsi="Times New Roman" w:cs="Times New Roman"/>
        </w:rPr>
        <w:t xml:space="preserve"> (random) uncertainty</w:t>
      </w:r>
      <w:r w:rsidR="00A0039B">
        <w:rPr>
          <w:rFonts w:ascii="Times New Roman" w:hAnsi="Times New Roman" w:cs="Times New Roman"/>
        </w:rPr>
        <w:t xml:space="preserve">. </w:t>
      </w:r>
      <w:r w:rsidR="00ED35B2">
        <w:rPr>
          <w:rFonts w:ascii="Times New Roman" w:hAnsi="Times New Roman" w:cs="Times New Roman"/>
        </w:rPr>
        <w:t xml:space="preserve">These terms are sometimes used </w:t>
      </w:r>
      <w:r w:rsidR="00122482">
        <w:rPr>
          <w:rFonts w:ascii="Times New Roman" w:hAnsi="Times New Roman" w:cs="Times New Roman"/>
        </w:rPr>
        <w:t xml:space="preserve">by philosophers (e.g., Hacking, 1975) and </w:t>
      </w:r>
      <w:r w:rsidR="00ED35B2">
        <w:rPr>
          <w:rFonts w:ascii="Times New Roman" w:hAnsi="Times New Roman" w:cs="Times New Roman"/>
        </w:rPr>
        <w:t>by the risk assessment and reliability engineering communities to characterize different forms of ontological uncertainty (e.g.</w:t>
      </w:r>
      <w:r w:rsidR="0056735B">
        <w:rPr>
          <w:rFonts w:ascii="Times New Roman" w:hAnsi="Times New Roman" w:cs="Times New Roman"/>
        </w:rPr>
        <w:t xml:space="preserve"> </w:t>
      </w:r>
      <w:proofErr w:type="spellStart"/>
      <w:r w:rsidR="00ED35B2">
        <w:rPr>
          <w:rFonts w:ascii="Times New Roman" w:hAnsi="Times New Roman" w:cs="Times New Roman"/>
        </w:rPr>
        <w:t>Oberkampf</w:t>
      </w:r>
      <w:proofErr w:type="spellEnd"/>
      <w:r w:rsidR="00ED35B2">
        <w:rPr>
          <w:rFonts w:ascii="Times New Roman" w:hAnsi="Times New Roman" w:cs="Times New Roman"/>
        </w:rPr>
        <w:t xml:space="preserve"> et al</w:t>
      </w:r>
      <w:r w:rsidR="0056735B">
        <w:rPr>
          <w:rFonts w:ascii="Times New Roman" w:hAnsi="Times New Roman" w:cs="Times New Roman"/>
        </w:rPr>
        <w:t>.</w:t>
      </w:r>
      <w:r w:rsidR="00ED35B2">
        <w:rPr>
          <w:rFonts w:ascii="Times New Roman" w:hAnsi="Times New Roman" w:cs="Times New Roman"/>
        </w:rPr>
        <w:t xml:space="preserve">, 2004), but have not been used very often by psychologists </w:t>
      </w:r>
      <w:r w:rsidR="0056735B">
        <w:rPr>
          <w:rFonts w:ascii="Times New Roman" w:hAnsi="Times New Roman" w:cs="Times New Roman"/>
        </w:rPr>
        <w:t xml:space="preserve">in connection with </w:t>
      </w:r>
      <w:r w:rsidR="00ED35B2">
        <w:rPr>
          <w:rFonts w:ascii="Times New Roman" w:hAnsi="Times New Roman" w:cs="Times New Roman"/>
        </w:rPr>
        <w:t>subjective uncertainty.</w:t>
      </w:r>
    </w:p>
    <w:p w14:paraId="427B8D61" w14:textId="4B603583" w:rsidR="00454F51" w:rsidRDefault="00ED35B2" w:rsidP="00290B78">
      <w:pPr>
        <w:spacing w:line="480" w:lineRule="auto"/>
        <w:ind w:firstLine="720"/>
        <w:rPr>
          <w:rFonts w:ascii="Times New Roman" w:hAnsi="Times New Roman" w:cs="Times New Roman"/>
        </w:rPr>
      </w:pPr>
      <w:r>
        <w:rPr>
          <w:rFonts w:ascii="Times New Roman" w:hAnsi="Times New Roman" w:cs="Times New Roman"/>
        </w:rPr>
        <w:lastRenderedPageBreak/>
        <w:t>Fox and Ülkümen (2011)</w:t>
      </w:r>
      <w:r w:rsidR="00CD0674">
        <w:rPr>
          <w:rFonts w:ascii="Times New Roman" w:hAnsi="Times New Roman" w:cs="Times New Roman"/>
        </w:rPr>
        <w:t xml:space="preserve"> characterized</w:t>
      </w:r>
      <w:r w:rsidR="00FC32CF" w:rsidRPr="00FC32CF">
        <w:rPr>
          <w:rFonts w:ascii="Times New Roman" w:hAnsi="Times New Roman" w:cs="Times New Roman"/>
        </w:rPr>
        <w:t xml:space="preserve"> </w:t>
      </w:r>
      <w:r w:rsidR="00551F93">
        <w:rPr>
          <w:rFonts w:ascii="Times New Roman" w:hAnsi="Times New Roman" w:cs="Times New Roman"/>
        </w:rPr>
        <w:t xml:space="preserve">pure </w:t>
      </w:r>
      <w:r w:rsidR="00FC32CF" w:rsidRPr="00FC32CF">
        <w:rPr>
          <w:rFonts w:ascii="Times New Roman" w:hAnsi="Times New Roman" w:cs="Times New Roman"/>
        </w:rPr>
        <w:t>epistemic uncertainty</w:t>
      </w:r>
      <w:r w:rsidR="00551F93">
        <w:rPr>
          <w:rFonts w:ascii="Times New Roman" w:hAnsi="Times New Roman" w:cs="Times New Roman"/>
        </w:rPr>
        <w:t xml:space="preserve"> as entailing missing knowledge or expertise concerning an event that is, in principle, knowable. It is </w:t>
      </w:r>
      <w:r w:rsidR="00FC32CF" w:rsidRPr="00FC32CF">
        <w:rPr>
          <w:rFonts w:ascii="Times New Roman" w:hAnsi="Times New Roman" w:cs="Times New Roman"/>
        </w:rPr>
        <w:t>represented in terms of a single case</w:t>
      </w:r>
      <w:r w:rsidR="00551F93">
        <w:rPr>
          <w:rFonts w:ascii="Times New Roman" w:hAnsi="Times New Roman" w:cs="Times New Roman"/>
        </w:rPr>
        <w:t xml:space="preserve"> that</w:t>
      </w:r>
      <w:r w:rsidR="00FC32CF" w:rsidRPr="00FC32CF">
        <w:rPr>
          <w:rFonts w:ascii="Times New Roman" w:hAnsi="Times New Roman" w:cs="Times New Roman"/>
        </w:rPr>
        <w:t xml:space="preserve"> is or will be true or false, </w:t>
      </w:r>
      <w:r w:rsidR="00551F93">
        <w:rPr>
          <w:rFonts w:ascii="Times New Roman" w:hAnsi="Times New Roman" w:cs="Times New Roman"/>
        </w:rPr>
        <w:t>and</w:t>
      </w:r>
      <w:r w:rsidR="00FC32CF" w:rsidRPr="00FC32CF">
        <w:rPr>
          <w:rFonts w:ascii="Times New Roman" w:hAnsi="Times New Roman" w:cs="Times New Roman"/>
        </w:rPr>
        <w:t xml:space="preserve"> is naturally measured by confidence in one’s knowledge or </w:t>
      </w:r>
      <w:r w:rsidR="0056735B">
        <w:rPr>
          <w:rFonts w:ascii="Times New Roman" w:hAnsi="Times New Roman" w:cs="Times New Roman"/>
        </w:rPr>
        <w:t xml:space="preserve">in one’s </w:t>
      </w:r>
      <w:r w:rsidR="00FC32CF" w:rsidRPr="00FC32CF">
        <w:rPr>
          <w:rFonts w:ascii="Times New Roman" w:hAnsi="Times New Roman" w:cs="Times New Roman"/>
        </w:rPr>
        <w:t xml:space="preserve">model of the causal system </w:t>
      </w:r>
      <w:r w:rsidR="00551F93">
        <w:rPr>
          <w:rFonts w:ascii="Times New Roman" w:hAnsi="Times New Roman" w:cs="Times New Roman"/>
        </w:rPr>
        <w:t>that determines outcomes</w:t>
      </w:r>
      <w:r w:rsidR="00FC32CF" w:rsidRPr="00FC32CF">
        <w:rPr>
          <w:rFonts w:ascii="Times New Roman" w:hAnsi="Times New Roman" w:cs="Times New Roman"/>
        </w:rPr>
        <w:t xml:space="preserve">. </w:t>
      </w:r>
      <w:r w:rsidR="00551F93">
        <w:rPr>
          <w:rFonts w:ascii="Times New Roman" w:hAnsi="Times New Roman" w:cs="Times New Roman"/>
        </w:rPr>
        <w:t>These authors characterized p</w:t>
      </w:r>
      <w:r w:rsidR="00FC32CF" w:rsidRPr="00FC32CF">
        <w:rPr>
          <w:rFonts w:ascii="Times New Roman" w:hAnsi="Times New Roman" w:cs="Times New Roman"/>
        </w:rPr>
        <w:t xml:space="preserve">ure </w:t>
      </w:r>
      <w:proofErr w:type="spellStart"/>
      <w:r w:rsidR="00FC32CF" w:rsidRPr="00FC32CF">
        <w:rPr>
          <w:rFonts w:ascii="Times New Roman" w:hAnsi="Times New Roman" w:cs="Times New Roman"/>
        </w:rPr>
        <w:t>aleatory</w:t>
      </w:r>
      <w:proofErr w:type="spellEnd"/>
      <w:r w:rsidR="00FC32CF" w:rsidRPr="00FC32CF">
        <w:rPr>
          <w:rFonts w:ascii="Times New Roman" w:hAnsi="Times New Roman" w:cs="Times New Roman"/>
        </w:rPr>
        <w:t xml:space="preserve"> uncertainty, in contrast</w:t>
      </w:r>
      <w:r w:rsidR="00551F93">
        <w:rPr>
          <w:rFonts w:ascii="Times New Roman" w:hAnsi="Times New Roman" w:cs="Times New Roman"/>
        </w:rPr>
        <w:t xml:space="preserve">, as entailing an assessment of stochastic </w:t>
      </w:r>
      <w:commentRangeStart w:id="5"/>
      <w:r w:rsidR="00551F93">
        <w:rPr>
          <w:rFonts w:ascii="Times New Roman" w:hAnsi="Times New Roman" w:cs="Times New Roman"/>
        </w:rPr>
        <w:t>behavior</w:t>
      </w:r>
      <w:r w:rsidR="008575EB">
        <w:rPr>
          <w:rFonts w:ascii="Times New Roman" w:hAnsi="Times New Roman" w:cs="Times New Roman"/>
        </w:rPr>
        <w:t xml:space="preserve"> </w:t>
      </w:r>
      <w:commentRangeEnd w:id="5"/>
      <w:r w:rsidR="001E3DBD">
        <w:rPr>
          <w:rStyle w:val="CommentReference"/>
        </w:rPr>
        <w:commentReference w:id="5"/>
      </w:r>
      <w:r w:rsidR="008575EB">
        <w:rPr>
          <w:rFonts w:ascii="Times New Roman" w:hAnsi="Times New Roman" w:cs="Times New Roman"/>
        </w:rPr>
        <w:t xml:space="preserve">that </w:t>
      </w:r>
      <w:r w:rsidR="00122482">
        <w:rPr>
          <w:rFonts w:ascii="Times New Roman" w:hAnsi="Times New Roman" w:cs="Times New Roman"/>
        </w:rPr>
        <w:t xml:space="preserve">may be associated with a particular </w:t>
      </w:r>
      <w:r w:rsidR="0056735B">
        <w:rPr>
          <w:rFonts w:ascii="Times New Roman" w:hAnsi="Times New Roman" w:cs="Times New Roman"/>
        </w:rPr>
        <w:t xml:space="preserve">subjective </w:t>
      </w:r>
      <w:r w:rsidR="00122482">
        <w:rPr>
          <w:rFonts w:ascii="Times New Roman" w:hAnsi="Times New Roman" w:cs="Times New Roman"/>
        </w:rPr>
        <w:t xml:space="preserve">probability but is </w:t>
      </w:r>
      <w:r w:rsidR="008575EB">
        <w:rPr>
          <w:rFonts w:ascii="Times New Roman" w:hAnsi="Times New Roman" w:cs="Times New Roman"/>
        </w:rPr>
        <w:t>otherwise unpredictable. It</w:t>
      </w:r>
      <w:r w:rsidR="00551F93">
        <w:rPr>
          <w:rFonts w:ascii="Times New Roman" w:hAnsi="Times New Roman" w:cs="Times New Roman"/>
        </w:rPr>
        <w:t xml:space="preserve"> </w:t>
      </w:r>
      <w:r w:rsidR="00FC32CF" w:rsidRPr="00FC32CF">
        <w:rPr>
          <w:rFonts w:ascii="Times New Roman" w:hAnsi="Times New Roman" w:cs="Times New Roman"/>
        </w:rPr>
        <w:t>is represented in relation to a class of possible outcomes</w:t>
      </w:r>
      <w:r w:rsidR="008575EB">
        <w:rPr>
          <w:rFonts w:ascii="Times New Roman" w:hAnsi="Times New Roman" w:cs="Times New Roman"/>
        </w:rPr>
        <w:t>,</w:t>
      </w:r>
      <w:r w:rsidR="00FA574B">
        <w:rPr>
          <w:rFonts w:ascii="Times New Roman" w:hAnsi="Times New Roman" w:cs="Times New Roman"/>
        </w:rPr>
        <w:t xml:space="preserve"> </w:t>
      </w:r>
      <w:r w:rsidR="00FC32CF" w:rsidRPr="00FC32CF">
        <w:rPr>
          <w:rFonts w:ascii="Times New Roman" w:hAnsi="Times New Roman" w:cs="Times New Roman"/>
        </w:rPr>
        <w:t>is focused on assessing an event’s propensity,</w:t>
      </w:r>
      <w:r w:rsidR="008575EB">
        <w:rPr>
          <w:rFonts w:ascii="Times New Roman" w:hAnsi="Times New Roman" w:cs="Times New Roman"/>
        </w:rPr>
        <w:t xml:space="preserve"> and</w:t>
      </w:r>
      <w:r w:rsidR="00FC32CF" w:rsidRPr="00FC32CF">
        <w:rPr>
          <w:rFonts w:ascii="Times New Roman" w:hAnsi="Times New Roman" w:cs="Times New Roman"/>
        </w:rPr>
        <w:t xml:space="preserve"> is naturally measured by relative frequency</w:t>
      </w:r>
      <w:r w:rsidR="008575EB">
        <w:rPr>
          <w:rFonts w:ascii="Times New Roman" w:hAnsi="Times New Roman" w:cs="Times New Roman"/>
        </w:rPr>
        <w:t>.</w:t>
      </w:r>
      <w:r w:rsidR="00FA574B" w:rsidRPr="00FA574B">
        <w:rPr>
          <w:rFonts w:ascii="Times New Roman" w:hAnsi="Times New Roman" w:cs="Times New Roman"/>
        </w:rPr>
        <w:t xml:space="preserve"> </w:t>
      </w:r>
      <w:r>
        <w:rPr>
          <w:rFonts w:ascii="Times New Roman" w:hAnsi="Times New Roman" w:cs="Times New Roman"/>
        </w:rPr>
        <w:t xml:space="preserve">Thus, Fox and </w:t>
      </w:r>
      <w:proofErr w:type="spellStart"/>
      <w:r>
        <w:rPr>
          <w:rFonts w:ascii="Times New Roman" w:hAnsi="Times New Roman" w:cs="Times New Roman"/>
        </w:rPr>
        <w:t>Ülkümen’s</w:t>
      </w:r>
      <w:proofErr w:type="spellEnd"/>
      <w:r>
        <w:rPr>
          <w:rFonts w:ascii="Times New Roman" w:hAnsi="Times New Roman" w:cs="Times New Roman"/>
        </w:rPr>
        <w:t xml:space="preserve"> </w:t>
      </w:r>
      <w:proofErr w:type="spellStart"/>
      <w:r w:rsidR="00FA574B">
        <w:rPr>
          <w:rFonts w:ascii="Times New Roman" w:hAnsi="Times New Roman" w:cs="Times New Roman"/>
        </w:rPr>
        <w:t>aleatory</w:t>
      </w:r>
      <w:proofErr w:type="spellEnd"/>
      <w:r w:rsidR="00FA574B">
        <w:rPr>
          <w:rFonts w:ascii="Times New Roman" w:hAnsi="Times New Roman" w:cs="Times New Roman"/>
        </w:rPr>
        <w:t xml:space="preserve"> uncertainty roughly maps onto </w:t>
      </w:r>
      <w:proofErr w:type="spellStart"/>
      <w:r w:rsidR="00FA574B">
        <w:rPr>
          <w:rFonts w:ascii="Times New Roman" w:hAnsi="Times New Roman" w:cs="Times New Roman"/>
        </w:rPr>
        <w:t>Kahneman</w:t>
      </w:r>
      <w:proofErr w:type="spellEnd"/>
      <w:r w:rsidR="00FA574B">
        <w:rPr>
          <w:rFonts w:ascii="Times New Roman" w:hAnsi="Times New Roman" w:cs="Times New Roman"/>
        </w:rPr>
        <w:t xml:space="preserve"> &amp; </w:t>
      </w:r>
      <w:proofErr w:type="spellStart"/>
      <w:r w:rsidR="00FA574B">
        <w:rPr>
          <w:rFonts w:ascii="Times New Roman" w:hAnsi="Times New Roman" w:cs="Times New Roman"/>
        </w:rPr>
        <w:t>Tversky’s</w:t>
      </w:r>
      <w:proofErr w:type="spellEnd"/>
      <w:r w:rsidR="00FA574B">
        <w:rPr>
          <w:rFonts w:ascii="Times New Roman" w:hAnsi="Times New Roman" w:cs="Times New Roman"/>
        </w:rPr>
        <w:t xml:space="preserve"> external-distributional uncertainty and their epistemic un</w:t>
      </w:r>
      <w:r w:rsidR="00122482">
        <w:rPr>
          <w:rFonts w:ascii="Times New Roman" w:hAnsi="Times New Roman" w:cs="Times New Roman"/>
        </w:rPr>
        <w:t xml:space="preserve">certainty to </w:t>
      </w:r>
      <w:proofErr w:type="spellStart"/>
      <w:r w:rsidR="00122482">
        <w:rPr>
          <w:rFonts w:ascii="Times New Roman" w:hAnsi="Times New Roman" w:cs="Times New Roman"/>
        </w:rPr>
        <w:t>Kahneman</w:t>
      </w:r>
      <w:proofErr w:type="spellEnd"/>
      <w:r w:rsidR="00122482">
        <w:rPr>
          <w:rFonts w:ascii="Times New Roman" w:hAnsi="Times New Roman" w:cs="Times New Roman"/>
        </w:rPr>
        <w:t xml:space="preserve"> and </w:t>
      </w:r>
      <w:proofErr w:type="spellStart"/>
      <w:r w:rsidR="00122482">
        <w:rPr>
          <w:rFonts w:ascii="Times New Roman" w:hAnsi="Times New Roman" w:cs="Times New Roman"/>
        </w:rPr>
        <w:t>Tversk</w:t>
      </w:r>
      <w:r w:rsidR="00FA574B">
        <w:rPr>
          <w:rFonts w:ascii="Times New Roman" w:hAnsi="Times New Roman" w:cs="Times New Roman"/>
        </w:rPr>
        <w:t>y’s</w:t>
      </w:r>
      <w:proofErr w:type="spellEnd"/>
      <w:r w:rsidR="00FA574B">
        <w:rPr>
          <w:rFonts w:ascii="Times New Roman" w:hAnsi="Times New Roman" w:cs="Times New Roman"/>
        </w:rPr>
        <w:t xml:space="preserve"> other three forms of uncertainty</w:t>
      </w:r>
      <w:r w:rsidR="0056735B">
        <w:rPr>
          <w:rFonts w:ascii="Times New Roman" w:hAnsi="Times New Roman" w:cs="Times New Roman"/>
        </w:rPr>
        <w:t>. U</w:t>
      </w:r>
      <w:r w:rsidR="00122482">
        <w:rPr>
          <w:rFonts w:ascii="Times New Roman" w:hAnsi="Times New Roman" w:cs="Times New Roman"/>
        </w:rPr>
        <w:t>nlike previous authors Fox and Ülkümen</w:t>
      </w:r>
      <w:r w:rsidR="00366004">
        <w:rPr>
          <w:rFonts w:ascii="Times New Roman" w:hAnsi="Times New Roman" w:cs="Times New Roman"/>
        </w:rPr>
        <w:t xml:space="preserve"> view these forms of uncertainty as independent (nonexclusive) dimensions</w:t>
      </w:r>
      <w:r w:rsidR="00FA574B">
        <w:rPr>
          <w:rFonts w:ascii="Times New Roman" w:hAnsi="Times New Roman" w:cs="Times New Roman"/>
        </w:rPr>
        <w:t>.</w:t>
      </w:r>
      <w:r w:rsidR="00FC32CF" w:rsidRPr="00FC32CF">
        <w:rPr>
          <w:rFonts w:ascii="Times New Roman" w:hAnsi="Times New Roman" w:cs="Times New Roman"/>
        </w:rPr>
        <w:t xml:space="preserve"> </w:t>
      </w:r>
      <w:r w:rsidR="00622A14">
        <w:rPr>
          <w:rFonts w:ascii="Times New Roman" w:hAnsi="Times New Roman" w:cs="Times New Roman"/>
        </w:rPr>
        <w:t xml:space="preserve">An example of </w:t>
      </w:r>
      <w:r w:rsidR="001E30E8">
        <w:rPr>
          <w:rFonts w:ascii="Times New Roman" w:hAnsi="Times New Roman" w:cs="Times New Roman"/>
        </w:rPr>
        <w:t xml:space="preserve">distinctly </w:t>
      </w:r>
      <w:r w:rsidR="00622A14">
        <w:rPr>
          <w:rFonts w:ascii="Times New Roman" w:hAnsi="Times New Roman" w:cs="Times New Roman"/>
        </w:rPr>
        <w:t xml:space="preserve">epistemic (knowable) uncertainty is </w:t>
      </w:r>
      <w:r w:rsidR="00B33FCF">
        <w:rPr>
          <w:rFonts w:ascii="Times New Roman" w:hAnsi="Times New Roman" w:cs="Times New Roman"/>
        </w:rPr>
        <w:t>whether one has correctly answered a trivia question</w:t>
      </w:r>
      <w:r w:rsidR="00622A14">
        <w:rPr>
          <w:rFonts w:ascii="Times New Roman" w:hAnsi="Times New Roman" w:cs="Times New Roman"/>
        </w:rPr>
        <w:t xml:space="preserve">; </w:t>
      </w:r>
      <w:r w:rsidR="00B33FCF">
        <w:rPr>
          <w:rFonts w:ascii="Times New Roman" w:hAnsi="Times New Roman" w:cs="Times New Roman"/>
        </w:rPr>
        <w:t xml:space="preserve">an example of </w:t>
      </w:r>
      <w:r w:rsidR="001E30E8">
        <w:rPr>
          <w:rFonts w:ascii="Times New Roman" w:hAnsi="Times New Roman" w:cs="Times New Roman"/>
        </w:rPr>
        <w:t xml:space="preserve">distinctly </w:t>
      </w:r>
      <w:proofErr w:type="spellStart"/>
      <w:r w:rsidR="00B33FCF">
        <w:rPr>
          <w:rFonts w:ascii="Times New Roman" w:hAnsi="Times New Roman" w:cs="Times New Roman"/>
        </w:rPr>
        <w:t>aleatory</w:t>
      </w:r>
      <w:proofErr w:type="spellEnd"/>
      <w:r w:rsidR="00B33FCF">
        <w:rPr>
          <w:rFonts w:ascii="Times New Roman" w:hAnsi="Times New Roman" w:cs="Times New Roman"/>
        </w:rPr>
        <w:t xml:space="preserve"> (random) uncertainty is </w:t>
      </w:r>
      <w:r w:rsidR="001E30E8">
        <w:rPr>
          <w:rFonts w:ascii="Times New Roman" w:hAnsi="Times New Roman" w:cs="Times New Roman"/>
        </w:rPr>
        <w:t>the outcome of a roll of a die</w:t>
      </w:r>
      <w:r w:rsidR="00B33FCF">
        <w:rPr>
          <w:rFonts w:ascii="Times New Roman" w:hAnsi="Times New Roman" w:cs="Times New Roman"/>
        </w:rPr>
        <w:t xml:space="preserve">. </w:t>
      </w:r>
      <w:r w:rsidR="00366004">
        <w:rPr>
          <w:rFonts w:ascii="Times New Roman" w:hAnsi="Times New Roman" w:cs="Times New Roman"/>
        </w:rPr>
        <w:t>An example of a combination of both forms of uncertainty is the</w:t>
      </w:r>
      <w:r w:rsidR="00B33FCF">
        <w:rPr>
          <w:rFonts w:ascii="Times New Roman" w:hAnsi="Times New Roman" w:cs="Times New Roman"/>
        </w:rPr>
        <w:t xml:space="preserve"> outcome of a football game </w:t>
      </w:r>
      <w:r w:rsidR="00366004">
        <w:rPr>
          <w:rFonts w:ascii="Times New Roman" w:hAnsi="Times New Roman" w:cs="Times New Roman"/>
        </w:rPr>
        <w:t xml:space="preserve">that </w:t>
      </w:r>
      <w:r w:rsidR="00953CCB">
        <w:rPr>
          <w:rFonts w:ascii="Times New Roman" w:hAnsi="Times New Roman" w:cs="Times New Roman"/>
        </w:rPr>
        <w:t xml:space="preserve">could </w:t>
      </w:r>
      <w:r w:rsidR="00B33FCF">
        <w:rPr>
          <w:rFonts w:ascii="Times New Roman" w:hAnsi="Times New Roman" w:cs="Times New Roman"/>
        </w:rPr>
        <w:t>be seen as partly knowable (e.g.</w:t>
      </w:r>
      <w:ins w:id="6" w:author="DW" w:date="2015-02-12T13:49:00Z">
        <w:r w:rsidR="00153294">
          <w:rPr>
            <w:rFonts w:ascii="Times New Roman" w:hAnsi="Times New Roman" w:cs="Times New Roman"/>
          </w:rPr>
          <w:t>,</w:t>
        </w:r>
      </w:ins>
      <w:r w:rsidR="00B33FCF">
        <w:rPr>
          <w:rFonts w:ascii="Times New Roman" w:hAnsi="Times New Roman" w:cs="Times New Roman"/>
        </w:rPr>
        <w:t xml:space="preserve"> </w:t>
      </w:r>
      <w:r w:rsidR="001E30E8">
        <w:rPr>
          <w:rFonts w:ascii="Times New Roman" w:hAnsi="Times New Roman" w:cs="Times New Roman"/>
        </w:rPr>
        <w:t xml:space="preserve">based on </w:t>
      </w:r>
      <w:r w:rsidR="00B33FCF">
        <w:rPr>
          <w:rFonts w:ascii="Times New Roman" w:hAnsi="Times New Roman" w:cs="Times New Roman"/>
        </w:rPr>
        <w:t>the relative strength of the teams, how they match up, which team has home field advantage) and partly random (e.g., the relative performance of the teams will vary on different occasions due to weather conditions, mental state of key players, arbitrary choices made by coaches and players). Importantly,</w:t>
      </w:r>
      <w:r w:rsidR="00366004">
        <w:rPr>
          <w:rFonts w:ascii="Times New Roman" w:hAnsi="Times New Roman" w:cs="Times New Roman"/>
        </w:rPr>
        <w:t xml:space="preserve"> Fox and Ülkümen (2011) stress that</w:t>
      </w:r>
      <w:r w:rsidR="00B33FCF">
        <w:rPr>
          <w:rFonts w:ascii="Times New Roman" w:hAnsi="Times New Roman" w:cs="Times New Roman"/>
        </w:rPr>
        <w:t xml:space="preserve"> the extent to which uncertainty is perceived to be epistemic or </w:t>
      </w:r>
      <w:proofErr w:type="spellStart"/>
      <w:r w:rsidR="00B33FCF">
        <w:rPr>
          <w:rFonts w:ascii="Times New Roman" w:hAnsi="Times New Roman" w:cs="Times New Roman"/>
        </w:rPr>
        <w:t>aleatory</w:t>
      </w:r>
      <w:proofErr w:type="spellEnd"/>
      <w:r w:rsidR="00B33FCF">
        <w:rPr>
          <w:rFonts w:ascii="Times New Roman" w:hAnsi="Times New Roman" w:cs="Times New Roman"/>
        </w:rPr>
        <w:t xml:space="preserve"> is subjective, so that different individuals may have different views about the nature of </w:t>
      </w:r>
      <w:r w:rsidR="00B33FCF">
        <w:rPr>
          <w:rFonts w:ascii="Times New Roman" w:hAnsi="Times New Roman" w:cs="Times New Roman"/>
        </w:rPr>
        <w:lastRenderedPageBreak/>
        <w:t>uncertainty concerning an event</w:t>
      </w:r>
      <w:r w:rsidR="001E30E8">
        <w:rPr>
          <w:rFonts w:ascii="Times New Roman" w:hAnsi="Times New Roman" w:cs="Times New Roman"/>
        </w:rPr>
        <w:t>,</w:t>
      </w:r>
      <w:r w:rsidR="00B33FCF">
        <w:rPr>
          <w:rFonts w:ascii="Times New Roman" w:hAnsi="Times New Roman" w:cs="Times New Roman"/>
        </w:rPr>
        <w:t xml:space="preserve"> and a given individual may even shift his or her views from one occasion to the next.</w:t>
      </w:r>
    </w:p>
    <w:p w14:paraId="475FCB62" w14:textId="1BBA225F" w:rsidR="00B33FCF" w:rsidRDefault="00454F51" w:rsidP="00290B78">
      <w:pPr>
        <w:spacing w:line="480" w:lineRule="auto"/>
        <w:ind w:firstLine="720"/>
        <w:rPr>
          <w:rFonts w:ascii="Times New Roman" w:hAnsi="Times New Roman" w:cs="Times New Roman"/>
        </w:rPr>
      </w:pPr>
      <w:r>
        <w:rPr>
          <w:rFonts w:ascii="Times New Roman" w:hAnsi="Times New Roman" w:cs="Times New Roman"/>
        </w:rPr>
        <w:t xml:space="preserve">Fox and </w:t>
      </w:r>
      <w:proofErr w:type="spellStart"/>
      <w:r>
        <w:rPr>
          <w:rFonts w:ascii="Times New Roman" w:hAnsi="Times New Roman" w:cs="Times New Roman"/>
        </w:rPr>
        <w:t>Ülkümen’s</w:t>
      </w:r>
      <w:proofErr w:type="spellEnd"/>
      <w:r>
        <w:rPr>
          <w:rFonts w:ascii="Times New Roman" w:hAnsi="Times New Roman" w:cs="Times New Roman"/>
        </w:rPr>
        <w:t xml:space="preserve"> framework</w:t>
      </w:r>
      <w:r w:rsidR="00B33FCF">
        <w:rPr>
          <w:rFonts w:ascii="Times New Roman" w:hAnsi="Times New Roman" w:cs="Times New Roman"/>
        </w:rPr>
        <w:t>, like most that preceded it,</w:t>
      </w:r>
      <w:r>
        <w:rPr>
          <w:rFonts w:ascii="Times New Roman" w:hAnsi="Times New Roman" w:cs="Times New Roman"/>
        </w:rPr>
        <w:t xml:space="preserve"> </w:t>
      </w:r>
      <w:r w:rsidR="00B33FCF">
        <w:rPr>
          <w:rFonts w:ascii="Times New Roman" w:hAnsi="Times New Roman" w:cs="Times New Roman"/>
        </w:rPr>
        <w:t xml:space="preserve">appealed to reader intuitions and </w:t>
      </w:r>
      <w:r>
        <w:rPr>
          <w:rFonts w:ascii="Times New Roman" w:hAnsi="Times New Roman" w:cs="Times New Roman"/>
        </w:rPr>
        <w:t>relied on a review of prior empirical findings reported in the literature. In this paper we begin to assemble more direct empirical support</w:t>
      </w:r>
      <w:r w:rsidR="00CD0674">
        <w:rPr>
          <w:rFonts w:ascii="Times New Roman" w:hAnsi="Times New Roman" w:cs="Times New Roman"/>
        </w:rPr>
        <w:t xml:space="preserve"> for the notion that people</w:t>
      </w:r>
      <w:r>
        <w:rPr>
          <w:rFonts w:ascii="Times New Roman" w:hAnsi="Times New Roman" w:cs="Times New Roman"/>
        </w:rPr>
        <w:t xml:space="preserve"> </w:t>
      </w:r>
      <w:r w:rsidR="00CD0674">
        <w:rPr>
          <w:rFonts w:ascii="Times New Roman" w:hAnsi="Times New Roman" w:cs="Times New Roman"/>
        </w:rPr>
        <w:t>intuitively distinguish</w:t>
      </w:r>
      <w:r w:rsidR="00DB4D6A">
        <w:rPr>
          <w:rFonts w:ascii="Times New Roman" w:hAnsi="Times New Roman" w:cs="Times New Roman"/>
        </w:rPr>
        <w:t xml:space="preserve"> epistemic (knowable) </w:t>
      </w:r>
      <w:r w:rsidR="00CD0674">
        <w:rPr>
          <w:rFonts w:ascii="Times New Roman" w:hAnsi="Times New Roman" w:cs="Times New Roman"/>
        </w:rPr>
        <w:t>from</w:t>
      </w:r>
      <w:r w:rsidR="00DB4D6A">
        <w:rPr>
          <w:rFonts w:ascii="Times New Roman" w:hAnsi="Times New Roman" w:cs="Times New Roman"/>
        </w:rPr>
        <w:t xml:space="preserve"> </w:t>
      </w:r>
      <w:proofErr w:type="spellStart"/>
      <w:r w:rsidR="00DB4D6A">
        <w:rPr>
          <w:rFonts w:ascii="Times New Roman" w:hAnsi="Times New Roman" w:cs="Times New Roman"/>
        </w:rPr>
        <w:t>aleatory</w:t>
      </w:r>
      <w:proofErr w:type="spellEnd"/>
      <w:r w:rsidR="00DB4D6A">
        <w:rPr>
          <w:rFonts w:ascii="Times New Roman" w:hAnsi="Times New Roman" w:cs="Times New Roman"/>
        </w:rPr>
        <w:t xml:space="preserve"> (random) uncertainty</w:t>
      </w:r>
      <w:r w:rsidR="00366004">
        <w:rPr>
          <w:rFonts w:ascii="Times New Roman" w:hAnsi="Times New Roman" w:cs="Times New Roman"/>
        </w:rPr>
        <w:t xml:space="preserve">, that this distinction is highly subjective, and that it </w:t>
      </w:r>
      <w:r w:rsidR="00675FAC">
        <w:rPr>
          <w:rFonts w:ascii="Times New Roman" w:hAnsi="Times New Roman" w:cs="Times New Roman"/>
        </w:rPr>
        <w:t xml:space="preserve">can </w:t>
      </w:r>
      <w:r w:rsidR="00366004">
        <w:rPr>
          <w:rFonts w:ascii="Times New Roman" w:hAnsi="Times New Roman" w:cs="Times New Roman"/>
        </w:rPr>
        <w:t xml:space="preserve">vary </w:t>
      </w:r>
      <w:r w:rsidR="00122482">
        <w:rPr>
          <w:rFonts w:ascii="Times New Roman" w:hAnsi="Times New Roman" w:cs="Times New Roman"/>
        </w:rPr>
        <w:t xml:space="preserve">by </w:t>
      </w:r>
      <w:r w:rsidR="00366004">
        <w:rPr>
          <w:rFonts w:ascii="Times New Roman" w:hAnsi="Times New Roman" w:cs="Times New Roman"/>
        </w:rPr>
        <w:t xml:space="preserve">situation, individual, </w:t>
      </w:r>
      <w:r w:rsidR="00122482">
        <w:rPr>
          <w:rFonts w:ascii="Times New Roman" w:hAnsi="Times New Roman" w:cs="Times New Roman"/>
        </w:rPr>
        <w:t>and/</w:t>
      </w:r>
      <w:r w:rsidR="00366004">
        <w:rPr>
          <w:rFonts w:ascii="Times New Roman" w:hAnsi="Times New Roman" w:cs="Times New Roman"/>
        </w:rPr>
        <w:t>or state of mind</w:t>
      </w:r>
      <w:r w:rsidR="00272395" w:rsidRPr="00FC32CF">
        <w:rPr>
          <w:rFonts w:ascii="Times New Roman" w:hAnsi="Times New Roman" w:cs="Times New Roman"/>
        </w:rPr>
        <w:t xml:space="preserve">. </w:t>
      </w:r>
    </w:p>
    <w:p w14:paraId="4208829D" w14:textId="44F1BA42" w:rsidR="008529E7" w:rsidRDefault="00366004" w:rsidP="00290B78">
      <w:pPr>
        <w:spacing w:line="480" w:lineRule="auto"/>
        <w:ind w:firstLine="720"/>
        <w:rPr>
          <w:rFonts w:ascii="Times New Roman" w:hAnsi="Times New Roman" w:cs="Times New Roman"/>
        </w:rPr>
      </w:pPr>
      <w:r>
        <w:rPr>
          <w:rFonts w:ascii="Times New Roman" w:hAnsi="Times New Roman" w:cs="Times New Roman"/>
        </w:rPr>
        <w:t xml:space="preserve">Our tool for </w:t>
      </w:r>
      <w:r w:rsidR="001E30E8">
        <w:rPr>
          <w:rFonts w:ascii="Times New Roman" w:hAnsi="Times New Roman" w:cs="Times New Roman"/>
        </w:rPr>
        <w:t>exploring intuitive conceptions of</w:t>
      </w:r>
      <w:r>
        <w:rPr>
          <w:rFonts w:ascii="Times New Roman" w:hAnsi="Times New Roman" w:cs="Times New Roman"/>
        </w:rPr>
        <w:t xml:space="preserve"> uncertainty is</w:t>
      </w:r>
      <w:r w:rsidR="00454F51">
        <w:rPr>
          <w:rFonts w:ascii="Times New Roman" w:hAnsi="Times New Roman" w:cs="Times New Roman"/>
        </w:rPr>
        <w:t xml:space="preserve"> the language </w:t>
      </w:r>
      <w:r w:rsidR="00CD0674">
        <w:rPr>
          <w:rFonts w:ascii="Times New Roman" w:hAnsi="Times New Roman" w:cs="Times New Roman"/>
        </w:rPr>
        <w:t xml:space="preserve">that people use to quantify or qualify their </w:t>
      </w:r>
      <w:r>
        <w:rPr>
          <w:rFonts w:ascii="Times New Roman" w:hAnsi="Times New Roman" w:cs="Times New Roman"/>
        </w:rPr>
        <w:t>beliefs</w:t>
      </w:r>
      <w:r w:rsidR="00454F51">
        <w:rPr>
          <w:rFonts w:ascii="Times New Roman" w:hAnsi="Times New Roman" w:cs="Times New Roman"/>
        </w:rPr>
        <w:t>.</w:t>
      </w:r>
      <w:r w:rsidR="008B33F8" w:rsidRPr="00FC32CF">
        <w:rPr>
          <w:rFonts w:ascii="Times New Roman" w:hAnsi="Times New Roman" w:cs="Times New Roman"/>
        </w:rPr>
        <w:t xml:space="preserve"> </w:t>
      </w:r>
      <w:r>
        <w:rPr>
          <w:rFonts w:ascii="Times New Roman" w:hAnsi="Times New Roman" w:cs="Times New Roman"/>
        </w:rPr>
        <w:t xml:space="preserve">Language used to express uncertainty is interesting in its own right because it can profoundly impact decisions. </w:t>
      </w:r>
      <w:r w:rsidR="00454F51">
        <w:rPr>
          <w:rFonts w:ascii="Times New Roman" w:hAnsi="Times New Roman" w:cs="Times New Roman"/>
        </w:rPr>
        <w:t>The particular words</w:t>
      </w:r>
      <w:r w:rsidR="007727DE" w:rsidRPr="00FC32CF">
        <w:rPr>
          <w:rFonts w:ascii="Times New Roman" w:hAnsi="Times New Roman" w:cs="Times New Roman"/>
        </w:rPr>
        <w:t xml:space="preserve"> </w:t>
      </w:r>
      <w:r w:rsidR="004910BC">
        <w:rPr>
          <w:rFonts w:ascii="Times New Roman" w:hAnsi="Times New Roman" w:cs="Times New Roman"/>
        </w:rPr>
        <w:t>selected</w:t>
      </w:r>
      <w:r w:rsidR="004910BC" w:rsidRPr="00FC32CF">
        <w:rPr>
          <w:rFonts w:ascii="Times New Roman" w:hAnsi="Times New Roman" w:cs="Times New Roman"/>
        </w:rPr>
        <w:t xml:space="preserve"> </w:t>
      </w:r>
      <w:r w:rsidR="00454F51">
        <w:rPr>
          <w:rFonts w:ascii="Times New Roman" w:hAnsi="Times New Roman" w:cs="Times New Roman"/>
        </w:rPr>
        <w:t xml:space="preserve">by an eyewitness to express his </w:t>
      </w:r>
      <w:r w:rsidR="00064478">
        <w:rPr>
          <w:rFonts w:ascii="Times New Roman" w:hAnsi="Times New Roman" w:cs="Times New Roman"/>
        </w:rPr>
        <w:t xml:space="preserve">level </w:t>
      </w:r>
      <w:r w:rsidR="00CD0674">
        <w:rPr>
          <w:rFonts w:ascii="Times New Roman" w:hAnsi="Times New Roman" w:cs="Times New Roman"/>
        </w:rPr>
        <w:t xml:space="preserve">of </w:t>
      </w:r>
      <w:r w:rsidR="00454F51">
        <w:rPr>
          <w:rFonts w:ascii="Times New Roman" w:hAnsi="Times New Roman" w:cs="Times New Roman"/>
        </w:rPr>
        <w:t xml:space="preserve">confidence </w:t>
      </w:r>
      <w:r w:rsidR="00953CCB">
        <w:rPr>
          <w:rFonts w:ascii="Times New Roman" w:hAnsi="Times New Roman" w:cs="Times New Roman"/>
        </w:rPr>
        <w:t xml:space="preserve">in identifying a suspect </w:t>
      </w:r>
      <w:r w:rsidR="00454F51">
        <w:rPr>
          <w:rFonts w:ascii="Times New Roman" w:hAnsi="Times New Roman" w:cs="Times New Roman"/>
        </w:rPr>
        <w:t xml:space="preserve">can have a dramatic </w:t>
      </w:r>
      <w:commentRangeStart w:id="7"/>
      <w:ins w:id="8" w:author="DW" w:date="2015-02-12T13:51:00Z">
        <w:r w:rsidR="00153294">
          <w:rPr>
            <w:rFonts w:ascii="Times New Roman" w:hAnsi="Times New Roman" w:cs="Times New Roman"/>
          </w:rPr>
          <w:t>e</w:t>
        </w:r>
      </w:ins>
      <w:del w:id="9" w:author="DW" w:date="2015-02-12T13:51:00Z">
        <w:r w:rsidR="00454F51" w:rsidDel="00153294">
          <w:rPr>
            <w:rFonts w:ascii="Times New Roman" w:hAnsi="Times New Roman" w:cs="Times New Roman"/>
          </w:rPr>
          <w:delText>a</w:delText>
        </w:r>
      </w:del>
      <w:r w:rsidR="00454F51">
        <w:rPr>
          <w:rFonts w:ascii="Times New Roman" w:hAnsi="Times New Roman" w:cs="Times New Roman"/>
        </w:rPr>
        <w:t xml:space="preserve">ffect </w:t>
      </w:r>
      <w:commentRangeEnd w:id="7"/>
      <w:r w:rsidR="00153294">
        <w:rPr>
          <w:rStyle w:val="CommentReference"/>
        </w:rPr>
        <w:commentReference w:id="7"/>
      </w:r>
      <w:r w:rsidR="00454F51">
        <w:rPr>
          <w:rFonts w:ascii="Times New Roman" w:hAnsi="Times New Roman" w:cs="Times New Roman"/>
        </w:rPr>
        <w:t xml:space="preserve">on whether or not a jury convicts </w:t>
      </w:r>
      <w:r w:rsidR="00953CCB">
        <w:rPr>
          <w:rFonts w:ascii="Times New Roman" w:hAnsi="Times New Roman" w:cs="Times New Roman"/>
        </w:rPr>
        <w:t>the suspect</w:t>
      </w:r>
      <w:r w:rsidR="00454F51">
        <w:rPr>
          <w:rFonts w:ascii="Times New Roman" w:hAnsi="Times New Roman" w:cs="Times New Roman"/>
        </w:rPr>
        <w:t xml:space="preserve">; </w:t>
      </w:r>
      <w:r w:rsidR="00064478">
        <w:rPr>
          <w:rFonts w:ascii="Times New Roman" w:hAnsi="Times New Roman" w:cs="Times New Roman"/>
        </w:rPr>
        <w:t>the</w:t>
      </w:r>
      <w:r w:rsidR="00454F51">
        <w:rPr>
          <w:rFonts w:ascii="Times New Roman" w:hAnsi="Times New Roman" w:cs="Times New Roman"/>
        </w:rPr>
        <w:t xml:space="preserve"> </w:t>
      </w:r>
      <w:r w:rsidR="00064478">
        <w:rPr>
          <w:rFonts w:ascii="Times New Roman" w:hAnsi="Times New Roman" w:cs="Times New Roman"/>
        </w:rPr>
        <w:t xml:space="preserve">terms a doctor uses </w:t>
      </w:r>
      <w:r w:rsidR="00454F51">
        <w:rPr>
          <w:rFonts w:ascii="Times New Roman" w:hAnsi="Times New Roman" w:cs="Times New Roman"/>
        </w:rPr>
        <w:t xml:space="preserve">to </w:t>
      </w:r>
      <w:r w:rsidR="00953CCB">
        <w:rPr>
          <w:rFonts w:ascii="Times New Roman" w:hAnsi="Times New Roman" w:cs="Times New Roman"/>
        </w:rPr>
        <w:t xml:space="preserve">convey </w:t>
      </w:r>
      <w:r w:rsidR="00064478">
        <w:rPr>
          <w:rFonts w:ascii="Times New Roman" w:hAnsi="Times New Roman" w:cs="Times New Roman"/>
        </w:rPr>
        <w:t xml:space="preserve">her </w:t>
      </w:r>
      <w:r w:rsidR="00CD0674">
        <w:rPr>
          <w:rFonts w:ascii="Times New Roman" w:hAnsi="Times New Roman" w:cs="Times New Roman"/>
        </w:rPr>
        <w:t xml:space="preserve">impression of </w:t>
      </w:r>
      <w:r w:rsidR="00454F51">
        <w:rPr>
          <w:rFonts w:ascii="Times New Roman" w:hAnsi="Times New Roman" w:cs="Times New Roman"/>
        </w:rPr>
        <w:t xml:space="preserve">the promise of a medical procedure can critically influence whether or not a patient </w:t>
      </w:r>
      <w:r w:rsidR="00953CCB">
        <w:rPr>
          <w:rFonts w:ascii="Times New Roman" w:hAnsi="Times New Roman" w:cs="Times New Roman"/>
        </w:rPr>
        <w:t xml:space="preserve">chooses to undergo the </w:t>
      </w:r>
      <w:r w:rsidR="00454F51">
        <w:rPr>
          <w:rFonts w:ascii="Times New Roman" w:hAnsi="Times New Roman" w:cs="Times New Roman"/>
        </w:rPr>
        <w:t xml:space="preserve">operation; the </w:t>
      </w:r>
      <w:r w:rsidR="00064478">
        <w:rPr>
          <w:rFonts w:ascii="Times New Roman" w:hAnsi="Times New Roman" w:cs="Times New Roman"/>
        </w:rPr>
        <w:t xml:space="preserve">language </w:t>
      </w:r>
      <w:r w:rsidR="00CD0674">
        <w:rPr>
          <w:rFonts w:ascii="Times New Roman" w:hAnsi="Times New Roman" w:cs="Times New Roman"/>
        </w:rPr>
        <w:t>a</w:t>
      </w:r>
      <w:r w:rsidR="00064478">
        <w:rPr>
          <w:rFonts w:ascii="Times New Roman" w:hAnsi="Times New Roman" w:cs="Times New Roman"/>
        </w:rPr>
        <w:t xml:space="preserve"> </w:t>
      </w:r>
      <w:commentRangeStart w:id="10"/>
      <w:r w:rsidR="00064478">
        <w:rPr>
          <w:rFonts w:ascii="Times New Roman" w:hAnsi="Times New Roman" w:cs="Times New Roman"/>
        </w:rPr>
        <w:t>financial</w:t>
      </w:r>
      <w:r w:rsidR="00CD0674">
        <w:rPr>
          <w:rFonts w:ascii="Times New Roman" w:hAnsi="Times New Roman" w:cs="Times New Roman"/>
        </w:rPr>
        <w:t xml:space="preserve"> analyst</w:t>
      </w:r>
      <w:r w:rsidR="00064478">
        <w:rPr>
          <w:rFonts w:ascii="Times New Roman" w:hAnsi="Times New Roman" w:cs="Times New Roman"/>
        </w:rPr>
        <w:t xml:space="preserve"> </w:t>
      </w:r>
      <w:r w:rsidR="004176FD">
        <w:rPr>
          <w:rFonts w:ascii="Times New Roman" w:hAnsi="Times New Roman" w:cs="Times New Roman"/>
        </w:rPr>
        <w:t xml:space="preserve">chooses </w:t>
      </w:r>
      <w:r w:rsidR="00064478">
        <w:rPr>
          <w:rFonts w:ascii="Times New Roman" w:hAnsi="Times New Roman" w:cs="Times New Roman"/>
        </w:rPr>
        <w:t xml:space="preserve">to </w:t>
      </w:r>
      <w:r w:rsidR="001E30E8">
        <w:rPr>
          <w:rFonts w:ascii="Times New Roman" w:hAnsi="Times New Roman" w:cs="Times New Roman"/>
        </w:rPr>
        <w:t xml:space="preserve">indicate his </w:t>
      </w:r>
      <w:r w:rsidR="00CD0674">
        <w:rPr>
          <w:rFonts w:ascii="Times New Roman" w:hAnsi="Times New Roman" w:cs="Times New Roman"/>
        </w:rPr>
        <w:t xml:space="preserve">credence </w:t>
      </w:r>
      <w:r w:rsidR="00454F51">
        <w:rPr>
          <w:rFonts w:ascii="Times New Roman" w:hAnsi="Times New Roman" w:cs="Times New Roman"/>
        </w:rPr>
        <w:t>in an earnings forecast can strongly affect the market’s reaction</w:t>
      </w:r>
      <w:commentRangeEnd w:id="10"/>
      <w:r w:rsidR="00153294">
        <w:rPr>
          <w:rStyle w:val="CommentReference"/>
        </w:rPr>
        <w:commentReference w:id="10"/>
      </w:r>
      <w:r w:rsidR="00454F51">
        <w:rPr>
          <w:rFonts w:ascii="Times New Roman" w:hAnsi="Times New Roman" w:cs="Times New Roman"/>
        </w:rPr>
        <w:t>, and so forth</w:t>
      </w:r>
      <w:r w:rsidR="00700848" w:rsidRPr="00FC32CF">
        <w:rPr>
          <w:rFonts w:ascii="Times New Roman" w:hAnsi="Times New Roman" w:cs="Times New Roman"/>
        </w:rPr>
        <w:t xml:space="preserve">. </w:t>
      </w:r>
      <w:r w:rsidR="007C4FFE" w:rsidRPr="00FC32CF">
        <w:rPr>
          <w:rFonts w:ascii="Times New Roman" w:hAnsi="Times New Roman" w:cs="Times New Roman"/>
        </w:rPr>
        <w:t xml:space="preserve"> </w:t>
      </w:r>
    </w:p>
    <w:p w14:paraId="377A7386" w14:textId="77777777" w:rsidR="00064478" w:rsidRDefault="00064478" w:rsidP="00290B78">
      <w:pPr>
        <w:spacing w:line="480" w:lineRule="auto"/>
        <w:ind w:firstLine="720"/>
        <w:rPr>
          <w:rFonts w:ascii="Times New Roman" w:hAnsi="Times New Roman" w:cs="Times New Roman"/>
        </w:rPr>
      </w:pPr>
    </w:p>
    <w:p w14:paraId="79FDFCE2" w14:textId="57303EB2" w:rsidR="00064478" w:rsidRPr="00886B7B" w:rsidRDefault="00886B7B" w:rsidP="00886B7B">
      <w:pPr>
        <w:spacing w:line="480" w:lineRule="auto"/>
        <w:rPr>
          <w:rFonts w:ascii="Times New Roman" w:hAnsi="Times New Roman" w:cs="Times New Roman"/>
          <w:b/>
        </w:rPr>
      </w:pPr>
      <w:r>
        <w:rPr>
          <w:rFonts w:ascii="Times New Roman" w:hAnsi="Times New Roman" w:cs="Times New Roman"/>
          <w:b/>
        </w:rPr>
        <w:t>Prior r</w:t>
      </w:r>
      <w:r w:rsidR="00064478">
        <w:rPr>
          <w:rFonts w:ascii="Times New Roman" w:hAnsi="Times New Roman" w:cs="Times New Roman"/>
          <w:b/>
        </w:rPr>
        <w:t>esearch on the language of uncertainty</w:t>
      </w:r>
    </w:p>
    <w:p w14:paraId="5CC52279" w14:textId="7F565A76" w:rsidR="00535B91" w:rsidRPr="0032482D" w:rsidRDefault="00074603" w:rsidP="00290B78">
      <w:pPr>
        <w:spacing w:line="480" w:lineRule="auto"/>
        <w:ind w:firstLine="720"/>
        <w:rPr>
          <w:rFonts w:ascii="Times" w:hAnsi="Times"/>
        </w:rPr>
      </w:pPr>
      <w:r>
        <w:rPr>
          <w:rFonts w:ascii="Times" w:hAnsi="Times"/>
        </w:rPr>
        <w:t>An established</w:t>
      </w:r>
      <w:r w:rsidR="0006760B">
        <w:rPr>
          <w:rFonts w:ascii="Times" w:hAnsi="Times"/>
        </w:rPr>
        <w:t xml:space="preserve"> body of </w:t>
      </w:r>
      <w:r w:rsidR="006040C4">
        <w:rPr>
          <w:rFonts w:ascii="Times" w:hAnsi="Times"/>
        </w:rPr>
        <w:t xml:space="preserve">research on the communication of uncertainty has </w:t>
      </w:r>
      <w:r w:rsidR="00366004">
        <w:rPr>
          <w:rFonts w:ascii="Times" w:hAnsi="Times"/>
        </w:rPr>
        <w:t>primarily focused on</w:t>
      </w:r>
      <w:r w:rsidR="006040C4">
        <w:rPr>
          <w:rFonts w:ascii="Times" w:hAnsi="Times"/>
        </w:rPr>
        <w:t xml:space="preserve"> the </w:t>
      </w:r>
      <w:r w:rsidR="00CD0674">
        <w:rPr>
          <w:rFonts w:ascii="Times" w:hAnsi="Times"/>
        </w:rPr>
        <w:t xml:space="preserve">numerical </w:t>
      </w:r>
      <w:r w:rsidR="006040C4">
        <w:rPr>
          <w:rFonts w:ascii="Times" w:hAnsi="Times"/>
        </w:rPr>
        <w:t>interpretatio</w:t>
      </w:r>
      <w:r w:rsidR="0006760B">
        <w:rPr>
          <w:rFonts w:ascii="Times" w:hAnsi="Times"/>
        </w:rPr>
        <w:t xml:space="preserve">n of qualitative probabilistic </w:t>
      </w:r>
      <w:r w:rsidR="006040C4">
        <w:rPr>
          <w:rFonts w:ascii="Times" w:hAnsi="Times"/>
        </w:rPr>
        <w:t xml:space="preserve">expressions, such as "likely," and "probable" </w:t>
      </w:r>
      <w:r w:rsidR="006040C4" w:rsidRPr="00AF153D">
        <w:rPr>
          <w:rFonts w:ascii="Times" w:hAnsi="Times"/>
        </w:rPr>
        <w:t xml:space="preserve">(e.g. </w:t>
      </w:r>
      <w:proofErr w:type="spellStart"/>
      <w:r w:rsidR="006040C4" w:rsidRPr="00AF153D">
        <w:rPr>
          <w:rFonts w:ascii="Times" w:hAnsi="Times"/>
        </w:rPr>
        <w:t>Mosteller</w:t>
      </w:r>
      <w:proofErr w:type="spellEnd"/>
      <w:r w:rsidR="006040C4" w:rsidRPr="00AF153D">
        <w:rPr>
          <w:rFonts w:ascii="Times" w:hAnsi="Times"/>
        </w:rPr>
        <w:t xml:space="preserve"> &amp; </w:t>
      </w:r>
      <w:proofErr w:type="spellStart"/>
      <w:r w:rsidR="006040C4" w:rsidRPr="00AF153D">
        <w:rPr>
          <w:rFonts w:ascii="Times" w:hAnsi="Times"/>
        </w:rPr>
        <w:t>Youtz</w:t>
      </w:r>
      <w:proofErr w:type="spellEnd"/>
      <w:r w:rsidR="006040C4" w:rsidRPr="00AF153D">
        <w:rPr>
          <w:rFonts w:ascii="Times" w:hAnsi="Times"/>
        </w:rPr>
        <w:t xml:space="preserve">, 1990; </w:t>
      </w:r>
      <w:proofErr w:type="spellStart"/>
      <w:r w:rsidR="006040C4" w:rsidRPr="00AF153D">
        <w:rPr>
          <w:rFonts w:ascii="Times" w:hAnsi="Times"/>
        </w:rPr>
        <w:t>Brun</w:t>
      </w:r>
      <w:proofErr w:type="spellEnd"/>
      <w:r w:rsidR="006040C4" w:rsidRPr="00AF153D">
        <w:rPr>
          <w:rFonts w:ascii="Times" w:hAnsi="Times"/>
        </w:rPr>
        <w:t xml:space="preserve"> &amp; </w:t>
      </w:r>
      <w:proofErr w:type="spellStart"/>
      <w:r w:rsidR="006040C4" w:rsidRPr="00AF153D">
        <w:rPr>
          <w:rFonts w:ascii="Times" w:hAnsi="Times"/>
        </w:rPr>
        <w:t>T</w:t>
      </w:r>
      <w:r w:rsidR="00D20302" w:rsidRPr="00AF153D">
        <w:rPr>
          <w:rFonts w:ascii="Times" w:hAnsi="Times"/>
        </w:rPr>
        <w:t>ei</w:t>
      </w:r>
      <w:r w:rsidR="006040C4" w:rsidRPr="00AF153D">
        <w:rPr>
          <w:rFonts w:ascii="Times" w:hAnsi="Times"/>
        </w:rPr>
        <w:t>gen</w:t>
      </w:r>
      <w:proofErr w:type="spellEnd"/>
      <w:r w:rsidR="006040C4" w:rsidRPr="00AF153D">
        <w:rPr>
          <w:rFonts w:ascii="Times" w:hAnsi="Times"/>
        </w:rPr>
        <w:t>, 1988; Sutherland et al., 199</w:t>
      </w:r>
      <w:r w:rsidR="0006760B" w:rsidRPr="00AF153D">
        <w:rPr>
          <w:rFonts w:ascii="Times" w:hAnsi="Times"/>
        </w:rPr>
        <w:t xml:space="preserve">1). </w:t>
      </w:r>
      <w:r w:rsidR="0006760B" w:rsidRPr="00AF153D">
        <w:rPr>
          <w:rFonts w:ascii="Times New Roman" w:hAnsi="Times New Roman" w:cs="Times New Roman"/>
        </w:rPr>
        <w:t>Most of</w:t>
      </w:r>
      <w:r w:rsidR="0006760B">
        <w:rPr>
          <w:rFonts w:ascii="Times New Roman" w:hAnsi="Times New Roman" w:cs="Times New Roman"/>
        </w:rPr>
        <w:t xml:space="preserve"> the papers in this </w:t>
      </w:r>
      <w:r w:rsidR="00953CCB">
        <w:rPr>
          <w:rFonts w:ascii="Times New Roman" w:hAnsi="Times New Roman" w:cs="Times New Roman"/>
        </w:rPr>
        <w:t>literature</w:t>
      </w:r>
      <w:r w:rsidR="0006760B">
        <w:rPr>
          <w:rFonts w:ascii="Times New Roman" w:hAnsi="Times New Roman" w:cs="Times New Roman"/>
        </w:rPr>
        <w:t xml:space="preserve"> </w:t>
      </w:r>
      <w:r w:rsidR="00535B91">
        <w:rPr>
          <w:rFonts w:ascii="Times New Roman" w:hAnsi="Times New Roman" w:cs="Times New Roman"/>
        </w:rPr>
        <w:t>relied on</w:t>
      </w:r>
      <w:r w:rsidR="0006760B">
        <w:rPr>
          <w:rFonts w:ascii="Times New Roman" w:hAnsi="Times New Roman" w:cs="Times New Roman"/>
        </w:rPr>
        <w:t xml:space="preserve"> paradigms </w:t>
      </w:r>
      <w:r w:rsidR="00064478">
        <w:rPr>
          <w:rFonts w:ascii="Times New Roman" w:hAnsi="Times New Roman" w:cs="Times New Roman"/>
        </w:rPr>
        <w:t xml:space="preserve">in which </w:t>
      </w:r>
      <w:r w:rsidR="0006760B">
        <w:rPr>
          <w:rFonts w:ascii="Times New Roman" w:hAnsi="Times New Roman" w:cs="Times New Roman"/>
        </w:rPr>
        <w:lastRenderedPageBreak/>
        <w:t xml:space="preserve">research participants </w:t>
      </w:r>
      <w:r w:rsidR="00064478">
        <w:rPr>
          <w:rFonts w:ascii="Times New Roman" w:hAnsi="Times New Roman" w:cs="Times New Roman"/>
        </w:rPr>
        <w:t xml:space="preserve">were asked </w:t>
      </w:r>
      <w:r w:rsidR="0006760B">
        <w:rPr>
          <w:rFonts w:ascii="Times New Roman" w:hAnsi="Times New Roman" w:cs="Times New Roman"/>
        </w:rPr>
        <w:t>to map various linguistic expressions on</w:t>
      </w:r>
      <w:r w:rsidR="00CD0674">
        <w:rPr>
          <w:rFonts w:ascii="Times New Roman" w:hAnsi="Times New Roman" w:cs="Times New Roman"/>
        </w:rPr>
        <w:t xml:space="preserve">to probabilities </w:t>
      </w:r>
      <w:r w:rsidR="0006760B">
        <w:rPr>
          <w:rFonts w:ascii="Times New Roman" w:hAnsi="Times New Roman" w:cs="Times New Roman"/>
        </w:rPr>
        <w:t>(</w:t>
      </w:r>
      <w:proofErr w:type="spellStart"/>
      <w:r w:rsidR="0006760B">
        <w:rPr>
          <w:rFonts w:ascii="Times New Roman" w:hAnsi="Times New Roman" w:cs="Times New Roman"/>
        </w:rPr>
        <w:t>Budescu</w:t>
      </w:r>
      <w:proofErr w:type="spellEnd"/>
      <w:r w:rsidR="0006760B">
        <w:rPr>
          <w:rFonts w:ascii="Times New Roman" w:hAnsi="Times New Roman" w:cs="Times New Roman"/>
        </w:rPr>
        <w:t xml:space="preserve"> &amp; </w:t>
      </w:r>
      <w:proofErr w:type="spellStart"/>
      <w:r w:rsidR="0006760B">
        <w:rPr>
          <w:rFonts w:ascii="Times New Roman" w:hAnsi="Times New Roman" w:cs="Times New Roman"/>
        </w:rPr>
        <w:t>Wallsten</w:t>
      </w:r>
      <w:proofErr w:type="spellEnd"/>
      <w:r w:rsidR="0006760B">
        <w:rPr>
          <w:rFonts w:ascii="Times New Roman" w:hAnsi="Times New Roman" w:cs="Times New Roman"/>
        </w:rPr>
        <w:t xml:space="preserve">, 1995; Lichtenstein &amp; Newman, 1967; </w:t>
      </w:r>
      <w:proofErr w:type="spellStart"/>
      <w:r w:rsidR="0006760B">
        <w:rPr>
          <w:rFonts w:ascii="Times New Roman" w:hAnsi="Times New Roman" w:cs="Times New Roman"/>
        </w:rPr>
        <w:t>Brun</w:t>
      </w:r>
      <w:proofErr w:type="spellEnd"/>
      <w:r w:rsidR="0006760B">
        <w:rPr>
          <w:rFonts w:ascii="Times New Roman" w:hAnsi="Times New Roman" w:cs="Times New Roman"/>
        </w:rPr>
        <w:t xml:space="preserve"> &amp; </w:t>
      </w:r>
      <w:commentRangeStart w:id="11"/>
      <w:proofErr w:type="spellStart"/>
      <w:r w:rsidR="0006760B">
        <w:rPr>
          <w:rFonts w:ascii="Times New Roman" w:hAnsi="Times New Roman" w:cs="Times New Roman"/>
        </w:rPr>
        <w:t>Teigen</w:t>
      </w:r>
      <w:commentRangeEnd w:id="11"/>
      <w:proofErr w:type="spellEnd"/>
      <w:r w:rsidR="00153294">
        <w:rPr>
          <w:rStyle w:val="CommentReference"/>
        </w:rPr>
        <w:commentReference w:id="11"/>
      </w:r>
      <w:ins w:id="12" w:author="DW" w:date="2015-02-12T13:54:00Z">
        <w:r w:rsidR="00153294">
          <w:rPr>
            <w:rFonts w:ascii="Times New Roman" w:hAnsi="Times New Roman" w:cs="Times New Roman"/>
          </w:rPr>
          <w:t>,</w:t>
        </w:r>
      </w:ins>
      <w:r w:rsidR="0006760B">
        <w:rPr>
          <w:rFonts w:ascii="Times New Roman" w:hAnsi="Times New Roman" w:cs="Times New Roman"/>
        </w:rPr>
        <w:t xml:space="preserve"> 1988), or onto points in a distribution (</w:t>
      </w:r>
      <w:proofErr w:type="spellStart"/>
      <w:r w:rsidR="0006760B" w:rsidRPr="000E7B35">
        <w:rPr>
          <w:rFonts w:ascii="Times New Roman" w:hAnsi="Times New Roman" w:cs="Times New Roman"/>
        </w:rPr>
        <w:t>Juanchich</w:t>
      </w:r>
      <w:proofErr w:type="spellEnd"/>
      <w:r w:rsidR="0006760B" w:rsidRPr="000E7B35">
        <w:rPr>
          <w:rFonts w:ascii="Times New Roman" w:hAnsi="Times New Roman" w:cs="Times New Roman"/>
        </w:rPr>
        <w:t xml:space="preserve">, </w:t>
      </w:r>
      <w:commentRangeStart w:id="13"/>
      <w:proofErr w:type="spellStart"/>
      <w:r w:rsidR="0006760B" w:rsidRPr="000E7B35">
        <w:rPr>
          <w:rFonts w:ascii="Times New Roman" w:hAnsi="Times New Roman" w:cs="Times New Roman"/>
        </w:rPr>
        <w:t>Teigen</w:t>
      </w:r>
      <w:commentRangeEnd w:id="13"/>
      <w:proofErr w:type="spellEnd"/>
      <w:r w:rsidR="00153294">
        <w:rPr>
          <w:rStyle w:val="CommentReference"/>
        </w:rPr>
        <w:commentReference w:id="13"/>
      </w:r>
      <w:del w:id="14" w:author="DW" w:date="2015-02-12T13:54:00Z">
        <w:r w:rsidR="0006760B" w:rsidRPr="000E7B35" w:rsidDel="00153294">
          <w:rPr>
            <w:rFonts w:ascii="Times New Roman" w:hAnsi="Times New Roman" w:cs="Times New Roman"/>
          </w:rPr>
          <w:delText>,</w:delText>
        </w:r>
      </w:del>
      <w:r w:rsidR="0006760B" w:rsidRPr="000E7B35">
        <w:rPr>
          <w:rFonts w:ascii="Times New Roman" w:hAnsi="Times New Roman" w:cs="Times New Roman"/>
        </w:rPr>
        <w:t xml:space="preserve"> &amp; </w:t>
      </w:r>
      <w:proofErr w:type="spellStart"/>
      <w:r w:rsidR="0006760B" w:rsidRPr="000E7B35">
        <w:rPr>
          <w:rFonts w:ascii="Times New Roman" w:hAnsi="Times New Roman" w:cs="Times New Roman"/>
        </w:rPr>
        <w:t>Gourdon</w:t>
      </w:r>
      <w:proofErr w:type="spellEnd"/>
      <w:r w:rsidR="0006760B">
        <w:rPr>
          <w:rFonts w:ascii="Times New Roman" w:hAnsi="Times New Roman" w:cs="Times New Roman"/>
        </w:rPr>
        <w:t xml:space="preserve">, 2013). </w:t>
      </w:r>
      <w:r w:rsidR="00D20302" w:rsidRPr="00AF153D">
        <w:rPr>
          <w:rFonts w:ascii="Times" w:hAnsi="Times"/>
        </w:rPr>
        <w:t>Results of this work suggest that the interpretation of qualitative expression</w:t>
      </w:r>
      <w:r w:rsidR="00D20302" w:rsidRPr="005A0EBB">
        <w:rPr>
          <w:rFonts w:ascii="Times" w:hAnsi="Times"/>
        </w:rPr>
        <w:t>s can vary as a function of the context in which they are embedded (</w:t>
      </w:r>
      <w:r w:rsidR="00A4790C">
        <w:rPr>
          <w:rFonts w:ascii="Times" w:hAnsi="Times"/>
        </w:rPr>
        <w:t>e.g., the quantity inferred from the words “a few” would depend on whether one is considering reading a few poems or writing a few poems;</w:t>
      </w:r>
      <w:r w:rsidR="00D20302" w:rsidRPr="005A0EBB">
        <w:rPr>
          <w:rFonts w:ascii="Times" w:hAnsi="Times"/>
        </w:rPr>
        <w:t xml:space="preserve"> Clark, 1990), the characteristics of the speaker (e.g., </w:t>
      </w:r>
      <w:r w:rsidR="009A4260">
        <w:rPr>
          <w:rFonts w:ascii="Times" w:hAnsi="Times"/>
        </w:rPr>
        <w:t>perceived credibility, optimism/pessimism; Fox &amp; Irwin, 1998</w:t>
      </w:r>
      <w:r w:rsidR="00D20302" w:rsidRPr="005A0EBB">
        <w:rPr>
          <w:rFonts w:ascii="Times" w:hAnsi="Times"/>
        </w:rPr>
        <w:t xml:space="preserve">) and </w:t>
      </w:r>
      <w:r w:rsidR="00352407">
        <w:rPr>
          <w:rFonts w:ascii="Times" w:hAnsi="Times"/>
        </w:rPr>
        <w:t>the characteristics of the listener</w:t>
      </w:r>
      <w:r w:rsidR="00D20302" w:rsidRPr="005A0EBB">
        <w:rPr>
          <w:rFonts w:ascii="Times" w:hAnsi="Times"/>
        </w:rPr>
        <w:t xml:space="preserve"> (e.g., </w:t>
      </w:r>
      <w:r w:rsidR="00352407">
        <w:rPr>
          <w:rFonts w:ascii="Times" w:hAnsi="Times"/>
        </w:rPr>
        <w:t xml:space="preserve">physicians versus parents of small children; </w:t>
      </w:r>
      <w:proofErr w:type="spellStart"/>
      <w:r w:rsidR="00D20302" w:rsidRPr="005A0EBB">
        <w:rPr>
          <w:rFonts w:ascii="Times" w:hAnsi="Times"/>
        </w:rPr>
        <w:t>Brun</w:t>
      </w:r>
      <w:proofErr w:type="spellEnd"/>
      <w:r w:rsidR="00D20302" w:rsidRPr="005A0EBB">
        <w:rPr>
          <w:rFonts w:ascii="Times" w:hAnsi="Times"/>
        </w:rPr>
        <w:t xml:space="preserve"> &amp; </w:t>
      </w:r>
      <w:proofErr w:type="spellStart"/>
      <w:r w:rsidR="00D20302" w:rsidRPr="005A0EBB">
        <w:rPr>
          <w:rFonts w:ascii="Times" w:hAnsi="Times"/>
        </w:rPr>
        <w:t>Teigen</w:t>
      </w:r>
      <w:proofErr w:type="spellEnd"/>
      <w:r w:rsidR="00D20302" w:rsidRPr="005A0EBB">
        <w:rPr>
          <w:rFonts w:ascii="Times" w:hAnsi="Times"/>
        </w:rPr>
        <w:t xml:space="preserve">, 1988). </w:t>
      </w:r>
      <w:r w:rsidR="00535B91">
        <w:rPr>
          <w:rFonts w:ascii="Times New Roman" w:hAnsi="Times New Roman" w:cs="Times New Roman"/>
        </w:rPr>
        <w:t>Interestingly, verbal probability expressions have been shown to be directional, such that they can highlight the probability of either the occurrence or the non-occurrence of an event, and they can therefore frame probabilistic messages</w:t>
      </w:r>
      <w:r w:rsidR="000505AC">
        <w:rPr>
          <w:rFonts w:ascii="Times New Roman" w:hAnsi="Times New Roman" w:cs="Times New Roman"/>
        </w:rPr>
        <w:t xml:space="preserve">. For example, the sentence “There is a chance that USC will win the game” directs listeners’ attention toward the </w:t>
      </w:r>
      <w:r w:rsidR="00582A0E">
        <w:rPr>
          <w:rFonts w:ascii="Times New Roman" w:hAnsi="Times New Roman" w:cs="Times New Roman"/>
        </w:rPr>
        <w:t>possibility</w:t>
      </w:r>
      <w:r w:rsidR="000505AC">
        <w:rPr>
          <w:rFonts w:ascii="Times New Roman" w:hAnsi="Times New Roman" w:cs="Times New Roman"/>
        </w:rPr>
        <w:t xml:space="preserve"> of winning, whereas the sentence “It is not certain that USC will win the game” directs attention towards the possibility of not winning</w:t>
      </w:r>
      <w:r w:rsidR="00535B91">
        <w:rPr>
          <w:rFonts w:ascii="Times New Roman" w:hAnsi="Times New Roman" w:cs="Times New Roman"/>
        </w:rPr>
        <w:t xml:space="preserve"> </w:t>
      </w:r>
      <w:r w:rsidR="00535B91" w:rsidRPr="00CC4FAD">
        <w:rPr>
          <w:rFonts w:ascii="Times New Roman" w:hAnsi="Times New Roman" w:cs="Times New Roman"/>
        </w:rPr>
        <w:t>(Honda &amp;</w:t>
      </w:r>
      <w:r w:rsidR="00535B91">
        <w:rPr>
          <w:rFonts w:ascii="Times New Roman" w:hAnsi="Times New Roman" w:cs="Times New Roman"/>
        </w:rPr>
        <w:t xml:space="preserve"> </w:t>
      </w:r>
      <w:r w:rsidR="00535B91" w:rsidRPr="00CC4FAD">
        <w:rPr>
          <w:rFonts w:ascii="Times New Roman" w:hAnsi="Times New Roman" w:cs="Times New Roman"/>
        </w:rPr>
        <w:t xml:space="preserve">Yamagishi, 2006; </w:t>
      </w:r>
      <w:proofErr w:type="spellStart"/>
      <w:r w:rsidR="00535B91" w:rsidRPr="00CC4FAD">
        <w:rPr>
          <w:rFonts w:ascii="Times New Roman" w:hAnsi="Times New Roman" w:cs="Times New Roman"/>
        </w:rPr>
        <w:t>T</w:t>
      </w:r>
      <w:r w:rsidR="00535B91">
        <w:rPr>
          <w:rFonts w:ascii="Times New Roman" w:hAnsi="Times New Roman" w:cs="Times New Roman"/>
        </w:rPr>
        <w:t>eigen</w:t>
      </w:r>
      <w:proofErr w:type="spellEnd"/>
      <w:r w:rsidR="00535B91">
        <w:rPr>
          <w:rFonts w:ascii="Times New Roman" w:hAnsi="Times New Roman" w:cs="Times New Roman"/>
        </w:rPr>
        <w:t xml:space="preserve">, 1988; </w:t>
      </w:r>
      <w:proofErr w:type="spellStart"/>
      <w:r w:rsidR="00535B91">
        <w:rPr>
          <w:rFonts w:ascii="Times New Roman" w:hAnsi="Times New Roman" w:cs="Times New Roman"/>
        </w:rPr>
        <w:t>Teigen</w:t>
      </w:r>
      <w:proofErr w:type="spellEnd"/>
      <w:r w:rsidR="00535B91">
        <w:rPr>
          <w:rFonts w:ascii="Times New Roman" w:hAnsi="Times New Roman" w:cs="Times New Roman"/>
        </w:rPr>
        <w:t xml:space="preserve"> &amp; </w:t>
      </w:r>
      <w:proofErr w:type="spellStart"/>
      <w:r w:rsidR="00535B91">
        <w:rPr>
          <w:rFonts w:ascii="Times New Roman" w:hAnsi="Times New Roman" w:cs="Times New Roman"/>
        </w:rPr>
        <w:t>Brun</w:t>
      </w:r>
      <w:proofErr w:type="spellEnd"/>
      <w:r w:rsidR="00535B91">
        <w:rPr>
          <w:rFonts w:ascii="Times New Roman" w:hAnsi="Times New Roman" w:cs="Times New Roman"/>
        </w:rPr>
        <w:t>, 1995</w:t>
      </w:r>
      <w:r w:rsidR="00535B91" w:rsidRPr="00CC4FAD">
        <w:rPr>
          <w:rFonts w:ascii="Times New Roman" w:hAnsi="Times New Roman" w:cs="Times New Roman"/>
        </w:rPr>
        <w:t>;</w:t>
      </w:r>
      <w:r w:rsidR="00535B91">
        <w:rPr>
          <w:rFonts w:ascii="Times New Roman" w:hAnsi="Times New Roman" w:cs="Times New Roman"/>
        </w:rPr>
        <w:t xml:space="preserve"> </w:t>
      </w:r>
      <w:proofErr w:type="spellStart"/>
      <w:r w:rsidR="00535B91" w:rsidRPr="00CC4FAD">
        <w:rPr>
          <w:rFonts w:ascii="Times New Roman" w:hAnsi="Times New Roman" w:cs="Times New Roman"/>
        </w:rPr>
        <w:t>Juanchich</w:t>
      </w:r>
      <w:proofErr w:type="spellEnd"/>
      <w:r w:rsidR="00535B91" w:rsidRPr="00CC4FAD">
        <w:rPr>
          <w:rFonts w:ascii="Times New Roman" w:hAnsi="Times New Roman" w:cs="Times New Roman"/>
        </w:rPr>
        <w:t xml:space="preserve">, </w:t>
      </w:r>
      <w:proofErr w:type="spellStart"/>
      <w:r w:rsidR="00535B91" w:rsidRPr="00CC4FAD">
        <w:rPr>
          <w:rFonts w:ascii="Times New Roman" w:hAnsi="Times New Roman" w:cs="Times New Roman"/>
        </w:rPr>
        <w:t>Teigen</w:t>
      </w:r>
      <w:proofErr w:type="spellEnd"/>
      <w:r w:rsidR="00535B91" w:rsidRPr="00CC4FAD">
        <w:rPr>
          <w:rFonts w:ascii="Times New Roman" w:hAnsi="Times New Roman" w:cs="Times New Roman"/>
        </w:rPr>
        <w:t xml:space="preserve"> &amp; </w:t>
      </w:r>
      <w:proofErr w:type="spellStart"/>
      <w:r w:rsidR="00535B91" w:rsidRPr="00CC4FAD">
        <w:rPr>
          <w:rFonts w:ascii="Times New Roman" w:hAnsi="Times New Roman" w:cs="Times New Roman"/>
        </w:rPr>
        <w:t>Villejoubert</w:t>
      </w:r>
      <w:proofErr w:type="spellEnd"/>
      <w:r w:rsidR="00535B91" w:rsidRPr="00CC4FAD">
        <w:rPr>
          <w:rFonts w:ascii="Times New Roman" w:hAnsi="Times New Roman" w:cs="Times New Roman"/>
        </w:rPr>
        <w:t>, 2010</w:t>
      </w:r>
      <w:r w:rsidR="00535B91">
        <w:rPr>
          <w:rFonts w:ascii="Times New Roman" w:hAnsi="Times New Roman" w:cs="Times New Roman"/>
        </w:rPr>
        <w:t xml:space="preserve">). </w:t>
      </w:r>
    </w:p>
    <w:p w14:paraId="12FDC99C" w14:textId="79EFE5D8" w:rsidR="00535B91" w:rsidRDefault="00646198" w:rsidP="00290B78">
      <w:pPr>
        <w:spacing w:line="480" w:lineRule="auto"/>
        <w:ind w:firstLine="720"/>
        <w:rPr>
          <w:rFonts w:ascii="Times" w:hAnsi="Times"/>
        </w:rPr>
      </w:pPr>
      <w:r>
        <w:rPr>
          <w:rFonts w:ascii="Times" w:hAnsi="Times"/>
        </w:rPr>
        <w:t>In</w:t>
      </w:r>
      <w:r w:rsidR="00D20302" w:rsidRPr="00AF153D">
        <w:rPr>
          <w:rFonts w:ascii="Times" w:hAnsi="Times"/>
        </w:rPr>
        <w:t xml:space="preserve"> many situations, speakers prefer to express themselves qualitatively</w:t>
      </w:r>
      <w:r>
        <w:rPr>
          <w:rFonts w:ascii="Times" w:hAnsi="Times"/>
        </w:rPr>
        <w:t xml:space="preserve"> (perhaps because this captures the inherent lack of precision in their subjective beliefs)</w:t>
      </w:r>
      <w:r w:rsidR="00D20302" w:rsidRPr="00AF153D">
        <w:rPr>
          <w:rFonts w:ascii="Times" w:hAnsi="Times"/>
        </w:rPr>
        <w:t xml:space="preserve">, whereas </w:t>
      </w:r>
      <w:r w:rsidR="00523492">
        <w:rPr>
          <w:rFonts w:ascii="Times" w:hAnsi="Times"/>
        </w:rPr>
        <w:t>listeners</w:t>
      </w:r>
      <w:r w:rsidR="00D20302" w:rsidRPr="00523492">
        <w:rPr>
          <w:rFonts w:ascii="Times" w:hAnsi="Times"/>
        </w:rPr>
        <w:t xml:space="preserve"> </w:t>
      </w:r>
      <w:r w:rsidR="00C34879">
        <w:rPr>
          <w:rFonts w:ascii="Times" w:hAnsi="Times"/>
        </w:rPr>
        <w:t xml:space="preserve">generally </w:t>
      </w:r>
      <w:r w:rsidR="00D20302" w:rsidRPr="00523492">
        <w:rPr>
          <w:rFonts w:ascii="Times" w:hAnsi="Times"/>
        </w:rPr>
        <w:t xml:space="preserve">prefer quantitative </w:t>
      </w:r>
      <w:r w:rsidR="00523492">
        <w:rPr>
          <w:rFonts w:ascii="Times" w:hAnsi="Times"/>
        </w:rPr>
        <w:t>expressions</w:t>
      </w:r>
      <w:r>
        <w:rPr>
          <w:rFonts w:ascii="Times" w:hAnsi="Times"/>
        </w:rPr>
        <w:t xml:space="preserve"> that provide a clearer interpretation</w:t>
      </w:r>
      <w:r w:rsidR="00D20302" w:rsidRPr="00523492">
        <w:rPr>
          <w:rFonts w:ascii="Times" w:hAnsi="Times"/>
        </w:rPr>
        <w:t xml:space="preserve"> (e.g. </w:t>
      </w:r>
      <w:proofErr w:type="spellStart"/>
      <w:r w:rsidR="00D20302" w:rsidRPr="00523492">
        <w:rPr>
          <w:rFonts w:ascii="Times" w:hAnsi="Times"/>
        </w:rPr>
        <w:t>Erev</w:t>
      </w:r>
      <w:proofErr w:type="spellEnd"/>
      <w:r w:rsidR="00D20302" w:rsidRPr="00523492">
        <w:rPr>
          <w:rFonts w:ascii="Times" w:hAnsi="Times"/>
        </w:rPr>
        <w:t xml:space="preserve"> &amp; Cohen, 1990; </w:t>
      </w:r>
      <w:proofErr w:type="spellStart"/>
      <w:r w:rsidR="00D20302" w:rsidRPr="00AF153D">
        <w:rPr>
          <w:rFonts w:ascii="Times" w:hAnsi="Times"/>
        </w:rPr>
        <w:t>Budescu</w:t>
      </w:r>
      <w:proofErr w:type="spellEnd"/>
      <w:r w:rsidR="00D20302" w:rsidRPr="00AF153D">
        <w:rPr>
          <w:rFonts w:ascii="Times" w:hAnsi="Times"/>
        </w:rPr>
        <w:t xml:space="preserve"> &amp; </w:t>
      </w:r>
      <w:proofErr w:type="spellStart"/>
      <w:r w:rsidR="00D20302" w:rsidRPr="00AF153D">
        <w:rPr>
          <w:rFonts w:ascii="Times" w:hAnsi="Times"/>
        </w:rPr>
        <w:t>Wallsten</w:t>
      </w:r>
      <w:proofErr w:type="spellEnd"/>
      <w:r w:rsidR="00D20302" w:rsidRPr="00AF153D">
        <w:rPr>
          <w:rFonts w:ascii="Times" w:hAnsi="Times"/>
        </w:rPr>
        <w:t xml:space="preserve">, 1990; </w:t>
      </w:r>
      <w:proofErr w:type="spellStart"/>
      <w:r w:rsidR="00D20302" w:rsidRPr="00AF153D">
        <w:rPr>
          <w:rFonts w:ascii="Times" w:hAnsi="Times"/>
        </w:rPr>
        <w:t>Brun</w:t>
      </w:r>
      <w:proofErr w:type="spellEnd"/>
      <w:r w:rsidR="00D20302" w:rsidRPr="00AF153D">
        <w:rPr>
          <w:rFonts w:ascii="Times" w:hAnsi="Times"/>
        </w:rPr>
        <w:t xml:space="preserve"> &amp; </w:t>
      </w:r>
      <w:proofErr w:type="spellStart"/>
      <w:r w:rsidR="00D20302" w:rsidRPr="00AF153D">
        <w:rPr>
          <w:rFonts w:ascii="Times" w:hAnsi="Times"/>
        </w:rPr>
        <w:t>Teigen</w:t>
      </w:r>
      <w:proofErr w:type="spellEnd"/>
      <w:r w:rsidR="00D20302" w:rsidRPr="00AF153D">
        <w:rPr>
          <w:rFonts w:ascii="Times" w:hAnsi="Times"/>
        </w:rPr>
        <w:t>,</w:t>
      </w:r>
      <w:r w:rsidR="00D20302">
        <w:rPr>
          <w:rFonts w:ascii="Times" w:hAnsi="Times"/>
        </w:rPr>
        <w:t xml:space="preserve"> 1988). </w:t>
      </w:r>
    </w:p>
    <w:p w14:paraId="7CBAB468" w14:textId="2973C3BB" w:rsidR="001328A8" w:rsidRDefault="00466F2E" w:rsidP="00290B78">
      <w:pPr>
        <w:spacing w:line="480" w:lineRule="auto"/>
        <w:ind w:firstLine="720"/>
        <w:rPr>
          <w:rFonts w:ascii="Times New Roman" w:hAnsi="Times New Roman" w:cs="Times New Roman"/>
        </w:rPr>
      </w:pPr>
      <w:r w:rsidRPr="00FC32CF">
        <w:rPr>
          <w:rFonts w:ascii="Times New Roman" w:hAnsi="Times New Roman" w:cs="Times New Roman"/>
        </w:rPr>
        <w:t xml:space="preserve">The </w:t>
      </w:r>
      <w:r w:rsidR="00DB4D6A">
        <w:rPr>
          <w:rFonts w:ascii="Times New Roman" w:hAnsi="Times New Roman" w:cs="Times New Roman"/>
        </w:rPr>
        <w:t xml:space="preserve">central </w:t>
      </w:r>
      <w:r w:rsidRPr="00FC32CF">
        <w:rPr>
          <w:rFonts w:ascii="Times New Roman" w:hAnsi="Times New Roman" w:cs="Times New Roman"/>
        </w:rPr>
        <w:t xml:space="preserve">thesis of this paper is that people intuitively distinguish epistemic and </w:t>
      </w:r>
      <w:proofErr w:type="spellStart"/>
      <w:r w:rsidRPr="00FC32CF">
        <w:rPr>
          <w:rFonts w:ascii="Times New Roman" w:hAnsi="Times New Roman" w:cs="Times New Roman"/>
        </w:rPr>
        <w:t>aleatory</w:t>
      </w:r>
      <w:proofErr w:type="spellEnd"/>
      <w:r w:rsidRPr="00FC32CF">
        <w:rPr>
          <w:rFonts w:ascii="Times New Roman" w:hAnsi="Times New Roman" w:cs="Times New Roman"/>
        </w:rPr>
        <w:t xml:space="preserve"> </w:t>
      </w:r>
      <w:r w:rsidR="001738F3">
        <w:rPr>
          <w:rFonts w:ascii="Times New Roman" w:hAnsi="Times New Roman" w:cs="Times New Roman"/>
        </w:rPr>
        <w:t xml:space="preserve">dimensions of </w:t>
      </w:r>
      <w:r w:rsidRPr="00FC32CF">
        <w:rPr>
          <w:rFonts w:ascii="Times New Roman" w:hAnsi="Times New Roman" w:cs="Times New Roman"/>
        </w:rPr>
        <w:t>uncertainty</w:t>
      </w:r>
      <w:r w:rsidR="00573445">
        <w:rPr>
          <w:rFonts w:ascii="Times New Roman" w:hAnsi="Times New Roman" w:cs="Times New Roman"/>
        </w:rPr>
        <w:t>, and that th</w:t>
      </w:r>
      <w:r w:rsidR="0054497C">
        <w:rPr>
          <w:rFonts w:ascii="Times New Roman" w:hAnsi="Times New Roman" w:cs="Times New Roman"/>
        </w:rPr>
        <w:t xml:space="preserve">is dual conception is </w:t>
      </w:r>
      <w:r w:rsidR="006E236C">
        <w:rPr>
          <w:rFonts w:ascii="Times New Roman" w:hAnsi="Times New Roman" w:cs="Times New Roman"/>
        </w:rPr>
        <w:t xml:space="preserve">reflected </w:t>
      </w:r>
      <w:r w:rsidR="00573445">
        <w:rPr>
          <w:rFonts w:ascii="Times New Roman" w:hAnsi="Times New Roman" w:cs="Times New Roman"/>
        </w:rPr>
        <w:t xml:space="preserve">in </w:t>
      </w:r>
      <w:r w:rsidR="006E236C">
        <w:rPr>
          <w:rFonts w:ascii="Times New Roman" w:hAnsi="Times New Roman" w:cs="Times New Roman"/>
        </w:rPr>
        <w:t xml:space="preserve">their </w:t>
      </w:r>
      <w:r w:rsidR="00573445">
        <w:rPr>
          <w:rFonts w:ascii="Times New Roman" w:hAnsi="Times New Roman" w:cs="Times New Roman"/>
        </w:rPr>
        <w:t>use of natural language</w:t>
      </w:r>
      <w:r w:rsidRPr="00FC32CF">
        <w:rPr>
          <w:rFonts w:ascii="Times New Roman" w:hAnsi="Times New Roman" w:cs="Times New Roman"/>
        </w:rPr>
        <w:t xml:space="preserve">. </w:t>
      </w:r>
      <w:r w:rsidR="00573445">
        <w:rPr>
          <w:rFonts w:ascii="Times New Roman" w:hAnsi="Times New Roman" w:cs="Times New Roman"/>
        </w:rPr>
        <w:t>We hypothesize that s</w:t>
      </w:r>
      <w:r w:rsidRPr="00FC32CF">
        <w:rPr>
          <w:rFonts w:ascii="Times New Roman" w:hAnsi="Times New Roman" w:cs="Times New Roman"/>
        </w:rPr>
        <w:t xml:space="preserve">ome </w:t>
      </w:r>
      <w:r w:rsidR="00573445">
        <w:rPr>
          <w:rFonts w:ascii="Times New Roman" w:hAnsi="Times New Roman" w:cs="Times New Roman"/>
        </w:rPr>
        <w:t>expressions</w:t>
      </w:r>
      <w:r w:rsidR="00573445" w:rsidRPr="00FC32CF">
        <w:rPr>
          <w:rFonts w:ascii="Times New Roman" w:hAnsi="Times New Roman" w:cs="Times New Roman"/>
        </w:rPr>
        <w:t xml:space="preserve"> </w:t>
      </w:r>
      <w:r w:rsidRPr="00FC32CF">
        <w:rPr>
          <w:rFonts w:ascii="Times New Roman" w:hAnsi="Times New Roman" w:cs="Times New Roman"/>
        </w:rPr>
        <w:t xml:space="preserve">that we call </w:t>
      </w:r>
      <w:r w:rsidR="00573445">
        <w:rPr>
          <w:rFonts w:ascii="Times New Roman" w:hAnsi="Times New Roman" w:cs="Times New Roman"/>
          <w:i/>
        </w:rPr>
        <w:t>confidence</w:t>
      </w:r>
      <w:r w:rsidR="00573445" w:rsidRPr="00FC32CF">
        <w:rPr>
          <w:rFonts w:ascii="Times New Roman" w:hAnsi="Times New Roman" w:cs="Times New Roman"/>
          <w:i/>
        </w:rPr>
        <w:t xml:space="preserve"> </w:t>
      </w:r>
      <w:r w:rsidR="00573445">
        <w:rPr>
          <w:rFonts w:ascii="Times New Roman" w:hAnsi="Times New Roman" w:cs="Times New Roman"/>
          <w:i/>
        </w:rPr>
        <w:lastRenderedPageBreak/>
        <w:t>statements</w:t>
      </w:r>
      <w:r w:rsidR="00573445" w:rsidRPr="00FC32CF">
        <w:rPr>
          <w:rFonts w:ascii="Times New Roman" w:hAnsi="Times New Roman" w:cs="Times New Roman"/>
        </w:rPr>
        <w:t xml:space="preserve"> </w:t>
      </w:r>
      <w:r w:rsidRPr="00FC32CF">
        <w:rPr>
          <w:rFonts w:ascii="Times New Roman" w:hAnsi="Times New Roman" w:cs="Times New Roman"/>
        </w:rPr>
        <w:t xml:space="preserve">(e.g., “I am fairly confident,” “I am 90% sure,” “I </w:t>
      </w:r>
      <w:r w:rsidR="0021413A">
        <w:rPr>
          <w:rFonts w:ascii="Times New Roman" w:hAnsi="Times New Roman" w:cs="Times New Roman"/>
        </w:rPr>
        <w:t>am reasonably certain”</w:t>
      </w:r>
      <w:r w:rsidRPr="00FC32CF">
        <w:rPr>
          <w:rFonts w:ascii="Times New Roman" w:hAnsi="Times New Roman" w:cs="Times New Roman"/>
        </w:rPr>
        <w:t xml:space="preserve">) qualify or quantify one’s </w:t>
      </w:r>
      <w:commentRangeStart w:id="15"/>
      <w:r w:rsidRPr="00FC32CF">
        <w:rPr>
          <w:rFonts w:ascii="Times New Roman" w:hAnsi="Times New Roman" w:cs="Times New Roman"/>
        </w:rPr>
        <w:t xml:space="preserve">degree of epistemic </w:t>
      </w:r>
      <w:r w:rsidR="00ED35B2">
        <w:rPr>
          <w:rFonts w:ascii="Times New Roman" w:hAnsi="Times New Roman" w:cs="Times New Roman"/>
        </w:rPr>
        <w:t xml:space="preserve">(knowable) </w:t>
      </w:r>
      <w:r w:rsidRPr="00FC32CF">
        <w:rPr>
          <w:rFonts w:ascii="Times New Roman" w:hAnsi="Times New Roman" w:cs="Times New Roman"/>
        </w:rPr>
        <w:t>uncertainty</w:t>
      </w:r>
      <w:r w:rsidR="00ED35B2">
        <w:rPr>
          <w:rFonts w:ascii="Times New Roman" w:hAnsi="Times New Roman" w:cs="Times New Roman"/>
        </w:rPr>
        <w:t xml:space="preserve"> </w:t>
      </w:r>
      <w:commentRangeEnd w:id="15"/>
      <w:r w:rsidR="00153294">
        <w:rPr>
          <w:rStyle w:val="CommentReference"/>
        </w:rPr>
        <w:commentReference w:id="15"/>
      </w:r>
      <w:r w:rsidR="00573445">
        <w:rPr>
          <w:rFonts w:ascii="Times New Roman" w:hAnsi="Times New Roman" w:cs="Times New Roman"/>
        </w:rPr>
        <w:t>whereas o</w:t>
      </w:r>
      <w:r w:rsidRPr="00FC32CF">
        <w:rPr>
          <w:rFonts w:ascii="Times New Roman" w:hAnsi="Times New Roman" w:cs="Times New Roman"/>
        </w:rPr>
        <w:t xml:space="preserve">ther </w:t>
      </w:r>
      <w:r w:rsidR="00573445">
        <w:rPr>
          <w:rFonts w:ascii="Times New Roman" w:hAnsi="Times New Roman" w:cs="Times New Roman"/>
        </w:rPr>
        <w:t>expression</w:t>
      </w:r>
      <w:r w:rsidR="00573445" w:rsidRPr="00FC32CF">
        <w:rPr>
          <w:rFonts w:ascii="Times New Roman" w:hAnsi="Times New Roman" w:cs="Times New Roman"/>
        </w:rPr>
        <w:t xml:space="preserve"> </w:t>
      </w:r>
      <w:r w:rsidRPr="00FC32CF">
        <w:rPr>
          <w:rFonts w:ascii="Times New Roman" w:hAnsi="Times New Roman" w:cs="Times New Roman"/>
        </w:rPr>
        <w:t xml:space="preserve">that we call </w:t>
      </w:r>
      <w:r w:rsidR="008B0539">
        <w:rPr>
          <w:rFonts w:ascii="Times New Roman" w:hAnsi="Times New Roman" w:cs="Times New Roman"/>
          <w:i/>
        </w:rPr>
        <w:t>likelihood</w:t>
      </w:r>
      <w:r w:rsidR="008B0539" w:rsidRPr="00FC32CF">
        <w:rPr>
          <w:rFonts w:ascii="Times New Roman" w:hAnsi="Times New Roman" w:cs="Times New Roman"/>
          <w:i/>
        </w:rPr>
        <w:t xml:space="preserve"> </w:t>
      </w:r>
      <w:r w:rsidR="00573445">
        <w:rPr>
          <w:rFonts w:ascii="Times New Roman" w:hAnsi="Times New Roman" w:cs="Times New Roman"/>
          <w:i/>
        </w:rPr>
        <w:t>statements</w:t>
      </w:r>
      <w:r w:rsidR="00573445" w:rsidRPr="00FC32CF">
        <w:rPr>
          <w:rFonts w:ascii="Times New Roman" w:hAnsi="Times New Roman" w:cs="Times New Roman"/>
          <w:i/>
        </w:rPr>
        <w:t xml:space="preserve"> </w:t>
      </w:r>
      <w:r w:rsidRPr="00FC32CF">
        <w:rPr>
          <w:rFonts w:ascii="Times New Roman" w:hAnsi="Times New Roman" w:cs="Times New Roman"/>
        </w:rPr>
        <w:t xml:space="preserve">(e.g., </w:t>
      </w:r>
      <w:r w:rsidR="008B0539" w:rsidRPr="00FC32CF">
        <w:rPr>
          <w:rFonts w:ascii="Times New Roman" w:hAnsi="Times New Roman" w:cs="Times New Roman"/>
        </w:rPr>
        <w:t>“I believe it is fairly likely</w:t>
      </w:r>
      <w:r w:rsidR="008B0539">
        <w:rPr>
          <w:rFonts w:ascii="Times New Roman" w:hAnsi="Times New Roman" w:cs="Times New Roman"/>
        </w:rPr>
        <w:t>,</w:t>
      </w:r>
      <w:r w:rsidR="008B0539" w:rsidRPr="00FC32CF">
        <w:rPr>
          <w:rFonts w:ascii="Times New Roman" w:hAnsi="Times New Roman" w:cs="Times New Roman"/>
        </w:rPr>
        <w:t>”</w:t>
      </w:r>
      <w:r w:rsidR="008B0539">
        <w:rPr>
          <w:rFonts w:ascii="Times New Roman" w:hAnsi="Times New Roman" w:cs="Times New Roman"/>
        </w:rPr>
        <w:t xml:space="preserve"> </w:t>
      </w:r>
      <w:r w:rsidRPr="00FC32CF">
        <w:rPr>
          <w:rFonts w:ascii="Times New Roman" w:hAnsi="Times New Roman" w:cs="Times New Roman"/>
        </w:rPr>
        <w:t xml:space="preserve">“I think there is a </w:t>
      </w:r>
      <w:r w:rsidR="001E30E8">
        <w:rPr>
          <w:rFonts w:ascii="Times New Roman" w:hAnsi="Times New Roman" w:cs="Times New Roman"/>
        </w:rPr>
        <w:t>90%</w:t>
      </w:r>
      <w:r w:rsidR="001E30E8" w:rsidRPr="00FC32CF">
        <w:rPr>
          <w:rFonts w:ascii="Times New Roman" w:hAnsi="Times New Roman" w:cs="Times New Roman"/>
        </w:rPr>
        <w:t xml:space="preserve"> </w:t>
      </w:r>
      <w:r w:rsidRPr="00FC32CF">
        <w:rPr>
          <w:rFonts w:ascii="Times New Roman" w:hAnsi="Times New Roman" w:cs="Times New Roman"/>
        </w:rPr>
        <w:t xml:space="preserve">probability,” “I’d say there is a </w:t>
      </w:r>
      <w:r w:rsidR="001E30E8">
        <w:rPr>
          <w:rFonts w:ascii="Times New Roman" w:hAnsi="Times New Roman" w:cs="Times New Roman"/>
        </w:rPr>
        <w:t>reasonably good</w:t>
      </w:r>
      <w:r w:rsidRPr="00FC32CF">
        <w:rPr>
          <w:rFonts w:ascii="Times New Roman" w:hAnsi="Times New Roman" w:cs="Times New Roman"/>
        </w:rPr>
        <w:t xml:space="preserve"> chance,”</w:t>
      </w:r>
      <w:r w:rsidR="008B0539">
        <w:rPr>
          <w:rFonts w:ascii="Times New Roman" w:hAnsi="Times New Roman" w:cs="Times New Roman"/>
        </w:rPr>
        <w:t>)</w:t>
      </w:r>
      <w:r w:rsidRPr="00FC32CF">
        <w:rPr>
          <w:rFonts w:ascii="Times New Roman" w:hAnsi="Times New Roman" w:cs="Times New Roman"/>
        </w:rPr>
        <w:t xml:space="preserve"> qualify or quantify one’s </w:t>
      </w:r>
      <w:r w:rsidR="0049767C">
        <w:rPr>
          <w:rFonts w:ascii="Times New Roman" w:hAnsi="Times New Roman" w:cs="Times New Roman"/>
        </w:rPr>
        <w:t>assessment</w:t>
      </w:r>
      <w:r w:rsidR="00675FAC" w:rsidRPr="00FC32CF">
        <w:rPr>
          <w:rFonts w:ascii="Times New Roman" w:hAnsi="Times New Roman" w:cs="Times New Roman"/>
        </w:rPr>
        <w:t xml:space="preserve"> </w:t>
      </w:r>
      <w:r w:rsidRPr="00FC32CF">
        <w:rPr>
          <w:rFonts w:ascii="Times New Roman" w:hAnsi="Times New Roman" w:cs="Times New Roman"/>
        </w:rPr>
        <w:t xml:space="preserve">of </w:t>
      </w:r>
      <w:proofErr w:type="spellStart"/>
      <w:r w:rsidRPr="00FC32CF">
        <w:rPr>
          <w:rFonts w:ascii="Times New Roman" w:hAnsi="Times New Roman" w:cs="Times New Roman"/>
        </w:rPr>
        <w:t>aleatory</w:t>
      </w:r>
      <w:proofErr w:type="spellEnd"/>
      <w:r w:rsidRPr="00FC32CF">
        <w:rPr>
          <w:rFonts w:ascii="Times New Roman" w:hAnsi="Times New Roman" w:cs="Times New Roman"/>
        </w:rPr>
        <w:t xml:space="preserve"> </w:t>
      </w:r>
      <w:r w:rsidR="00675FAC">
        <w:rPr>
          <w:rFonts w:ascii="Times New Roman" w:hAnsi="Times New Roman" w:cs="Times New Roman"/>
        </w:rPr>
        <w:t xml:space="preserve">(random) </w:t>
      </w:r>
      <w:r w:rsidRPr="00FC32CF">
        <w:rPr>
          <w:rFonts w:ascii="Times New Roman" w:hAnsi="Times New Roman" w:cs="Times New Roman"/>
        </w:rPr>
        <w:t xml:space="preserve">uncertainty. Note that in the latter examples we </w:t>
      </w:r>
      <w:r w:rsidR="002143A5">
        <w:rPr>
          <w:rFonts w:ascii="Times New Roman" w:hAnsi="Times New Roman" w:cs="Times New Roman"/>
        </w:rPr>
        <w:t xml:space="preserve">generally </w:t>
      </w:r>
      <w:r w:rsidRPr="00FC32CF">
        <w:rPr>
          <w:rFonts w:ascii="Times New Roman" w:hAnsi="Times New Roman" w:cs="Times New Roman"/>
        </w:rPr>
        <w:t xml:space="preserve">preface the stems with words indicating subjectivity (“I </w:t>
      </w:r>
      <w:r w:rsidR="008B0539">
        <w:rPr>
          <w:rFonts w:ascii="Times New Roman" w:hAnsi="Times New Roman" w:cs="Times New Roman"/>
        </w:rPr>
        <w:t>believe</w:t>
      </w:r>
      <w:r w:rsidRPr="00FC32CF">
        <w:rPr>
          <w:rFonts w:ascii="Times New Roman" w:hAnsi="Times New Roman" w:cs="Times New Roman"/>
        </w:rPr>
        <w:t xml:space="preserve">,” “I’d say,” “I </w:t>
      </w:r>
      <w:r w:rsidR="008B0539">
        <w:rPr>
          <w:rFonts w:ascii="Times New Roman" w:hAnsi="Times New Roman" w:cs="Times New Roman"/>
        </w:rPr>
        <w:t>think</w:t>
      </w:r>
      <w:r w:rsidRPr="00FC32CF">
        <w:rPr>
          <w:rFonts w:ascii="Times New Roman" w:hAnsi="Times New Roman" w:cs="Times New Roman"/>
        </w:rPr>
        <w:t xml:space="preserve">”) so that we do not confound subjectivity/objectivity </w:t>
      </w:r>
      <w:r w:rsidR="00485279">
        <w:rPr>
          <w:rFonts w:ascii="Times New Roman" w:hAnsi="Times New Roman" w:cs="Times New Roman"/>
        </w:rPr>
        <w:t xml:space="preserve">of </w:t>
      </w:r>
      <w:r w:rsidRPr="00FC32CF">
        <w:rPr>
          <w:rFonts w:ascii="Times New Roman" w:hAnsi="Times New Roman" w:cs="Times New Roman"/>
        </w:rPr>
        <w:t xml:space="preserve">statements with </w:t>
      </w:r>
      <w:r w:rsidR="00573445">
        <w:rPr>
          <w:rFonts w:ascii="Times New Roman" w:hAnsi="Times New Roman" w:cs="Times New Roman"/>
        </w:rPr>
        <w:t>confidence/</w:t>
      </w:r>
      <w:r w:rsidR="008B0539">
        <w:rPr>
          <w:rFonts w:ascii="Times New Roman" w:hAnsi="Times New Roman" w:cs="Times New Roman"/>
        </w:rPr>
        <w:t>likelihood</w:t>
      </w:r>
      <w:r w:rsidR="008B0539" w:rsidRPr="00FC32CF">
        <w:rPr>
          <w:rFonts w:ascii="Times New Roman" w:hAnsi="Times New Roman" w:cs="Times New Roman"/>
        </w:rPr>
        <w:t xml:space="preserve"> </w:t>
      </w:r>
      <w:r w:rsidRPr="00FC32CF">
        <w:rPr>
          <w:rFonts w:ascii="Times New Roman" w:hAnsi="Times New Roman" w:cs="Times New Roman"/>
        </w:rPr>
        <w:t>stems.</w:t>
      </w:r>
      <w:r w:rsidR="0021413A">
        <w:rPr>
          <w:rFonts w:ascii="Times New Roman" w:hAnsi="Times New Roman" w:cs="Times New Roman"/>
        </w:rPr>
        <w:t xml:space="preserve"> </w:t>
      </w:r>
      <w:commentRangeStart w:id="16"/>
      <w:r w:rsidR="001328A8">
        <w:rPr>
          <w:rFonts w:ascii="Times New Roman" w:hAnsi="Times New Roman" w:cs="Times New Roman"/>
        </w:rPr>
        <w:t xml:space="preserve">The subjectivity or objectivity of verbal expressions (e.g., “my probability” versus “the probability” in </w:t>
      </w:r>
      <w:proofErr w:type="spellStart"/>
      <w:r w:rsidR="001328A8">
        <w:rPr>
          <w:rFonts w:ascii="Times New Roman" w:hAnsi="Times New Roman" w:cs="Times New Roman"/>
        </w:rPr>
        <w:t>Kahneman</w:t>
      </w:r>
      <w:proofErr w:type="spellEnd"/>
      <w:r w:rsidR="001328A8">
        <w:rPr>
          <w:rFonts w:ascii="Times New Roman" w:hAnsi="Times New Roman" w:cs="Times New Roman"/>
        </w:rPr>
        <w:t xml:space="preserve"> &amp; </w:t>
      </w:r>
      <w:proofErr w:type="spellStart"/>
      <w:r w:rsidR="001328A8">
        <w:rPr>
          <w:rFonts w:ascii="Times New Roman" w:hAnsi="Times New Roman" w:cs="Times New Roman"/>
        </w:rPr>
        <w:t>Tversky</w:t>
      </w:r>
      <w:proofErr w:type="spellEnd"/>
      <w:r w:rsidR="001328A8">
        <w:rPr>
          <w:rFonts w:ascii="Times New Roman" w:hAnsi="Times New Roman" w:cs="Times New Roman"/>
        </w:rPr>
        <w:t xml:space="preserve">, 1982 or “I am certain” versus “It is certain” in </w:t>
      </w:r>
      <w:proofErr w:type="spellStart"/>
      <w:r w:rsidR="001E30E8" w:rsidRPr="001E30E8">
        <w:rPr>
          <w:rFonts w:ascii="Times New Roman" w:hAnsi="Times New Roman" w:cs="Times New Roman"/>
        </w:rPr>
        <w:t>Løhre</w:t>
      </w:r>
      <w:proofErr w:type="spellEnd"/>
      <w:r w:rsidR="001E30E8" w:rsidRPr="001E30E8">
        <w:rPr>
          <w:rFonts w:ascii="Times New Roman" w:hAnsi="Times New Roman" w:cs="Times New Roman"/>
        </w:rPr>
        <w:t xml:space="preserve"> &amp; </w:t>
      </w:r>
      <w:proofErr w:type="spellStart"/>
      <w:r w:rsidR="001E30E8" w:rsidRPr="001D4D55">
        <w:rPr>
          <w:rFonts w:ascii="Times New Roman" w:hAnsi="Times New Roman" w:cs="Times New Roman"/>
        </w:rPr>
        <w:t>Teigen</w:t>
      </w:r>
      <w:proofErr w:type="spellEnd"/>
      <w:r w:rsidR="001E30E8" w:rsidRPr="001D4D55">
        <w:rPr>
          <w:rFonts w:ascii="Times New Roman" w:hAnsi="Times New Roman" w:cs="Times New Roman"/>
        </w:rPr>
        <w:t>, 2015</w:t>
      </w:r>
      <w:r w:rsidR="001328A8" w:rsidRPr="00660C43">
        <w:rPr>
          <w:rFonts w:ascii="Times New Roman" w:hAnsi="Times New Roman" w:cs="Times New Roman"/>
        </w:rPr>
        <w:t>)</w:t>
      </w:r>
      <w:r w:rsidR="001328A8">
        <w:rPr>
          <w:rFonts w:ascii="Times New Roman" w:hAnsi="Times New Roman" w:cs="Times New Roman"/>
        </w:rPr>
        <w:t xml:space="preserve"> is a topic worthy of independent investigation.</w:t>
      </w:r>
      <w:commentRangeEnd w:id="16"/>
      <w:r w:rsidR="00C53171">
        <w:rPr>
          <w:rStyle w:val="CommentReference"/>
        </w:rPr>
        <w:commentReference w:id="16"/>
      </w:r>
    </w:p>
    <w:p w14:paraId="2DE7D13E" w14:textId="682D2BD2" w:rsidR="00312CD7" w:rsidRDefault="00312CD7" w:rsidP="00312CD7">
      <w:pPr>
        <w:spacing w:line="480" w:lineRule="auto"/>
        <w:ind w:firstLine="720"/>
        <w:rPr>
          <w:rFonts w:ascii="Times New Roman" w:hAnsi="Times New Roman" w:cs="Times New Roman"/>
        </w:rPr>
      </w:pPr>
      <w:commentRangeStart w:id="17"/>
      <w:r>
        <w:rPr>
          <w:rFonts w:ascii="Times" w:hAnsi="Times"/>
        </w:rPr>
        <w:t xml:space="preserve">We focus most of our attention in the present paper to numerical expressions of uncertainty (e.g. “90% chance” versus “90% sure”), though most of our conclusions will also apply to qualitative expressions (e.g., “good chance” versus “fairly sure”). We do so because using quantitative judgment circumvents the interpretive ambiguity of qualitative expressions. Moreover, doing so allows direct comparisons between different uncertainty expressions that use the same numerical quantifiers (e.g., 80% sure or 80% confident versus 80% chance or 80% probability).  </w:t>
      </w:r>
      <w:commentRangeEnd w:id="17"/>
      <w:r w:rsidR="00C53171">
        <w:rPr>
          <w:rStyle w:val="CommentReference"/>
        </w:rPr>
        <w:commentReference w:id="17"/>
      </w:r>
    </w:p>
    <w:p w14:paraId="7D3DDEA7" w14:textId="28B03E9F" w:rsidR="00466F2E" w:rsidRPr="00FC32CF" w:rsidRDefault="00466F2E" w:rsidP="00290B78">
      <w:pPr>
        <w:spacing w:line="480" w:lineRule="auto"/>
        <w:ind w:firstLine="720"/>
        <w:rPr>
          <w:rFonts w:ascii="Times New Roman" w:hAnsi="Times New Roman" w:cs="Times New Roman"/>
        </w:rPr>
      </w:pPr>
      <w:r w:rsidRPr="00FC32CF">
        <w:rPr>
          <w:rFonts w:ascii="Times New Roman" w:hAnsi="Times New Roman" w:cs="Times New Roman"/>
        </w:rPr>
        <w:t xml:space="preserve">Some events </w:t>
      </w:r>
      <w:r w:rsidR="00573445">
        <w:rPr>
          <w:rFonts w:ascii="Times New Roman" w:hAnsi="Times New Roman" w:cs="Times New Roman"/>
        </w:rPr>
        <w:t>about which people are uncertain could be categorized as purely</w:t>
      </w:r>
      <w:r w:rsidR="00573445" w:rsidRPr="00FC32CF">
        <w:rPr>
          <w:rFonts w:ascii="Times New Roman" w:hAnsi="Times New Roman" w:cs="Times New Roman"/>
        </w:rPr>
        <w:t xml:space="preserve"> </w:t>
      </w:r>
      <w:r w:rsidRPr="00FC32CF">
        <w:rPr>
          <w:rFonts w:ascii="Times New Roman" w:hAnsi="Times New Roman" w:cs="Times New Roman"/>
        </w:rPr>
        <w:t xml:space="preserve">epistemic or </w:t>
      </w:r>
      <w:r w:rsidR="0054497C">
        <w:rPr>
          <w:rFonts w:ascii="Times New Roman" w:hAnsi="Times New Roman" w:cs="Times New Roman"/>
        </w:rPr>
        <w:t xml:space="preserve">purely </w:t>
      </w:r>
      <w:proofErr w:type="spellStart"/>
      <w:r w:rsidRPr="00FC32CF">
        <w:rPr>
          <w:rFonts w:ascii="Times New Roman" w:hAnsi="Times New Roman" w:cs="Times New Roman"/>
        </w:rPr>
        <w:t>aleatory</w:t>
      </w:r>
      <w:proofErr w:type="spellEnd"/>
      <w:r w:rsidRPr="00FC32CF">
        <w:rPr>
          <w:rFonts w:ascii="Times New Roman" w:hAnsi="Times New Roman" w:cs="Times New Roman"/>
        </w:rPr>
        <w:t xml:space="preserve"> and </w:t>
      </w:r>
      <w:r w:rsidR="00660C43">
        <w:rPr>
          <w:rFonts w:ascii="Times New Roman" w:hAnsi="Times New Roman" w:cs="Times New Roman"/>
        </w:rPr>
        <w:t xml:space="preserve">seem to </w:t>
      </w:r>
      <w:r w:rsidRPr="00FC32CF">
        <w:rPr>
          <w:rFonts w:ascii="Times New Roman" w:hAnsi="Times New Roman" w:cs="Times New Roman"/>
        </w:rPr>
        <w:t xml:space="preserve">map </w:t>
      </w:r>
      <w:r w:rsidR="00660C43">
        <w:rPr>
          <w:rFonts w:ascii="Times New Roman" w:hAnsi="Times New Roman" w:cs="Times New Roman"/>
        </w:rPr>
        <w:t xml:space="preserve">intuitively </w:t>
      </w:r>
      <w:r w:rsidRPr="00FC32CF">
        <w:rPr>
          <w:rFonts w:ascii="Times New Roman" w:hAnsi="Times New Roman" w:cs="Times New Roman"/>
        </w:rPr>
        <w:t xml:space="preserve">onto </w:t>
      </w:r>
      <w:r w:rsidR="00573445">
        <w:rPr>
          <w:rFonts w:ascii="Times New Roman" w:hAnsi="Times New Roman" w:cs="Times New Roman"/>
        </w:rPr>
        <w:t>confidence</w:t>
      </w:r>
      <w:r w:rsidR="00573445" w:rsidRPr="00FC32CF">
        <w:rPr>
          <w:rFonts w:ascii="Times New Roman" w:hAnsi="Times New Roman" w:cs="Times New Roman"/>
        </w:rPr>
        <w:t xml:space="preserve"> </w:t>
      </w:r>
      <w:r w:rsidRPr="00FC32CF">
        <w:rPr>
          <w:rFonts w:ascii="Times New Roman" w:hAnsi="Times New Roman" w:cs="Times New Roman"/>
        </w:rPr>
        <w:t xml:space="preserve">and </w:t>
      </w:r>
      <w:r w:rsidR="008B0539">
        <w:rPr>
          <w:rFonts w:ascii="Times New Roman" w:hAnsi="Times New Roman" w:cs="Times New Roman"/>
        </w:rPr>
        <w:t>likelihood</w:t>
      </w:r>
      <w:r w:rsidR="008B0539" w:rsidRPr="00FC32CF">
        <w:rPr>
          <w:rFonts w:ascii="Times New Roman" w:hAnsi="Times New Roman" w:cs="Times New Roman"/>
        </w:rPr>
        <w:t xml:space="preserve"> </w:t>
      </w:r>
      <w:r w:rsidRPr="00FC32CF">
        <w:rPr>
          <w:rFonts w:ascii="Times New Roman" w:hAnsi="Times New Roman" w:cs="Times New Roman"/>
        </w:rPr>
        <w:t>statements</w:t>
      </w:r>
      <w:r w:rsidR="00573445">
        <w:rPr>
          <w:rFonts w:ascii="Times New Roman" w:hAnsi="Times New Roman" w:cs="Times New Roman"/>
        </w:rPr>
        <w:t>, respectively</w:t>
      </w:r>
      <w:r w:rsidRPr="00FC32CF">
        <w:rPr>
          <w:rFonts w:ascii="Times New Roman" w:hAnsi="Times New Roman" w:cs="Times New Roman"/>
        </w:rPr>
        <w:t xml:space="preserve">. </w:t>
      </w:r>
      <w:r w:rsidR="00573445">
        <w:rPr>
          <w:rFonts w:ascii="Times New Roman" w:hAnsi="Times New Roman" w:cs="Times New Roman"/>
        </w:rPr>
        <w:t>Thus</w:t>
      </w:r>
      <w:r w:rsidRPr="00FC32CF">
        <w:rPr>
          <w:rFonts w:ascii="Times New Roman" w:hAnsi="Times New Roman" w:cs="Times New Roman"/>
        </w:rPr>
        <w:t xml:space="preserve">, it </w:t>
      </w:r>
      <w:r w:rsidR="00660C43">
        <w:rPr>
          <w:rFonts w:ascii="Times New Roman" w:hAnsi="Times New Roman" w:cs="Times New Roman"/>
        </w:rPr>
        <w:t>appears</w:t>
      </w:r>
      <w:r w:rsidR="00660C43" w:rsidRPr="00FC32CF">
        <w:rPr>
          <w:rFonts w:ascii="Times New Roman" w:hAnsi="Times New Roman" w:cs="Times New Roman"/>
        </w:rPr>
        <w:t xml:space="preserve"> </w:t>
      </w:r>
      <w:r w:rsidRPr="00FC32CF">
        <w:rPr>
          <w:rFonts w:ascii="Times New Roman" w:hAnsi="Times New Roman" w:cs="Times New Roman"/>
        </w:rPr>
        <w:t>much more natural to say “I’m 90% sure the Amazon is longer than the Nile” than it is to say “I think there is a 90% chance that the Amazon is longer than the Nile.” Likewise</w:t>
      </w:r>
      <w:r w:rsidR="00573445">
        <w:rPr>
          <w:rFonts w:ascii="Times New Roman" w:hAnsi="Times New Roman" w:cs="Times New Roman"/>
        </w:rPr>
        <w:t>,</w:t>
      </w:r>
      <w:r w:rsidRPr="00FC32CF">
        <w:rPr>
          <w:rFonts w:ascii="Times New Roman" w:hAnsi="Times New Roman" w:cs="Times New Roman"/>
        </w:rPr>
        <w:t xml:space="preserve"> it </w:t>
      </w:r>
      <w:r w:rsidR="00660C43">
        <w:rPr>
          <w:rFonts w:ascii="Times New Roman" w:hAnsi="Times New Roman" w:cs="Times New Roman"/>
        </w:rPr>
        <w:t>appears</w:t>
      </w:r>
      <w:r w:rsidR="00660C43" w:rsidRPr="00FC32CF">
        <w:rPr>
          <w:rFonts w:ascii="Times New Roman" w:hAnsi="Times New Roman" w:cs="Times New Roman"/>
        </w:rPr>
        <w:t xml:space="preserve"> </w:t>
      </w:r>
      <w:r w:rsidRPr="00FC32CF">
        <w:rPr>
          <w:rFonts w:ascii="Times New Roman" w:hAnsi="Times New Roman" w:cs="Times New Roman"/>
        </w:rPr>
        <w:t xml:space="preserve">much more natural to say that “I </w:t>
      </w:r>
      <w:r w:rsidR="008B0539">
        <w:rPr>
          <w:rFonts w:ascii="Times New Roman" w:hAnsi="Times New Roman" w:cs="Times New Roman"/>
        </w:rPr>
        <w:lastRenderedPageBreak/>
        <w:t>believe</w:t>
      </w:r>
      <w:r w:rsidR="008B0539" w:rsidRPr="00FC32CF">
        <w:rPr>
          <w:rFonts w:ascii="Times New Roman" w:hAnsi="Times New Roman" w:cs="Times New Roman"/>
        </w:rPr>
        <w:t xml:space="preserve"> </w:t>
      </w:r>
      <w:r w:rsidRPr="00FC32CF">
        <w:rPr>
          <w:rFonts w:ascii="Times New Roman" w:hAnsi="Times New Roman" w:cs="Times New Roman"/>
        </w:rPr>
        <w:t xml:space="preserve">there is </w:t>
      </w:r>
      <w:r w:rsidR="007C1F61">
        <w:rPr>
          <w:rFonts w:ascii="Times New Roman" w:hAnsi="Times New Roman" w:cs="Times New Roman"/>
        </w:rPr>
        <w:t xml:space="preserve">75% </w:t>
      </w:r>
      <w:r w:rsidRPr="00FC32CF">
        <w:rPr>
          <w:rFonts w:ascii="Times New Roman" w:hAnsi="Times New Roman" w:cs="Times New Roman"/>
        </w:rPr>
        <w:t xml:space="preserve">chance that </w:t>
      </w:r>
      <w:r w:rsidR="007C1F61">
        <w:rPr>
          <w:rFonts w:ascii="Times New Roman" w:hAnsi="Times New Roman" w:cs="Times New Roman"/>
        </w:rPr>
        <w:t>this coin will land heads at least once in two flips</w:t>
      </w:r>
      <w:r w:rsidRPr="00FC32CF">
        <w:rPr>
          <w:rFonts w:ascii="Times New Roman" w:hAnsi="Times New Roman" w:cs="Times New Roman"/>
        </w:rPr>
        <w:t xml:space="preserve">” than it is to say “I am </w:t>
      </w:r>
      <w:r w:rsidR="007C1F61">
        <w:rPr>
          <w:rFonts w:ascii="Times New Roman" w:hAnsi="Times New Roman" w:cs="Times New Roman"/>
        </w:rPr>
        <w:t>75%</w:t>
      </w:r>
      <w:r w:rsidRPr="00FC32CF">
        <w:rPr>
          <w:rFonts w:ascii="Times New Roman" w:hAnsi="Times New Roman" w:cs="Times New Roman"/>
        </w:rPr>
        <w:t xml:space="preserve"> sure</w:t>
      </w:r>
      <w:r w:rsidR="00573445">
        <w:rPr>
          <w:rFonts w:ascii="Times New Roman" w:hAnsi="Times New Roman" w:cs="Times New Roman"/>
        </w:rPr>
        <w:t xml:space="preserve"> that this </w:t>
      </w:r>
      <w:r w:rsidR="007C1F61">
        <w:rPr>
          <w:rFonts w:ascii="Times New Roman" w:hAnsi="Times New Roman" w:cs="Times New Roman"/>
        </w:rPr>
        <w:t>coin will land heads at least once in two flips</w:t>
      </w:r>
      <w:r w:rsidRPr="00FC32CF">
        <w:rPr>
          <w:rFonts w:ascii="Times New Roman" w:hAnsi="Times New Roman" w:cs="Times New Roman"/>
        </w:rPr>
        <w:t>.</w:t>
      </w:r>
      <w:r w:rsidR="00573445">
        <w:rPr>
          <w:rFonts w:ascii="Times New Roman" w:hAnsi="Times New Roman" w:cs="Times New Roman"/>
        </w:rPr>
        <w:t>”</w:t>
      </w:r>
      <w:r w:rsidRPr="00FC32CF">
        <w:rPr>
          <w:rFonts w:ascii="Times New Roman" w:hAnsi="Times New Roman" w:cs="Times New Roman"/>
        </w:rPr>
        <w:t xml:space="preserve"> More often, events reflect a mixture of epistemic and </w:t>
      </w:r>
      <w:proofErr w:type="spellStart"/>
      <w:r w:rsidRPr="00FC32CF">
        <w:rPr>
          <w:rFonts w:ascii="Times New Roman" w:hAnsi="Times New Roman" w:cs="Times New Roman"/>
        </w:rPr>
        <w:t>aleatory</w:t>
      </w:r>
      <w:proofErr w:type="spellEnd"/>
      <w:r w:rsidRPr="00FC32CF">
        <w:rPr>
          <w:rFonts w:ascii="Times New Roman" w:hAnsi="Times New Roman" w:cs="Times New Roman"/>
        </w:rPr>
        <w:t xml:space="preserve"> </w:t>
      </w:r>
      <w:r w:rsidR="00573445">
        <w:rPr>
          <w:rFonts w:ascii="Times New Roman" w:hAnsi="Times New Roman" w:cs="Times New Roman"/>
        </w:rPr>
        <w:t>uncertainty</w:t>
      </w:r>
      <w:r w:rsidRPr="00FC32CF">
        <w:rPr>
          <w:rFonts w:ascii="Times New Roman" w:hAnsi="Times New Roman" w:cs="Times New Roman"/>
        </w:rPr>
        <w:t xml:space="preserve">. For instance, the outcome of a basketball game may reflect consideration </w:t>
      </w:r>
      <w:r w:rsidR="00804824">
        <w:rPr>
          <w:rFonts w:ascii="Times New Roman" w:hAnsi="Times New Roman" w:cs="Times New Roman"/>
        </w:rPr>
        <w:t xml:space="preserve">of </w:t>
      </w:r>
      <w:r w:rsidRPr="00FC32CF">
        <w:rPr>
          <w:rFonts w:ascii="Times New Roman" w:hAnsi="Times New Roman" w:cs="Times New Roman"/>
        </w:rPr>
        <w:t xml:space="preserve">both </w:t>
      </w:r>
      <w:r w:rsidR="0054497C" w:rsidRPr="00FC32CF">
        <w:rPr>
          <w:rFonts w:ascii="Times New Roman" w:hAnsi="Times New Roman" w:cs="Times New Roman"/>
        </w:rPr>
        <w:t xml:space="preserve">how well the teams match up on this particular occasion </w:t>
      </w:r>
      <w:r w:rsidR="00804824">
        <w:rPr>
          <w:rFonts w:ascii="Times New Roman" w:hAnsi="Times New Roman" w:cs="Times New Roman"/>
        </w:rPr>
        <w:t>and</w:t>
      </w:r>
      <w:r w:rsidRPr="00FC32CF">
        <w:rPr>
          <w:rFonts w:ascii="Times New Roman" w:hAnsi="Times New Roman" w:cs="Times New Roman"/>
        </w:rPr>
        <w:t xml:space="preserve"> how often each team </w:t>
      </w:r>
      <w:r w:rsidR="00660C43">
        <w:rPr>
          <w:rFonts w:ascii="Times New Roman" w:hAnsi="Times New Roman" w:cs="Times New Roman"/>
        </w:rPr>
        <w:t>has won their games in the past</w:t>
      </w:r>
      <w:r w:rsidRPr="00FC32CF">
        <w:rPr>
          <w:rFonts w:ascii="Times New Roman" w:hAnsi="Times New Roman" w:cs="Times New Roman"/>
        </w:rPr>
        <w:t>.</w:t>
      </w:r>
      <w:r w:rsidR="00982A0C">
        <w:rPr>
          <w:rFonts w:ascii="Times New Roman" w:hAnsi="Times New Roman" w:cs="Times New Roman"/>
        </w:rPr>
        <w:t xml:space="preserve"> </w:t>
      </w:r>
      <w:commentRangeStart w:id="18"/>
      <w:r w:rsidR="00982A0C">
        <w:rPr>
          <w:rFonts w:ascii="Times New Roman" w:hAnsi="Times New Roman" w:cs="Times New Roman"/>
        </w:rPr>
        <w:t>We hypothesize that the language chosen by a speaker will tend to reflect the dimension of uncertainty</w:t>
      </w:r>
      <w:r w:rsidR="00660C43">
        <w:rPr>
          <w:rFonts w:ascii="Times New Roman" w:hAnsi="Times New Roman" w:cs="Times New Roman"/>
        </w:rPr>
        <w:t xml:space="preserve"> that is most salient</w:t>
      </w:r>
      <w:r w:rsidR="00982A0C">
        <w:rPr>
          <w:rFonts w:ascii="Times New Roman" w:hAnsi="Times New Roman" w:cs="Times New Roman"/>
        </w:rPr>
        <w:t xml:space="preserve"> to that speaker. </w:t>
      </w:r>
      <w:commentRangeEnd w:id="18"/>
      <w:r w:rsidR="00C53171">
        <w:rPr>
          <w:rStyle w:val="CommentReference"/>
        </w:rPr>
        <w:commentReference w:id="18"/>
      </w:r>
      <w:r w:rsidR="00982A0C">
        <w:rPr>
          <w:rFonts w:ascii="Times New Roman" w:hAnsi="Times New Roman" w:cs="Times New Roman"/>
        </w:rPr>
        <w:t xml:space="preserve">This said, </w:t>
      </w:r>
      <w:r w:rsidR="007C1F61">
        <w:rPr>
          <w:rFonts w:ascii="Times New Roman" w:hAnsi="Times New Roman" w:cs="Times New Roman"/>
        </w:rPr>
        <w:t xml:space="preserve">we </w:t>
      </w:r>
      <w:r w:rsidR="004B10C3">
        <w:rPr>
          <w:rFonts w:ascii="Times New Roman" w:hAnsi="Times New Roman" w:cs="Times New Roman"/>
        </w:rPr>
        <w:t xml:space="preserve">acknowledge the possibility </w:t>
      </w:r>
      <w:r w:rsidR="007C1F61">
        <w:rPr>
          <w:rFonts w:ascii="Times New Roman" w:hAnsi="Times New Roman" w:cs="Times New Roman"/>
        </w:rPr>
        <w:t xml:space="preserve">that in </w:t>
      </w:r>
      <w:r w:rsidR="00660C43">
        <w:rPr>
          <w:rFonts w:ascii="Times New Roman" w:hAnsi="Times New Roman" w:cs="Times New Roman"/>
        </w:rPr>
        <w:t xml:space="preserve">rare </w:t>
      </w:r>
      <w:r w:rsidR="007C1F61">
        <w:rPr>
          <w:rFonts w:ascii="Times New Roman" w:hAnsi="Times New Roman" w:cs="Times New Roman"/>
        </w:rPr>
        <w:t>circumstances one could simultaneously e</w:t>
      </w:r>
      <w:r w:rsidR="00982A0C">
        <w:rPr>
          <w:rFonts w:ascii="Times New Roman" w:hAnsi="Times New Roman" w:cs="Times New Roman"/>
        </w:rPr>
        <w:t>xpress both forms of uncertainty (e.g., “I am fairly certain that there is a high probability of dying of lung cancer within a few years of diagnosis.”)</w:t>
      </w:r>
      <w:r w:rsidR="00660C43">
        <w:rPr>
          <w:rFonts w:ascii="Times New Roman" w:hAnsi="Times New Roman" w:cs="Times New Roman"/>
        </w:rPr>
        <w:t xml:space="preserve">. In this case the likelihood expression (there is a high probability) </w:t>
      </w:r>
      <w:r w:rsidR="004B10C3">
        <w:rPr>
          <w:rFonts w:ascii="Times New Roman" w:hAnsi="Times New Roman" w:cs="Times New Roman"/>
        </w:rPr>
        <w:t xml:space="preserve">may </w:t>
      </w:r>
      <w:r w:rsidR="002D337F">
        <w:rPr>
          <w:rFonts w:ascii="Times New Roman" w:hAnsi="Times New Roman" w:cs="Times New Roman"/>
        </w:rPr>
        <w:t xml:space="preserve">express </w:t>
      </w:r>
      <w:r w:rsidR="00660C43">
        <w:rPr>
          <w:rFonts w:ascii="Times New Roman" w:hAnsi="Times New Roman" w:cs="Times New Roman"/>
        </w:rPr>
        <w:t xml:space="preserve">uncertainty conditional on the speaker’s model of the world and the confidence expression (I am fairly certain) </w:t>
      </w:r>
      <w:r w:rsidR="004B10C3">
        <w:rPr>
          <w:rFonts w:ascii="Times New Roman" w:hAnsi="Times New Roman" w:cs="Times New Roman"/>
        </w:rPr>
        <w:t xml:space="preserve">may </w:t>
      </w:r>
      <w:r w:rsidR="002D337F">
        <w:rPr>
          <w:rFonts w:ascii="Times New Roman" w:hAnsi="Times New Roman" w:cs="Times New Roman"/>
        </w:rPr>
        <w:t xml:space="preserve">express </w:t>
      </w:r>
      <w:r w:rsidR="00660C43">
        <w:rPr>
          <w:rFonts w:ascii="Times New Roman" w:hAnsi="Times New Roman" w:cs="Times New Roman"/>
        </w:rPr>
        <w:t>the speaker’s level of confidence in the validity of the model.</w:t>
      </w:r>
    </w:p>
    <w:p w14:paraId="6B7C4BF6" w14:textId="77777777" w:rsidR="00466F2E" w:rsidRPr="00FC32CF" w:rsidRDefault="00466F2E" w:rsidP="00290B78">
      <w:pPr>
        <w:spacing w:line="480" w:lineRule="auto"/>
        <w:rPr>
          <w:rFonts w:ascii="Times New Roman" w:hAnsi="Times New Roman" w:cs="Times New Roman"/>
        </w:rPr>
      </w:pPr>
    </w:p>
    <w:p w14:paraId="668E265F" w14:textId="720A0109" w:rsidR="00302B6A" w:rsidRPr="00FC32CF" w:rsidRDefault="00302B6A" w:rsidP="00290B78">
      <w:pPr>
        <w:spacing w:line="480" w:lineRule="auto"/>
        <w:rPr>
          <w:rFonts w:ascii="Times New Roman" w:hAnsi="Times New Roman" w:cs="Times New Roman"/>
        </w:rPr>
      </w:pPr>
      <w:r w:rsidRPr="00C00225">
        <w:rPr>
          <w:rFonts w:ascii="Times New Roman" w:hAnsi="Times New Roman" w:cs="Times New Roman"/>
          <w:b/>
        </w:rPr>
        <w:t xml:space="preserve">Language as </w:t>
      </w:r>
      <w:r w:rsidR="00466F2E" w:rsidRPr="00C00225">
        <w:rPr>
          <w:rFonts w:ascii="Times New Roman" w:hAnsi="Times New Roman" w:cs="Times New Roman"/>
          <w:b/>
        </w:rPr>
        <w:t xml:space="preserve">Both </w:t>
      </w:r>
      <w:r w:rsidRPr="00C00225">
        <w:rPr>
          <w:rFonts w:ascii="Times New Roman" w:hAnsi="Times New Roman" w:cs="Times New Roman"/>
          <w:b/>
        </w:rPr>
        <w:t>a Marker and a Prime of Variants of Uncertainty</w:t>
      </w:r>
    </w:p>
    <w:p w14:paraId="5F6645AC" w14:textId="377FD855" w:rsidR="000563D1" w:rsidRPr="001D4EA9" w:rsidRDefault="007C4FFE" w:rsidP="001D4D55">
      <w:pPr>
        <w:spacing w:line="480" w:lineRule="auto"/>
        <w:ind w:firstLine="720"/>
        <w:rPr>
          <w:rFonts w:ascii="Times New Roman" w:hAnsi="Times New Roman" w:cs="Times New Roman"/>
        </w:rPr>
      </w:pPr>
      <w:r w:rsidRPr="00FC32CF">
        <w:rPr>
          <w:rFonts w:ascii="Times New Roman" w:hAnsi="Times New Roman" w:cs="Times New Roman"/>
        </w:rPr>
        <w:t xml:space="preserve">We assert that linguistic </w:t>
      </w:r>
      <w:r w:rsidR="00573445">
        <w:rPr>
          <w:rFonts w:ascii="Times New Roman" w:hAnsi="Times New Roman" w:cs="Times New Roman"/>
        </w:rPr>
        <w:t>expressions</w:t>
      </w:r>
      <w:r w:rsidR="00573445" w:rsidRPr="00FC32CF">
        <w:rPr>
          <w:rFonts w:ascii="Times New Roman" w:hAnsi="Times New Roman" w:cs="Times New Roman"/>
        </w:rPr>
        <w:t xml:space="preserve"> </w:t>
      </w:r>
      <w:r w:rsidRPr="00FC32CF">
        <w:rPr>
          <w:rFonts w:ascii="Times New Roman" w:hAnsi="Times New Roman" w:cs="Times New Roman"/>
        </w:rPr>
        <w:t xml:space="preserve">not only provide insight into the speaker’s conception of uncertainty, but </w:t>
      </w:r>
      <w:r w:rsidR="00573445">
        <w:rPr>
          <w:rFonts w:ascii="Times New Roman" w:hAnsi="Times New Roman" w:cs="Times New Roman"/>
        </w:rPr>
        <w:t xml:space="preserve">can </w:t>
      </w:r>
      <w:r w:rsidRPr="00FC32CF">
        <w:rPr>
          <w:rFonts w:ascii="Times New Roman" w:hAnsi="Times New Roman" w:cs="Times New Roman"/>
        </w:rPr>
        <w:t>also prime one form of reasoning over another.</w:t>
      </w:r>
      <w:r w:rsidR="000563D1">
        <w:rPr>
          <w:rFonts w:ascii="Times New Roman" w:hAnsi="Times New Roman" w:cs="Times New Roman"/>
        </w:rPr>
        <w:t xml:space="preserve"> </w:t>
      </w:r>
      <w:r w:rsidR="000563D1" w:rsidRPr="001D4EA9">
        <w:rPr>
          <w:rFonts w:ascii="Times New Roman" w:hAnsi="Times New Roman" w:cs="Times New Roman"/>
        </w:rPr>
        <w:t xml:space="preserve">The </w:t>
      </w:r>
      <w:r w:rsidR="00DB4D6A">
        <w:rPr>
          <w:rFonts w:ascii="Times New Roman" w:hAnsi="Times New Roman" w:cs="Times New Roman"/>
        </w:rPr>
        <w:t>correspondence between</w:t>
      </w:r>
      <w:r w:rsidR="000563D1" w:rsidRPr="001D4EA9">
        <w:rPr>
          <w:rFonts w:ascii="Times New Roman" w:hAnsi="Times New Roman" w:cs="Times New Roman"/>
        </w:rPr>
        <w:t xml:space="preserve"> language and thought has been the </w:t>
      </w:r>
      <w:r w:rsidR="00506699">
        <w:rPr>
          <w:rFonts w:ascii="Times New Roman" w:hAnsi="Times New Roman" w:cs="Times New Roman"/>
        </w:rPr>
        <w:t>subject</w:t>
      </w:r>
      <w:r w:rsidR="00506699" w:rsidRPr="001D4EA9">
        <w:rPr>
          <w:rFonts w:ascii="Times New Roman" w:hAnsi="Times New Roman" w:cs="Times New Roman"/>
        </w:rPr>
        <w:t xml:space="preserve"> </w:t>
      </w:r>
      <w:r w:rsidR="000563D1" w:rsidRPr="001D4EA9">
        <w:rPr>
          <w:rFonts w:ascii="Times New Roman" w:hAnsi="Times New Roman" w:cs="Times New Roman"/>
        </w:rPr>
        <w:t xml:space="preserve">of </w:t>
      </w:r>
      <w:r w:rsidR="00660C43">
        <w:rPr>
          <w:rFonts w:ascii="Times New Roman" w:hAnsi="Times New Roman" w:cs="Times New Roman"/>
        </w:rPr>
        <w:t>active</w:t>
      </w:r>
      <w:r w:rsidR="00660C43" w:rsidRPr="001D4EA9">
        <w:rPr>
          <w:rFonts w:ascii="Times New Roman" w:hAnsi="Times New Roman" w:cs="Times New Roman"/>
        </w:rPr>
        <w:t xml:space="preserve"> </w:t>
      </w:r>
      <w:r w:rsidR="000563D1" w:rsidRPr="001D4EA9">
        <w:rPr>
          <w:rFonts w:ascii="Times New Roman" w:hAnsi="Times New Roman" w:cs="Times New Roman"/>
        </w:rPr>
        <w:t xml:space="preserve">research and </w:t>
      </w:r>
      <w:r w:rsidR="00660C43">
        <w:rPr>
          <w:rFonts w:ascii="Times New Roman" w:hAnsi="Times New Roman" w:cs="Times New Roman"/>
        </w:rPr>
        <w:t xml:space="preserve">vigorous </w:t>
      </w:r>
      <w:r w:rsidR="000563D1" w:rsidRPr="001D4EA9">
        <w:rPr>
          <w:rFonts w:ascii="Times New Roman" w:hAnsi="Times New Roman" w:cs="Times New Roman"/>
        </w:rPr>
        <w:t xml:space="preserve">debate in the </w:t>
      </w:r>
      <w:r w:rsidR="000563D1">
        <w:rPr>
          <w:rFonts w:ascii="Times New Roman" w:hAnsi="Times New Roman" w:cs="Times New Roman"/>
        </w:rPr>
        <w:t xml:space="preserve">scientific community across the </w:t>
      </w:r>
      <w:r w:rsidR="000563D1" w:rsidRPr="001D4EA9">
        <w:rPr>
          <w:rFonts w:ascii="Times New Roman" w:hAnsi="Times New Roman" w:cs="Times New Roman"/>
        </w:rPr>
        <w:t>fields of philosophy (Chapman, 2000), psychology (</w:t>
      </w:r>
      <w:proofErr w:type="spellStart"/>
      <w:r w:rsidR="000563D1">
        <w:rPr>
          <w:rFonts w:ascii="Times New Roman" w:hAnsi="Times New Roman" w:cs="Times New Roman"/>
        </w:rPr>
        <w:t>Gleitman</w:t>
      </w:r>
      <w:proofErr w:type="spellEnd"/>
      <w:r w:rsidR="000563D1">
        <w:rPr>
          <w:rFonts w:ascii="Times New Roman" w:hAnsi="Times New Roman" w:cs="Times New Roman"/>
        </w:rPr>
        <w:t xml:space="preserve"> &amp; </w:t>
      </w:r>
      <w:proofErr w:type="spellStart"/>
      <w:r w:rsidR="000563D1">
        <w:rPr>
          <w:rFonts w:ascii="Times New Roman" w:hAnsi="Times New Roman" w:cs="Times New Roman"/>
        </w:rPr>
        <w:t>Papafragou</w:t>
      </w:r>
      <w:proofErr w:type="spellEnd"/>
      <w:r w:rsidR="000563D1">
        <w:rPr>
          <w:rFonts w:ascii="Times New Roman" w:hAnsi="Times New Roman" w:cs="Times New Roman"/>
        </w:rPr>
        <w:t xml:space="preserve">, </w:t>
      </w:r>
      <w:r w:rsidR="000563D1" w:rsidRPr="003E1934">
        <w:rPr>
          <w:rFonts w:ascii="Times New Roman" w:hAnsi="Times New Roman" w:cs="Times New Roman"/>
        </w:rPr>
        <w:t>201</w:t>
      </w:r>
      <w:r w:rsidR="000563D1">
        <w:rPr>
          <w:rFonts w:ascii="Times New Roman" w:hAnsi="Times New Roman" w:cs="Times New Roman"/>
        </w:rPr>
        <w:t>3</w:t>
      </w:r>
      <w:r w:rsidR="000563D1" w:rsidRPr="001D4EA9">
        <w:rPr>
          <w:rFonts w:ascii="Times New Roman" w:hAnsi="Times New Roman" w:cs="Times New Roman"/>
        </w:rPr>
        <w:t xml:space="preserve">; </w:t>
      </w:r>
      <w:proofErr w:type="spellStart"/>
      <w:r w:rsidR="000563D1" w:rsidRPr="001D4EA9">
        <w:rPr>
          <w:rFonts w:ascii="Times New Roman" w:hAnsi="Times New Roman" w:cs="Times New Roman"/>
        </w:rPr>
        <w:t>Gentner</w:t>
      </w:r>
      <w:proofErr w:type="spellEnd"/>
      <w:r w:rsidR="000563D1" w:rsidRPr="001D4EA9">
        <w:rPr>
          <w:rFonts w:ascii="Times New Roman" w:hAnsi="Times New Roman" w:cs="Times New Roman"/>
        </w:rPr>
        <w:t xml:space="preserve"> </w:t>
      </w:r>
      <w:r w:rsidR="00073A2C">
        <w:rPr>
          <w:rFonts w:ascii="Times New Roman" w:hAnsi="Times New Roman" w:cs="Times New Roman"/>
        </w:rPr>
        <w:t>&amp;</w:t>
      </w:r>
      <w:r w:rsidR="000563D1" w:rsidRPr="001D4EA9">
        <w:rPr>
          <w:rFonts w:ascii="Times New Roman" w:hAnsi="Times New Roman" w:cs="Times New Roman"/>
        </w:rPr>
        <w:t xml:space="preserve"> </w:t>
      </w:r>
      <w:proofErr w:type="spellStart"/>
      <w:r w:rsidR="000563D1" w:rsidRPr="001D4EA9">
        <w:rPr>
          <w:rFonts w:ascii="Times New Roman" w:hAnsi="Times New Roman" w:cs="Times New Roman"/>
        </w:rPr>
        <w:t>Goldin</w:t>
      </w:r>
      <w:proofErr w:type="spellEnd"/>
      <w:r w:rsidR="000563D1" w:rsidRPr="001D4EA9">
        <w:rPr>
          <w:rFonts w:ascii="Times New Roman" w:hAnsi="Times New Roman" w:cs="Times New Roman"/>
        </w:rPr>
        <w:t>-Meadow</w:t>
      </w:r>
      <w:r w:rsidR="00073A2C">
        <w:rPr>
          <w:rFonts w:ascii="Times New Roman" w:hAnsi="Times New Roman" w:cs="Times New Roman"/>
        </w:rPr>
        <w:t>,</w:t>
      </w:r>
      <w:r w:rsidR="000563D1" w:rsidRPr="001D4EA9">
        <w:rPr>
          <w:rFonts w:ascii="Times New Roman" w:hAnsi="Times New Roman" w:cs="Times New Roman"/>
        </w:rPr>
        <w:t xml:space="preserve"> 2003), and neuroscience (</w:t>
      </w:r>
      <w:r w:rsidR="000563D1" w:rsidRPr="005D6AF3">
        <w:rPr>
          <w:rFonts w:ascii="Times New Roman" w:hAnsi="Times New Roman" w:cs="Times New Roman"/>
        </w:rPr>
        <w:t>Monti</w:t>
      </w:r>
      <w:r w:rsidR="00073A2C">
        <w:rPr>
          <w:rFonts w:ascii="Times New Roman" w:hAnsi="Times New Roman" w:cs="Times New Roman"/>
        </w:rPr>
        <w:t xml:space="preserve">, </w:t>
      </w:r>
      <w:r w:rsidR="000563D1" w:rsidRPr="005D6AF3">
        <w:rPr>
          <w:rFonts w:ascii="Times New Roman" w:hAnsi="Times New Roman" w:cs="Times New Roman"/>
        </w:rPr>
        <w:t>in press</w:t>
      </w:r>
      <w:r w:rsidR="000563D1" w:rsidRPr="001D4EA9">
        <w:rPr>
          <w:rFonts w:ascii="Times New Roman" w:hAnsi="Times New Roman" w:cs="Times New Roman"/>
        </w:rPr>
        <w:t xml:space="preserve">), among others. </w:t>
      </w:r>
      <w:r w:rsidR="00506699">
        <w:rPr>
          <w:rFonts w:ascii="Times New Roman" w:hAnsi="Times New Roman" w:cs="Times New Roman"/>
        </w:rPr>
        <w:t xml:space="preserve">At </w:t>
      </w:r>
      <w:r w:rsidR="004B10C3">
        <w:rPr>
          <w:rFonts w:ascii="Times New Roman" w:hAnsi="Times New Roman" w:cs="Times New Roman"/>
        </w:rPr>
        <w:t>one extreme</w:t>
      </w:r>
      <w:r w:rsidR="000563D1" w:rsidRPr="001D4EA9">
        <w:rPr>
          <w:rFonts w:ascii="Times New Roman" w:hAnsi="Times New Roman" w:cs="Times New Roman"/>
        </w:rPr>
        <w:t xml:space="preserve">, some </w:t>
      </w:r>
      <w:r w:rsidR="00DB4D6A">
        <w:rPr>
          <w:rFonts w:ascii="Times New Roman" w:hAnsi="Times New Roman" w:cs="Times New Roman"/>
        </w:rPr>
        <w:t>researchers</w:t>
      </w:r>
      <w:r w:rsidR="000563D1" w:rsidRPr="001D4EA9">
        <w:rPr>
          <w:rFonts w:ascii="Times New Roman" w:hAnsi="Times New Roman" w:cs="Times New Roman"/>
        </w:rPr>
        <w:t xml:space="preserve"> </w:t>
      </w:r>
      <w:r w:rsidR="00DB4D6A">
        <w:rPr>
          <w:rFonts w:ascii="Times New Roman" w:hAnsi="Times New Roman" w:cs="Times New Roman"/>
        </w:rPr>
        <w:t>assert</w:t>
      </w:r>
      <w:r w:rsidR="000563D1">
        <w:rPr>
          <w:rFonts w:ascii="Times New Roman" w:hAnsi="Times New Roman" w:cs="Times New Roman"/>
        </w:rPr>
        <w:t xml:space="preserve"> that human thought is mediated by a language-independent symbolic system (</w:t>
      </w:r>
      <w:proofErr w:type="spellStart"/>
      <w:r w:rsidR="000563D1">
        <w:rPr>
          <w:rFonts w:ascii="Times New Roman" w:hAnsi="Times New Roman" w:cs="Times New Roman"/>
        </w:rPr>
        <w:t>Gelman</w:t>
      </w:r>
      <w:proofErr w:type="spellEnd"/>
      <w:r w:rsidR="000563D1">
        <w:rPr>
          <w:rFonts w:ascii="Times New Roman" w:hAnsi="Times New Roman" w:cs="Times New Roman"/>
        </w:rPr>
        <w:t xml:space="preserve"> </w:t>
      </w:r>
      <w:r w:rsidR="00073A2C">
        <w:rPr>
          <w:rFonts w:ascii="Times New Roman" w:hAnsi="Times New Roman" w:cs="Times New Roman"/>
        </w:rPr>
        <w:t>&amp;</w:t>
      </w:r>
      <w:r w:rsidR="000563D1">
        <w:rPr>
          <w:rFonts w:ascii="Times New Roman" w:hAnsi="Times New Roman" w:cs="Times New Roman"/>
        </w:rPr>
        <w:t xml:space="preserve"> </w:t>
      </w:r>
      <w:proofErr w:type="spellStart"/>
      <w:r w:rsidR="000563D1">
        <w:rPr>
          <w:rFonts w:ascii="Times New Roman" w:hAnsi="Times New Roman" w:cs="Times New Roman"/>
        </w:rPr>
        <w:t>Gallistel</w:t>
      </w:r>
      <w:proofErr w:type="spellEnd"/>
      <w:r w:rsidR="00073A2C">
        <w:rPr>
          <w:rFonts w:ascii="Times New Roman" w:hAnsi="Times New Roman" w:cs="Times New Roman"/>
        </w:rPr>
        <w:t>,</w:t>
      </w:r>
      <w:r w:rsidR="000563D1">
        <w:rPr>
          <w:rFonts w:ascii="Times New Roman" w:hAnsi="Times New Roman" w:cs="Times New Roman"/>
        </w:rPr>
        <w:t xml:space="preserve"> 2004), and language is but a means for expressing mental </w:t>
      </w:r>
      <w:r w:rsidR="000563D1">
        <w:rPr>
          <w:rFonts w:ascii="Times New Roman" w:hAnsi="Times New Roman" w:cs="Times New Roman"/>
        </w:rPr>
        <w:lastRenderedPageBreak/>
        <w:t>experiences (</w:t>
      </w:r>
      <w:r w:rsidR="000563D1" w:rsidRPr="00B03D93">
        <w:rPr>
          <w:rFonts w:ascii="Times New Roman" w:hAnsi="Times New Roman" w:cs="Times New Roman"/>
        </w:rPr>
        <w:t>Locke, 1824</w:t>
      </w:r>
      <w:r w:rsidR="000563D1">
        <w:rPr>
          <w:rFonts w:ascii="Times New Roman" w:hAnsi="Times New Roman" w:cs="Times New Roman"/>
        </w:rPr>
        <w:t xml:space="preserve">). </w:t>
      </w:r>
      <w:r w:rsidR="000563D1" w:rsidRPr="00080FF9">
        <w:rPr>
          <w:rFonts w:ascii="Times New Roman" w:hAnsi="Times New Roman" w:cs="Times New Roman"/>
        </w:rPr>
        <w:t>According to this view, linguistic data can be used to study underlying thought processes (Boas</w:t>
      </w:r>
      <w:r w:rsidR="00073A2C">
        <w:rPr>
          <w:rFonts w:ascii="Times New Roman" w:hAnsi="Times New Roman" w:cs="Times New Roman"/>
        </w:rPr>
        <w:t>,</w:t>
      </w:r>
      <w:r w:rsidR="000563D1" w:rsidRPr="00080FF9">
        <w:rPr>
          <w:rFonts w:ascii="Times New Roman" w:hAnsi="Times New Roman" w:cs="Times New Roman"/>
        </w:rPr>
        <w:t xml:space="preserve"> 1966).</w:t>
      </w:r>
      <w:r w:rsidR="000563D1">
        <w:rPr>
          <w:rFonts w:ascii="Times New Roman" w:hAnsi="Times New Roman" w:cs="Times New Roman"/>
        </w:rPr>
        <w:t xml:space="preserve"> </w:t>
      </w:r>
      <w:r w:rsidR="000563D1" w:rsidRPr="001D4EA9">
        <w:rPr>
          <w:rFonts w:ascii="Times New Roman" w:hAnsi="Times New Roman" w:cs="Times New Roman"/>
        </w:rPr>
        <w:t xml:space="preserve">At the other </w:t>
      </w:r>
      <w:r w:rsidR="000563D1">
        <w:rPr>
          <w:rFonts w:ascii="Times New Roman" w:hAnsi="Times New Roman" w:cs="Times New Roman"/>
        </w:rPr>
        <w:t>extreme</w:t>
      </w:r>
      <w:r w:rsidR="000563D1" w:rsidRPr="001D4EA9">
        <w:rPr>
          <w:rFonts w:ascii="Times New Roman" w:hAnsi="Times New Roman" w:cs="Times New Roman"/>
        </w:rPr>
        <w:t xml:space="preserve">, </w:t>
      </w:r>
      <w:r w:rsidR="00660C43">
        <w:rPr>
          <w:rFonts w:ascii="Times New Roman" w:hAnsi="Times New Roman" w:cs="Times New Roman"/>
        </w:rPr>
        <w:t xml:space="preserve">some </w:t>
      </w:r>
      <w:r w:rsidR="00DB4D6A">
        <w:rPr>
          <w:rFonts w:ascii="Times New Roman" w:hAnsi="Times New Roman" w:cs="Times New Roman"/>
        </w:rPr>
        <w:t>researchers assert that</w:t>
      </w:r>
      <w:r w:rsidR="000563D1" w:rsidRPr="001D4EA9">
        <w:rPr>
          <w:rFonts w:ascii="Times New Roman" w:hAnsi="Times New Roman" w:cs="Times New Roman"/>
        </w:rPr>
        <w:t xml:space="preserve"> language influences</w:t>
      </w:r>
      <w:r w:rsidR="000563D1">
        <w:rPr>
          <w:rFonts w:ascii="Times New Roman" w:hAnsi="Times New Roman" w:cs="Times New Roman"/>
        </w:rPr>
        <w:t xml:space="preserve"> or </w:t>
      </w:r>
      <w:r w:rsidR="000563D1" w:rsidRPr="001D4EA9">
        <w:rPr>
          <w:rFonts w:ascii="Times New Roman" w:hAnsi="Times New Roman" w:cs="Times New Roman"/>
        </w:rPr>
        <w:t>determines the categories, representations, and cognitive structures available to thought (</w:t>
      </w:r>
      <w:r w:rsidR="000563D1">
        <w:rPr>
          <w:rFonts w:ascii="Times New Roman" w:hAnsi="Times New Roman" w:cs="Times New Roman"/>
        </w:rPr>
        <w:t>Whorf</w:t>
      </w:r>
      <w:r w:rsidR="00073A2C">
        <w:rPr>
          <w:rFonts w:ascii="Times New Roman" w:hAnsi="Times New Roman" w:cs="Times New Roman"/>
        </w:rPr>
        <w:t>,</w:t>
      </w:r>
      <w:r w:rsidR="000563D1">
        <w:rPr>
          <w:rFonts w:ascii="Times New Roman" w:hAnsi="Times New Roman" w:cs="Times New Roman"/>
        </w:rPr>
        <w:t xml:space="preserve"> 1956; </w:t>
      </w:r>
      <w:r w:rsidR="000563D1" w:rsidRPr="001D4EA9">
        <w:rPr>
          <w:rFonts w:ascii="Times New Roman" w:hAnsi="Times New Roman" w:cs="Times New Roman"/>
        </w:rPr>
        <w:t>2003</w:t>
      </w:r>
      <w:r w:rsidR="000563D1">
        <w:rPr>
          <w:rFonts w:ascii="Times New Roman" w:hAnsi="Times New Roman" w:cs="Times New Roman"/>
        </w:rPr>
        <w:t xml:space="preserve">; </w:t>
      </w:r>
      <w:proofErr w:type="spellStart"/>
      <w:r w:rsidR="000563D1" w:rsidRPr="001D4EA9">
        <w:rPr>
          <w:rFonts w:ascii="Times New Roman" w:hAnsi="Times New Roman" w:cs="Times New Roman"/>
        </w:rPr>
        <w:t>Losonsky</w:t>
      </w:r>
      <w:proofErr w:type="spellEnd"/>
      <w:r w:rsidR="00073A2C">
        <w:rPr>
          <w:rFonts w:ascii="Times New Roman" w:hAnsi="Times New Roman" w:cs="Times New Roman"/>
        </w:rPr>
        <w:t xml:space="preserve">, </w:t>
      </w:r>
      <w:r w:rsidR="00670C07">
        <w:rPr>
          <w:rFonts w:ascii="Times New Roman" w:hAnsi="Times New Roman" w:cs="Times New Roman"/>
        </w:rPr>
        <w:t>1999</w:t>
      </w:r>
      <w:r w:rsidR="000563D1">
        <w:rPr>
          <w:rFonts w:ascii="Times New Roman" w:hAnsi="Times New Roman" w:cs="Times New Roman"/>
        </w:rPr>
        <w:t xml:space="preserve">; see </w:t>
      </w:r>
      <w:proofErr w:type="spellStart"/>
      <w:r w:rsidR="000563D1" w:rsidRPr="001D4EA9">
        <w:rPr>
          <w:rFonts w:ascii="Times New Roman" w:hAnsi="Times New Roman" w:cs="Times New Roman"/>
        </w:rPr>
        <w:t>Gentner</w:t>
      </w:r>
      <w:proofErr w:type="spellEnd"/>
      <w:r w:rsidR="000563D1" w:rsidRPr="001D4EA9">
        <w:rPr>
          <w:rFonts w:ascii="Times New Roman" w:hAnsi="Times New Roman" w:cs="Times New Roman"/>
        </w:rPr>
        <w:t xml:space="preserve"> </w:t>
      </w:r>
      <w:r w:rsidR="00073A2C">
        <w:rPr>
          <w:rFonts w:ascii="Times New Roman" w:hAnsi="Times New Roman" w:cs="Times New Roman"/>
        </w:rPr>
        <w:t>&amp;</w:t>
      </w:r>
      <w:r w:rsidR="000563D1" w:rsidRPr="001D4EA9">
        <w:rPr>
          <w:rFonts w:ascii="Times New Roman" w:hAnsi="Times New Roman" w:cs="Times New Roman"/>
        </w:rPr>
        <w:t xml:space="preserve"> </w:t>
      </w:r>
      <w:proofErr w:type="spellStart"/>
      <w:r w:rsidR="000563D1" w:rsidRPr="001D4EA9">
        <w:rPr>
          <w:rFonts w:ascii="Times New Roman" w:hAnsi="Times New Roman" w:cs="Times New Roman"/>
        </w:rPr>
        <w:t>Goldin</w:t>
      </w:r>
      <w:proofErr w:type="spellEnd"/>
      <w:r w:rsidR="000563D1" w:rsidRPr="001D4EA9">
        <w:rPr>
          <w:rFonts w:ascii="Times New Roman" w:hAnsi="Times New Roman" w:cs="Times New Roman"/>
        </w:rPr>
        <w:t>-Meadow</w:t>
      </w:r>
      <w:r w:rsidR="00670C07">
        <w:rPr>
          <w:rFonts w:ascii="Times New Roman" w:hAnsi="Times New Roman" w:cs="Times New Roman"/>
        </w:rPr>
        <w:t>)</w:t>
      </w:r>
      <w:r w:rsidR="000563D1">
        <w:rPr>
          <w:rFonts w:ascii="Times New Roman" w:hAnsi="Times New Roman" w:cs="Times New Roman"/>
        </w:rPr>
        <w:t xml:space="preserve">. According to this view, language can bias cognitive representations. </w:t>
      </w:r>
    </w:p>
    <w:p w14:paraId="19D62F88" w14:textId="29F803CA" w:rsidR="000563D1" w:rsidRDefault="000563D1" w:rsidP="00290B78">
      <w:pPr>
        <w:spacing w:line="480" w:lineRule="auto"/>
        <w:ind w:firstLine="720"/>
        <w:rPr>
          <w:rFonts w:ascii="Times New Roman" w:hAnsi="Times New Roman" w:cs="Times New Roman"/>
        </w:rPr>
      </w:pPr>
      <w:commentRangeStart w:id="19"/>
      <w:r w:rsidRPr="001D4EA9">
        <w:rPr>
          <w:rFonts w:ascii="Times New Roman" w:hAnsi="Times New Roman" w:cs="Times New Roman"/>
        </w:rPr>
        <w:t xml:space="preserve">From an experimental point of view, the </w:t>
      </w:r>
      <w:r>
        <w:rPr>
          <w:rFonts w:ascii="Times New Roman" w:hAnsi="Times New Roman" w:cs="Times New Roman"/>
        </w:rPr>
        <w:t xml:space="preserve">relationship between language and thought </w:t>
      </w:r>
      <w:r w:rsidRPr="001D4EA9">
        <w:rPr>
          <w:rFonts w:ascii="Times New Roman" w:hAnsi="Times New Roman" w:cs="Times New Roman"/>
        </w:rPr>
        <w:t xml:space="preserve">has been </w:t>
      </w:r>
      <w:r>
        <w:rPr>
          <w:rFonts w:ascii="Times New Roman" w:hAnsi="Times New Roman" w:cs="Times New Roman"/>
        </w:rPr>
        <w:t xml:space="preserve">addressed </w:t>
      </w:r>
      <w:r w:rsidRPr="001D4EA9">
        <w:rPr>
          <w:rFonts w:ascii="Times New Roman" w:hAnsi="Times New Roman" w:cs="Times New Roman"/>
        </w:rPr>
        <w:t xml:space="preserve">in a large number of cognitive domains including spatial reasoning (Li &amp; </w:t>
      </w:r>
      <w:proofErr w:type="spellStart"/>
      <w:r w:rsidRPr="001D4EA9">
        <w:rPr>
          <w:rFonts w:ascii="Times New Roman" w:hAnsi="Times New Roman" w:cs="Times New Roman"/>
        </w:rPr>
        <w:t>Gleitman</w:t>
      </w:r>
      <w:proofErr w:type="spellEnd"/>
      <w:r w:rsidR="008F5D1C">
        <w:rPr>
          <w:rFonts w:ascii="Times New Roman" w:hAnsi="Times New Roman" w:cs="Times New Roman"/>
        </w:rPr>
        <w:t>,</w:t>
      </w:r>
      <w:r w:rsidRPr="001D4EA9">
        <w:rPr>
          <w:rFonts w:ascii="Times New Roman" w:hAnsi="Times New Roman" w:cs="Times New Roman"/>
        </w:rPr>
        <w:t xml:space="preserve"> 2002; Brown </w:t>
      </w:r>
      <w:r w:rsidR="008F5D1C">
        <w:rPr>
          <w:rFonts w:ascii="Times New Roman" w:hAnsi="Times New Roman" w:cs="Times New Roman"/>
        </w:rPr>
        <w:t>&amp;</w:t>
      </w:r>
      <w:r w:rsidRPr="001D4EA9">
        <w:rPr>
          <w:rFonts w:ascii="Times New Roman" w:hAnsi="Times New Roman" w:cs="Times New Roman"/>
        </w:rPr>
        <w:t xml:space="preserve"> Levinson</w:t>
      </w:r>
      <w:r w:rsidR="008F5D1C">
        <w:rPr>
          <w:rFonts w:ascii="Times New Roman" w:hAnsi="Times New Roman" w:cs="Times New Roman"/>
        </w:rPr>
        <w:t>,</w:t>
      </w:r>
      <w:r w:rsidRPr="001D4EA9">
        <w:rPr>
          <w:rFonts w:ascii="Times New Roman" w:hAnsi="Times New Roman" w:cs="Times New Roman"/>
        </w:rPr>
        <w:t xml:space="preserve"> 1993</w:t>
      </w:r>
      <w:r>
        <w:rPr>
          <w:rFonts w:ascii="Times New Roman" w:hAnsi="Times New Roman" w:cs="Times New Roman"/>
        </w:rPr>
        <w:t xml:space="preserve">; </w:t>
      </w:r>
      <w:r w:rsidRPr="001D4EA9">
        <w:rPr>
          <w:rFonts w:ascii="Times New Roman" w:hAnsi="Times New Roman" w:cs="Times New Roman"/>
        </w:rPr>
        <w:t>Pe</w:t>
      </w:r>
      <w:r>
        <w:rPr>
          <w:rFonts w:ascii="Times New Roman" w:hAnsi="Times New Roman" w:cs="Times New Roman"/>
        </w:rPr>
        <w:t>derson et al.</w:t>
      </w:r>
      <w:r w:rsidR="008F5D1C">
        <w:rPr>
          <w:rFonts w:ascii="Times New Roman" w:hAnsi="Times New Roman" w:cs="Times New Roman"/>
        </w:rPr>
        <w:t>,</w:t>
      </w:r>
      <w:r>
        <w:rPr>
          <w:rFonts w:ascii="Times New Roman" w:hAnsi="Times New Roman" w:cs="Times New Roman"/>
        </w:rPr>
        <w:t xml:space="preserve"> 1998</w:t>
      </w:r>
      <w:r w:rsidRPr="001D4EA9">
        <w:rPr>
          <w:rFonts w:ascii="Times New Roman" w:hAnsi="Times New Roman" w:cs="Times New Roman"/>
        </w:rPr>
        <w:t>), color cognition (</w:t>
      </w:r>
      <w:proofErr w:type="spellStart"/>
      <w:r w:rsidRPr="001D4EA9">
        <w:rPr>
          <w:rFonts w:ascii="Times New Roman" w:hAnsi="Times New Roman" w:cs="Times New Roman"/>
        </w:rPr>
        <w:t>Regier</w:t>
      </w:r>
      <w:proofErr w:type="spellEnd"/>
      <w:r w:rsidRPr="001D4EA9">
        <w:rPr>
          <w:rFonts w:ascii="Times New Roman" w:hAnsi="Times New Roman" w:cs="Times New Roman"/>
        </w:rPr>
        <w:t xml:space="preserve"> &amp; Kay, </w:t>
      </w:r>
      <w:r w:rsidR="009A36BD" w:rsidRPr="001D4EA9">
        <w:rPr>
          <w:rFonts w:ascii="Times New Roman" w:hAnsi="Times New Roman" w:cs="Times New Roman"/>
        </w:rPr>
        <w:t>200</w:t>
      </w:r>
      <w:r w:rsidR="009A36BD">
        <w:rPr>
          <w:rFonts w:ascii="Times New Roman" w:hAnsi="Times New Roman" w:cs="Times New Roman"/>
        </w:rPr>
        <w:t>9</w:t>
      </w:r>
      <w:r>
        <w:rPr>
          <w:rFonts w:ascii="Times New Roman" w:hAnsi="Times New Roman" w:cs="Times New Roman"/>
        </w:rPr>
        <w:t>;</w:t>
      </w:r>
      <w:r w:rsidRPr="001D4EA9">
        <w:rPr>
          <w:rFonts w:ascii="Times New Roman" w:hAnsi="Times New Roman" w:cs="Times New Roman"/>
        </w:rPr>
        <w:t xml:space="preserve"> </w:t>
      </w:r>
      <w:r>
        <w:rPr>
          <w:rFonts w:ascii="Times New Roman" w:hAnsi="Times New Roman" w:cs="Times New Roman"/>
        </w:rPr>
        <w:t xml:space="preserve">Kay &amp; </w:t>
      </w:r>
      <w:proofErr w:type="spellStart"/>
      <w:r>
        <w:rPr>
          <w:rFonts w:ascii="Times New Roman" w:hAnsi="Times New Roman" w:cs="Times New Roman"/>
        </w:rPr>
        <w:t>Regier</w:t>
      </w:r>
      <w:proofErr w:type="spellEnd"/>
      <w:r w:rsidR="008F5D1C">
        <w:rPr>
          <w:rFonts w:ascii="Times New Roman" w:hAnsi="Times New Roman" w:cs="Times New Roman"/>
        </w:rPr>
        <w:t>,</w:t>
      </w:r>
      <w:r>
        <w:rPr>
          <w:rFonts w:ascii="Times New Roman" w:hAnsi="Times New Roman" w:cs="Times New Roman"/>
        </w:rPr>
        <w:t xml:space="preserve"> 2006; </w:t>
      </w:r>
      <w:proofErr w:type="spellStart"/>
      <w:r w:rsidRPr="001D4EA9">
        <w:rPr>
          <w:rFonts w:ascii="Times New Roman" w:hAnsi="Times New Roman" w:cs="Times New Roman"/>
        </w:rPr>
        <w:t>Özgen</w:t>
      </w:r>
      <w:proofErr w:type="spellEnd"/>
      <w:r w:rsidR="008F5D1C">
        <w:rPr>
          <w:rFonts w:ascii="Times New Roman" w:hAnsi="Times New Roman" w:cs="Times New Roman"/>
        </w:rPr>
        <w:t>,</w:t>
      </w:r>
      <w:r w:rsidRPr="001D4EA9">
        <w:rPr>
          <w:rFonts w:ascii="Times New Roman" w:hAnsi="Times New Roman" w:cs="Times New Roman"/>
        </w:rPr>
        <w:t xml:space="preserve"> 2004; Brown </w:t>
      </w:r>
      <w:r w:rsidR="008F5D1C">
        <w:rPr>
          <w:rFonts w:ascii="Times New Roman" w:hAnsi="Times New Roman" w:cs="Times New Roman"/>
        </w:rPr>
        <w:t>&amp;</w:t>
      </w:r>
      <w:r w:rsidR="000379E6">
        <w:rPr>
          <w:rFonts w:ascii="Times New Roman" w:hAnsi="Times New Roman" w:cs="Times New Roman"/>
        </w:rPr>
        <w:t xml:space="preserve"> </w:t>
      </w:r>
      <w:proofErr w:type="spellStart"/>
      <w:r w:rsidR="000379E6">
        <w:rPr>
          <w:rFonts w:ascii="Times New Roman" w:hAnsi="Times New Roman" w:cs="Times New Roman"/>
        </w:rPr>
        <w:t>Lenne</w:t>
      </w:r>
      <w:r w:rsidRPr="001D4EA9">
        <w:rPr>
          <w:rFonts w:ascii="Times New Roman" w:hAnsi="Times New Roman" w:cs="Times New Roman"/>
        </w:rPr>
        <w:t>berg</w:t>
      </w:r>
      <w:proofErr w:type="spellEnd"/>
      <w:r w:rsidR="008F5D1C">
        <w:rPr>
          <w:rFonts w:ascii="Times New Roman" w:hAnsi="Times New Roman" w:cs="Times New Roman"/>
        </w:rPr>
        <w:t>,</w:t>
      </w:r>
      <w:r w:rsidRPr="001D4EA9">
        <w:rPr>
          <w:rFonts w:ascii="Times New Roman" w:hAnsi="Times New Roman" w:cs="Times New Roman"/>
        </w:rPr>
        <w:t xml:space="preserve"> 1954), memory for gender (Stahlberg, </w:t>
      </w:r>
      <w:proofErr w:type="spellStart"/>
      <w:r w:rsidRPr="001D4EA9">
        <w:rPr>
          <w:rFonts w:ascii="Times New Roman" w:hAnsi="Times New Roman" w:cs="Times New Roman"/>
        </w:rPr>
        <w:t>Sczesny</w:t>
      </w:r>
      <w:proofErr w:type="spellEnd"/>
      <w:r w:rsidRPr="001D4EA9">
        <w:rPr>
          <w:rFonts w:ascii="Times New Roman" w:hAnsi="Times New Roman" w:cs="Times New Roman"/>
        </w:rPr>
        <w:t xml:space="preserve"> </w:t>
      </w:r>
      <w:r w:rsidR="008F5D1C">
        <w:rPr>
          <w:rFonts w:ascii="Times New Roman" w:hAnsi="Times New Roman" w:cs="Times New Roman"/>
        </w:rPr>
        <w:t>&amp;</w:t>
      </w:r>
      <w:r w:rsidRPr="001D4EA9">
        <w:rPr>
          <w:rFonts w:ascii="Times New Roman" w:hAnsi="Times New Roman" w:cs="Times New Roman"/>
        </w:rPr>
        <w:t xml:space="preserve"> Braun</w:t>
      </w:r>
      <w:r w:rsidR="008F5D1C">
        <w:rPr>
          <w:rFonts w:ascii="Times New Roman" w:hAnsi="Times New Roman" w:cs="Times New Roman"/>
        </w:rPr>
        <w:t>,</w:t>
      </w:r>
      <w:r w:rsidRPr="001D4EA9">
        <w:rPr>
          <w:rFonts w:ascii="Times New Roman" w:hAnsi="Times New Roman" w:cs="Times New Roman"/>
        </w:rPr>
        <w:t xml:space="preserve"> 2001), logical reasoning (Bloom</w:t>
      </w:r>
      <w:r w:rsidR="008F5D1C">
        <w:rPr>
          <w:rFonts w:ascii="Times New Roman" w:hAnsi="Times New Roman" w:cs="Times New Roman"/>
        </w:rPr>
        <w:t>,</w:t>
      </w:r>
      <w:r w:rsidRPr="001D4EA9">
        <w:rPr>
          <w:rFonts w:ascii="Times New Roman" w:hAnsi="Times New Roman" w:cs="Times New Roman"/>
        </w:rPr>
        <w:t xml:space="preserve"> 1981, M</w:t>
      </w:r>
      <w:r>
        <w:rPr>
          <w:rFonts w:ascii="Times New Roman" w:hAnsi="Times New Roman" w:cs="Times New Roman"/>
        </w:rPr>
        <w:t>onti</w:t>
      </w:r>
      <w:r w:rsidR="008F5D1C">
        <w:rPr>
          <w:rFonts w:ascii="Times New Roman" w:hAnsi="Times New Roman" w:cs="Times New Roman"/>
        </w:rPr>
        <w:t xml:space="preserve"> </w:t>
      </w:r>
      <w:r>
        <w:rPr>
          <w:rFonts w:ascii="Times New Roman" w:hAnsi="Times New Roman" w:cs="Times New Roman"/>
        </w:rPr>
        <w:t xml:space="preserve">&amp; </w:t>
      </w:r>
      <w:proofErr w:type="spellStart"/>
      <w:r>
        <w:rPr>
          <w:rFonts w:ascii="Times New Roman" w:hAnsi="Times New Roman" w:cs="Times New Roman"/>
        </w:rPr>
        <w:t>Osherson</w:t>
      </w:r>
      <w:proofErr w:type="spellEnd"/>
      <w:r>
        <w:rPr>
          <w:rFonts w:ascii="Times New Roman" w:hAnsi="Times New Roman" w:cs="Times New Roman"/>
        </w:rPr>
        <w:t xml:space="preserve">, </w:t>
      </w:r>
      <w:r w:rsidR="008F5D1C">
        <w:rPr>
          <w:rFonts w:ascii="Times New Roman" w:hAnsi="Times New Roman" w:cs="Times New Roman"/>
        </w:rPr>
        <w:t xml:space="preserve">2012), number cognition (Monti, </w:t>
      </w:r>
      <w:r w:rsidRPr="001D4EA9">
        <w:rPr>
          <w:rFonts w:ascii="Times New Roman" w:hAnsi="Times New Roman" w:cs="Times New Roman"/>
        </w:rPr>
        <w:t>Parsons</w:t>
      </w:r>
      <w:r w:rsidR="008F5D1C">
        <w:rPr>
          <w:rFonts w:ascii="Times New Roman" w:hAnsi="Times New Roman" w:cs="Times New Roman"/>
        </w:rPr>
        <w:t xml:space="preserve"> &amp;</w:t>
      </w:r>
      <w:r w:rsidRPr="001D4EA9">
        <w:rPr>
          <w:rFonts w:ascii="Times New Roman" w:hAnsi="Times New Roman" w:cs="Times New Roman"/>
        </w:rPr>
        <w:t xml:space="preserve"> </w:t>
      </w:r>
      <w:proofErr w:type="spellStart"/>
      <w:r w:rsidRPr="001D4EA9">
        <w:rPr>
          <w:rFonts w:ascii="Times New Roman" w:hAnsi="Times New Roman" w:cs="Times New Roman"/>
        </w:rPr>
        <w:t>Osherson</w:t>
      </w:r>
      <w:proofErr w:type="spellEnd"/>
      <w:r w:rsidR="008F5D1C">
        <w:rPr>
          <w:rFonts w:ascii="Times New Roman" w:hAnsi="Times New Roman" w:cs="Times New Roman"/>
        </w:rPr>
        <w:t>, 2012</w:t>
      </w:r>
      <w:r>
        <w:rPr>
          <w:rFonts w:ascii="Times New Roman" w:hAnsi="Times New Roman" w:cs="Times New Roman"/>
        </w:rPr>
        <w:t xml:space="preserve">; </w:t>
      </w:r>
      <w:proofErr w:type="spellStart"/>
      <w:r w:rsidRPr="00921B8B">
        <w:rPr>
          <w:rFonts w:ascii="Times New Roman" w:hAnsi="Times New Roman" w:cs="Times New Roman"/>
        </w:rPr>
        <w:t>Varley</w:t>
      </w:r>
      <w:proofErr w:type="spellEnd"/>
      <w:r w:rsidRPr="00921B8B">
        <w:rPr>
          <w:rFonts w:ascii="Times New Roman" w:hAnsi="Times New Roman" w:cs="Times New Roman"/>
        </w:rPr>
        <w:t xml:space="preserve">, </w:t>
      </w:r>
      <w:proofErr w:type="spellStart"/>
      <w:r w:rsidRPr="00921B8B">
        <w:rPr>
          <w:rFonts w:ascii="Times New Roman" w:hAnsi="Times New Roman" w:cs="Times New Roman"/>
        </w:rPr>
        <w:t>Klessinger</w:t>
      </w:r>
      <w:proofErr w:type="spellEnd"/>
      <w:r w:rsidRPr="00921B8B">
        <w:rPr>
          <w:rFonts w:ascii="Times New Roman" w:hAnsi="Times New Roman" w:cs="Times New Roman"/>
        </w:rPr>
        <w:t xml:space="preserve">, </w:t>
      </w:r>
      <w:proofErr w:type="spellStart"/>
      <w:r w:rsidRPr="00921B8B">
        <w:rPr>
          <w:rFonts w:ascii="Times New Roman" w:hAnsi="Times New Roman" w:cs="Times New Roman"/>
        </w:rPr>
        <w:t>Romanowsk</w:t>
      </w:r>
      <w:commentRangeStart w:id="20"/>
      <w:r w:rsidRPr="00921B8B">
        <w:rPr>
          <w:rFonts w:ascii="Times New Roman" w:hAnsi="Times New Roman" w:cs="Times New Roman"/>
        </w:rPr>
        <w:t>i</w:t>
      </w:r>
      <w:commentRangeEnd w:id="20"/>
      <w:proofErr w:type="spellEnd"/>
      <w:r w:rsidR="00681D00">
        <w:rPr>
          <w:rStyle w:val="CommentReference"/>
        </w:rPr>
        <w:commentReference w:id="20"/>
      </w:r>
      <w:del w:id="21" w:author="DW" w:date="2015-02-12T17:20:00Z">
        <w:r w:rsidRPr="00921B8B" w:rsidDel="00681D00">
          <w:rPr>
            <w:rFonts w:ascii="Times New Roman" w:hAnsi="Times New Roman" w:cs="Times New Roman"/>
          </w:rPr>
          <w:delText>,</w:delText>
        </w:r>
      </w:del>
      <w:r w:rsidRPr="00921B8B">
        <w:rPr>
          <w:rFonts w:ascii="Times New Roman" w:hAnsi="Times New Roman" w:cs="Times New Roman"/>
        </w:rPr>
        <w:t xml:space="preserve"> </w:t>
      </w:r>
      <w:r w:rsidR="008F5D1C">
        <w:rPr>
          <w:rFonts w:ascii="Times New Roman" w:hAnsi="Times New Roman" w:cs="Times New Roman"/>
        </w:rPr>
        <w:t>&amp;</w:t>
      </w:r>
      <w:r w:rsidRPr="00921B8B">
        <w:rPr>
          <w:rFonts w:ascii="Times New Roman" w:hAnsi="Times New Roman" w:cs="Times New Roman"/>
        </w:rPr>
        <w:t xml:space="preserve"> </w:t>
      </w:r>
      <w:proofErr w:type="spellStart"/>
      <w:r w:rsidRPr="00921B8B">
        <w:rPr>
          <w:rFonts w:ascii="Times New Roman" w:hAnsi="Times New Roman" w:cs="Times New Roman"/>
        </w:rPr>
        <w:t>Siegal</w:t>
      </w:r>
      <w:proofErr w:type="spellEnd"/>
      <w:r w:rsidR="008F5D1C">
        <w:rPr>
          <w:rFonts w:ascii="Times New Roman" w:hAnsi="Times New Roman" w:cs="Times New Roman"/>
        </w:rPr>
        <w:t xml:space="preserve">, </w:t>
      </w:r>
      <w:r w:rsidRPr="00921B8B">
        <w:rPr>
          <w:rFonts w:ascii="Times New Roman" w:hAnsi="Times New Roman" w:cs="Times New Roman"/>
        </w:rPr>
        <w:t>2005)</w:t>
      </w:r>
      <w:r>
        <w:rPr>
          <w:rFonts w:ascii="Times New Roman" w:hAnsi="Times New Roman" w:cs="Times New Roman"/>
        </w:rPr>
        <w:t>;</w:t>
      </w:r>
      <w:r w:rsidRPr="001D4EA9">
        <w:rPr>
          <w:rFonts w:ascii="Times New Roman" w:hAnsi="Times New Roman" w:cs="Times New Roman"/>
        </w:rPr>
        <w:t xml:space="preserve"> theory of mind (Hale, &amp; </w:t>
      </w:r>
      <w:proofErr w:type="spellStart"/>
      <w:r w:rsidRPr="001D4EA9">
        <w:rPr>
          <w:rFonts w:ascii="Times New Roman" w:hAnsi="Times New Roman" w:cs="Times New Roman"/>
        </w:rPr>
        <w:t>Tager</w:t>
      </w:r>
      <w:r w:rsidRPr="001D4EA9">
        <w:rPr>
          <w:rFonts w:ascii="Cambria Math" w:hAnsi="Cambria Math" w:cs="Cambria Math"/>
        </w:rPr>
        <w:t>‐</w:t>
      </w:r>
      <w:r>
        <w:rPr>
          <w:rFonts w:ascii="Times New Roman" w:hAnsi="Times New Roman" w:cs="Times New Roman"/>
        </w:rPr>
        <w:t>Flusberg</w:t>
      </w:r>
      <w:proofErr w:type="spellEnd"/>
      <w:r>
        <w:rPr>
          <w:rFonts w:ascii="Times New Roman" w:hAnsi="Times New Roman" w:cs="Times New Roman"/>
        </w:rPr>
        <w:t>, 2003</w:t>
      </w:r>
      <w:r w:rsidR="008F5D1C">
        <w:rPr>
          <w:rFonts w:ascii="Times New Roman" w:hAnsi="Times New Roman" w:cs="Times New Roman"/>
        </w:rPr>
        <w:t>; Milligan</w:t>
      </w:r>
      <w:r w:rsidRPr="001D4EA9">
        <w:rPr>
          <w:rFonts w:ascii="Times New Roman" w:hAnsi="Times New Roman" w:cs="Times New Roman"/>
        </w:rPr>
        <w:t xml:space="preserve">, </w:t>
      </w:r>
      <w:commentRangeStart w:id="22"/>
      <w:proofErr w:type="spellStart"/>
      <w:r w:rsidRPr="001D4EA9">
        <w:rPr>
          <w:rFonts w:ascii="Times New Roman" w:hAnsi="Times New Roman" w:cs="Times New Roman"/>
        </w:rPr>
        <w:t>A</w:t>
      </w:r>
      <w:r w:rsidR="008F5D1C">
        <w:rPr>
          <w:rFonts w:ascii="Times New Roman" w:hAnsi="Times New Roman" w:cs="Times New Roman"/>
        </w:rPr>
        <w:t>stington</w:t>
      </w:r>
      <w:commentRangeEnd w:id="22"/>
      <w:proofErr w:type="spellEnd"/>
      <w:r w:rsidR="00681D00">
        <w:rPr>
          <w:rStyle w:val="CommentReference"/>
        </w:rPr>
        <w:commentReference w:id="22"/>
      </w:r>
      <w:del w:id="23" w:author="DW" w:date="2015-02-12T17:20:00Z">
        <w:r w:rsidR="008F5D1C" w:rsidDel="00681D00">
          <w:rPr>
            <w:rFonts w:ascii="Times New Roman" w:hAnsi="Times New Roman" w:cs="Times New Roman"/>
          </w:rPr>
          <w:delText>,</w:delText>
        </w:r>
      </w:del>
      <w:r w:rsidR="008F5D1C">
        <w:rPr>
          <w:rFonts w:ascii="Times New Roman" w:hAnsi="Times New Roman" w:cs="Times New Roman"/>
        </w:rPr>
        <w:t xml:space="preserve"> &amp; </w:t>
      </w:r>
      <w:proofErr w:type="spellStart"/>
      <w:r w:rsidR="008F5D1C">
        <w:rPr>
          <w:rFonts w:ascii="Times New Roman" w:hAnsi="Times New Roman" w:cs="Times New Roman"/>
        </w:rPr>
        <w:t>Dack</w:t>
      </w:r>
      <w:proofErr w:type="spellEnd"/>
      <w:r w:rsidR="008F5D1C">
        <w:rPr>
          <w:rFonts w:ascii="Times New Roman" w:hAnsi="Times New Roman" w:cs="Times New Roman"/>
        </w:rPr>
        <w:t>,</w:t>
      </w:r>
      <w:r>
        <w:rPr>
          <w:rFonts w:ascii="Times New Roman" w:hAnsi="Times New Roman" w:cs="Times New Roman"/>
        </w:rPr>
        <w:t xml:space="preserve"> </w:t>
      </w:r>
      <w:r w:rsidRPr="001D4EA9">
        <w:rPr>
          <w:rFonts w:ascii="Times New Roman" w:hAnsi="Times New Roman" w:cs="Times New Roman"/>
        </w:rPr>
        <w:t>2007</w:t>
      </w:r>
      <w:r>
        <w:rPr>
          <w:rFonts w:ascii="Times New Roman" w:hAnsi="Times New Roman" w:cs="Times New Roman"/>
        </w:rPr>
        <w:t>)</w:t>
      </w:r>
      <w:r w:rsidRPr="001D4EA9">
        <w:rPr>
          <w:rFonts w:ascii="Times New Roman" w:hAnsi="Times New Roman" w:cs="Times New Roman"/>
        </w:rPr>
        <w:t xml:space="preserve">, </w:t>
      </w:r>
      <w:r>
        <w:rPr>
          <w:rFonts w:ascii="Times New Roman" w:hAnsi="Times New Roman" w:cs="Times New Roman"/>
        </w:rPr>
        <w:t xml:space="preserve">music cognition </w:t>
      </w:r>
      <w:r w:rsidR="00DF0A4E">
        <w:rPr>
          <w:rFonts w:ascii="Times New Roman" w:hAnsi="Times New Roman" w:cs="Times New Roman"/>
        </w:rPr>
        <w:t xml:space="preserve">(Patel, </w:t>
      </w:r>
      <w:r>
        <w:rPr>
          <w:rFonts w:ascii="Times New Roman" w:hAnsi="Times New Roman" w:cs="Times New Roman"/>
        </w:rPr>
        <w:t>2003), and</w:t>
      </w:r>
      <w:r w:rsidR="00DF0A4E">
        <w:rPr>
          <w:rFonts w:ascii="Times New Roman" w:hAnsi="Times New Roman" w:cs="Times New Roman"/>
        </w:rPr>
        <w:t xml:space="preserve"> problem solving (</w:t>
      </w:r>
      <w:proofErr w:type="spellStart"/>
      <w:r w:rsidR="00DF0A4E">
        <w:rPr>
          <w:rFonts w:ascii="Times New Roman" w:hAnsi="Times New Roman" w:cs="Times New Roman"/>
        </w:rPr>
        <w:t>Baldo</w:t>
      </w:r>
      <w:proofErr w:type="spellEnd"/>
      <w:r w:rsidR="00DF0A4E">
        <w:rPr>
          <w:rFonts w:ascii="Times New Roman" w:hAnsi="Times New Roman" w:cs="Times New Roman"/>
        </w:rPr>
        <w:t xml:space="preserve">, </w:t>
      </w:r>
      <w:proofErr w:type="spellStart"/>
      <w:r w:rsidR="00DF0A4E">
        <w:rPr>
          <w:rFonts w:ascii="Times New Roman" w:hAnsi="Times New Roman" w:cs="Times New Roman"/>
        </w:rPr>
        <w:t>Dronkers</w:t>
      </w:r>
      <w:proofErr w:type="spellEnd"/>
      <w:r w:rsidR="00DF0A4E">
        <w:rPr>
          <w:rFonts w:ascii="Times New Roman" w:hAnsi="Times New Roman" w:cs="Times New Roman"/>
        </w:rPr>
        <w:t>, Wilkins</w:t>
      </w:r>
      <w:r w:rsidRPr="001D4EA9">
        <w:rPr>
          <w:rFonts w:ascii="Times New Roman" w:hAnsi="Times New Roman" w:cs="Times New Roman"/>
        </w:rPr>
        <w:t xml:space="preserve">, </w:t>
      </w:r>
      <w:proofErr w:type="spellStart"/>
      <w:r w:rsidRPr="001D4EA9">
        <w:rPr>
          <w:rFonts w:ascii="Times New Roman" w:hAnsi="Times New Roman" w:cs="Times New Roman"/>
        </w:rPr>
        <w:t>Ludy</w:t>
      </w:r>
      <w:proofErr w:type="spellEnd"/>
      <w:r w:rsidR="00DF0A4E">
        <w:rPr>
          <w:rFonts w:ascii="Times New Roman" w:hAnsi="Times New Roman" w:cs="Times New Roman"/>
        </w:rPr>
        <w:t xml:space="preserve">, </w:t>
      </w:r>
      <w:commentRangeStart w:id="24"/>
      <w:proofErr w:type="spellStart"/>
      <w:r w:rsidR="00DF0A4E">
        <w:rPr>
          <w:rFonts w:ascii="Times New Roman" w:hAnsi="Times New Roman" w:cs="Times New Roman"/>
        </w:rPr>
        <w:t>Raskin</w:t>
      </w:r>
      <w:commentRangeEnd w:id="24"/>
      <w:proofErr w:type="spellEnd"/>
      <w:r w:rsidR="00681D00">
        <w:rPr>
          <w:rStyle w:val="CommentReference"/>
        </w:rPr>
        <w:commentReference w:id="24"/>
      </w:r>
      <w:ins w:id="25" w:author="DW" w:date="2015-02-12T17:21:00Z">
        <w:r w:rsidR="00681D00">
          <w:rPr>
            <w:rFonts w:ascii="Times New Roman" w:hAnsi="Times New Roman" w:cs="Times New Roman"/>
          </w:rPr>
          <w:t xml:space="preserve"> </w:t>
        </w:r>
      </w:ins>
      <w:del w:id="26" w:author="DW" w:date="2015-02-12T17:21:00Z">
        <w:r w:rsidR="00DF0A4E" w:rsidDel="00681D00">
          <w:rPr>
            <w:rFonts w:ascii="Times New Roman" w:hAnsi="Times New Roman" w:cs="Times New Roman"/>
          </w:rPr>
          <w:delText xml:space="preserve">, </w:delText>
        </w:r>
      </w:del>
      <w:r w:rsidR="00DF0A4E">
        <w:rPr>
          <w:rFonts w:ascii="Times New Roman" w:hAnsi="Times New Roman" w:cs="Times New Roman"/>
        </w:rPr>
        <w:t xml:space="preserve">&amp; Kim, </w:t>
      </w:r>
      <w:r>
        <w:rPr>
          <w:rFonts w:ascii="Times New Roman" w:hAnsi="Times New Roman" w:cs="Times New Roman"/>
        </w:rPr>
        <w:t>2005</w:t>
      </w:r>
      <w:r w:rsidRPr="001D4EA9">
        <w:rPr>
          <w:rFonts w:ascii="Times New Roman" w:hAnsi="Times New Roman" w:cs="Times New Roman"/>
        </w:rPr>
        <w:t>)</w:t>
      </w:r>
      <w:r>
        <w:rPr>
          <w:rFonts w:ascii="Times New Roman" w:hAnsi="Times New Roman" w:cs="Times New Roman"/>
        </w:rPr>
        <w:t>. D</w:t>
      </w:r>
      <w:r w:rsidRPr="001D4EA9">
        <w:rPr>
          <w:rFonts w:ascii="Times New Roman" w:hAnsi="Times New Roman" w:cs="Times New Roman"/>
        </w:rPr>
        <w:t>espite</w:t>
      </w:r>
      <w:r>
        <w:rPr>
          <w:rFonts w:ascii="Times New Roman" w:hAnsi="Times New Roman" w:cs="Times New Roman"/>
        </w:rPr>
        <w:t xml:space="preserve"> the </w:t>
      </w:r>
      <w:r w:rsidR="00660C43">
        <w:rPr>
          <w:rFonts w:ascii="Times New Roman" w:hAnsi="Times New Roman" w:cs="Times New Roman"/>
        </w:rPr>
        <w:t xml:space="preserve">abundance </w:t>
      </w:r>
      <w:r>
        <w:rPr>
          <w:rFonts w:ascii="Times New Roman" w:hAnsi="Times New Roman" w:cs="Times New Roman"/>
        </w:rPr>
        <w:t xml:space="preserve">of </w:t>
      </w:r>
      <w:r w:rsidRPr="001D4EA9">
        <w:rPr>
          <w:rFonts w:ascii="Times New Roman" w:hAnsi="Times New Roman" w:cs="Times New Roman"/>
        </w:rPr>
        <w:t xml:space="preserve">research on the topic, </w:t>
      </w:r>
      <w:r>
        <w:rPr>
          <w:rFonts w:ascii="Times New Roman" w:hAnsi="Times New Roman" w:cs="Times New Roman"/>
        </w:rPr>
        <w:t xml:space="preserve">interpretation of the findings </w:t>
      </w:r>
      <w:r w:rsidR="00660C43">
        <w:rPr>
          <w:rFonts w:ascii="Times New Roman" w:hAnsi="Times New Roman" w:cs="Times New Roman"/>
        </w:rPr>
        <w:t>remains</w:t>
      </w:r>
      <w:r>
        <w:rPr>
          <w:rFonts w:ascii="Times New Roman" w:hAnsi="Times New Roman" w:cs="Times New Roman"/>
        </w:rPr>
        <w:t xml:space="preserve"> controversial (</w:t>
      </w:r>
      <w:proofErr w:type="spellStart"/>
      <w:r w:rsidR="00D55B68">
        <w:rPr>
          <w:rFonts w:ascii="Times New Roman" w:hAnsi="Times New Roman" w:cs="Times New Roman"/>
        </w:rPr>
        <w:t>Regier</w:t>
      </w:r>
      <w:proofErr w:type="spellEnd"/>
      <w:r w:rsidRPr="00AE3D3C">
        <w:rPr>
          <w:rFonts w:ascii="Times New Roman" w:hAnsi="Times New Roman" w:cs="Times New Roman"/>
        </w:rPr>
        <w:t xml:space="preserve">, Kay, </w:t>
      </w:r>
      <w:commentRangeStart w:id="27"/>
      <w:r w:rsidRPr="00AE3D3C">
        <w:rPr>
          <w:rFonts w:ascii="Times New Roman" w:hAnsi="Times New Roman" w:cs="Times New Roman"/>
        </w:rPr>
        <w:t>Gilb</w:t>
      </w:r>
      <w:r w:rsidR="00D55B68">
        <w:rPr>
          <w:rFonts w:ascii="Times New Roman" w:hAnsi="Times New Roman" w:cs="Times New Roman"/>
        </w:rPr>
        <w:t>ert</w:t>
      </w:r>
      <w:commentRangeEnd w:id="27"/>
      <w:r w:rsidR="00681D00">
        <w:rPr>
          <w:rStyle w:val="CommentReference"/>
        </w:rPr>
        <w:commentReference w:id="27"/>
      </w:r>
      <w:del w:id="28" w:author="DW" w:date="2015-02-12T17:21:00Z">
        <w:r w:rsidR="00D55B68" w:rsidDel="00681D00">
          <w:rPr>
            <w:rFonts w:ascii="Times New Roman" w:hAnsi="Times New Roman" w:cs="Times New Roman"/>
          </w:rPr>
          <w:delText>,</w:delText>
        </w:r>
      </w:del>
      <w:r w:rsidR="00D55B68">
        <w:rPr>
          <w:rFonts w:ascii="Times New Roman" w:hAnsi="Times New Roman" w:cs="Times New Roman"/>
        </w:rPr>
        <w:t xml:space="preserve"> &amp; </w:t>
      </w:r>
      <w:proofErr w:type="spellStart"/>
      <w:r w:rsidR="00D55B68">
        <w:rPr>
          <w:rFonts w:ascii="Times New Roman" w:hAnsi="Times New Roman" w:cs="Times New Roman"/>
        </w:rPr>
        <w:t>Ivry</w:t>
      </w:r>
      <w:proofErr w:type="spellEnd"/>
      <w:r w:rsidR="00D55B68">
        <w:rPr>
          <w:rFonts w:ascii="Times New Roman" w:hAnsi="Times New Roman" w:cs="Times New Roman"/>
        </w:rPr>
        <w:t xml:space="preserve">, </w:t>
      </w:r>
      <w:r>
        <w:rPr>
          <w:rFonts w:ascii="Times New Roman" w:hAnsi="Times New Roman" w:cs="Times New Roman"/>
        </w:rPr>
        <w:t>2010</w:t>
      </w:r>
      <w:r w:rsidR="00780A76">
        <w:rPr>
          <w:rFonts w:ascii="Times New Roman" w:hAnsi="Times New Roman" w:cs="Times New Roman"/>
        </w:rPr>
        <w:t>) and t</w:t>
      </w:r>
      <w:r w:rsidRPr="001D4EA9">
        <w:rPr>
          <w:rFonts w:ascii="Times New Roman" w:hAnsi="Times New Roman" w:cs="Times New Roman"/>
        </w:rPr>
        <w:t>he direction of the causality between language and thought</w:t>
      </w:r>
      <w:r w:rsidR="00780A76">
        <w:rPr>
          <w:rFonts w:ascii="Times New Roman" w:hAnsi="Times New Roman" w:cs="Times New Roman"/>
        </w:rPr>
        <w:t xml:space="preserve"> remains an open question</w:t>
      </w:r>
      <w:r w:rsidRPr="001D4EA9">
        <w:rPr>
          <w:rFonts w:ascii="Times New Roman" w:hAnsi="Times New Roman" w:cs="Times New Roman"/>
        </w:rPr>
        <w:t xml:space="preserve">. </w:t>
      </w:r>
      <w:commentRangeEnd w:id="19"/>
      <w:r w:rsidR="00422D6C">
        <w:rPr>
          <w:rStyle w:val="CommentReference"/>
        </w:rPr>
        <w:commentReference w:id="19"/>
      </w:r>
    </w:p>
    <w:p w14:paraId="59FD5B4A" w14:textId="33A07D01" w:rsidR="000563D1" w:rsidRDefault="00DB4D6A" w:rsidP="00290B78">
      <w:pPr>
        <w:spacing w:line="480" w:lineRule="auto"/>
        <w:ind w:firstLine="720"/>
        <w:rPr>
          <w:rFonts w:ascii="Times New Roman" w:hAnsi="Times New Roman" w:cs="Times New Roman"/>
        </w:rPr>
      </w:pPr>
      <w:commentRangeStart w:id="29"/>
      <w:r>
        <w:rPr>
          <w:rFonts w:ascii="Times New Roman" w:hAnsi="Times New Roman" w:cs="Times New Roman"/>
        </w:rPr>
        <w:t xml:space="preserve">In the present investigation we </w:t>
      </w:r>
      <w:r w:rsidR="00612681">
        <w:rPr>
          <w:rFonts w:ascii="Times New Roman" w:hAnsi="Times New Roman" w:cs="Times New Roman"/>
        </w:rPr>
        <w:t>exploit</w:t>
      </w:r>
      <w:r>
        <w:rPr>
          <w:rFonts w:ascii="Times New Roman" w:hAnsi="Times New Roman" w:cs="Times New Roman"/>
        </w:rPr>
        <w:t xml:space="preserve"> the established correspondence between</w:t>
      </w:r>
      <w:r w:rsidR="000563D1">
        <w:rPr>
          <w:rFonts w:ascii="Times New Roman" w:hAnsi="Times New Roman" w:cs="Times New Roman"/>
        </w:rPr>
        <w:t xml:space="preserve"> language and thought</w:t>
      </w:r>
      <w:r>
        <w:rPr>
          <w:rFonts w:ascii="Times New Roman" w:hAnsi="Times New Roman" w:cs="Times New Roman"/>
        </w:rPr>
        <w:t xml:space="preserve">, without </w:t>
      </w:r>
      <w:r w:rsidR="00131B47">
        <w:rPr>
          <w:rFonts w:ascii="Times New Roman" w:hAnsi="Times New Roman" w:cs="Times New Roman"/>
        </w:rPr>
        <w:t xml:space="preserve">assuming a </w:t>
      </w:r>
      <w:r w:rsidR="002143A5">
        <w:rPr>
          <w:rFonts w:ascii="Times New Roman" w:hAnsi="Times New Roman" w:cs="Times New Roman"/>
        </w:rPr>
        <w:t>dominant direction of causality</w:t>
      </w:r>
      <w:r w:rsidR="000563D1">
        <w:rPr>
          <w:rFonts w:ascii="Times New Roman" w:hAnsi="Times New Roman" w:cs="Times New Roman"/>
        </w:rPr>
        <w:t xml:space="preserve">. In particular, we first assess whether </w:t>
      </w:r>
      <w:r w:rsidR="00131B47">
        <w:rPr>
          <w:rFonts w:ascii="Times New Roman" w:hAnsi="Times New Roman" w:cs="Times New Roman"/>
        </w:rPr>
        <w:t>speakers</w:t>
      </w:r>
      <w:r w:rsidR="000563D1">
        <w:rPr>
          <w:rFonts w:ascii="Times New Roman" w:hAnsi="Times New Roman" w:cs="Times New Roman"/>
        </w:rPr>
        <w:t xml:space="preserve"> mark </w:t>
      </w:r>
      <w:r w:rsidR="00131B47">
        <w:rPr>
          <w:rFonts w:ascii="Times New Roman" w:hAnsi="Times New Roman" w:cs="Times New Roman"/>
        </w:rPr>
        <w:t>qualitatively distinct</w:t>
      </w:r>
      <w:r w:rsidR="000563D1">
        <w:rPr>
          <w:rFonts w:ascii="Times New Roman" w:hAnsi="Times New Roman" w:cs="Times New Roman"/>
        </w:rPr>
        <w:t xml:space="preserve"> </w:t>
      </w:r>
      <w:r w:rsidR="00131B47">
        <w:rPr>
          <w:rFonts w:ascii="Times New Roman" w:hAnsi="Times New Roman" w:cs="Times New Roman"/>
        </w:rPr>
        <w:t>forms</w:t>
      </w:r>
      <w:r w:rsidR="000563D1">
        <w:rPr>
          <w:rFonts w:ascii="Times New Roman" w:hAnsi="Times New Roman" w:cs="Times New Roman"/>
        </w:rPr>
        <w:t xml:space="preserve"> of uncertainty with systematically different vocabulary</w:t>
      </w:r>
      <w:r w:rsidR="00780A76">
        <w:rPr>
          <w:rFonts w:ascii="Times New Roman" w:hAnsi="Times New Roman" w:cs="Times New Roman"/>
        </w:rPr>
        <w:t>; we</w:t>
      </w:r>
      <w:r w:rsidR="000563D1">
        <w:rPr>
          <w:rFonts w:ascii="Times New Roman" w:hAnsi="Times New Roman" w:cs="Times New Roman"/>
        </w:rPr>
        <w:t xml:space="preserve"> </w:t>
      </w:r>
      <w:r w:rsidR="00780A76">
        <w:rPr>
          <w:rFonts w:ascii="Times New Roman" w:hAnsi="Times New Roman" w:cs="Times New Roman"/>
        </w:rPr>
        <w:t xml:space="preserve">next </w:t>
      </w:r>
      <w:r w:rsidR="00131B47">
        <w:rPr>
          <w:rFonts w:ascii="Times New Roman" w:hAnsi="Times New Roman" w:cs="Times New Roman"/>
        </w:rPr>
        <w:t>examine whether listeners are attuned to this distinction</w:t>
      </w:r>
      <w:r w:rsidR="00780A76">
        <w:rPr>
          <w:rFonts w:ascii="Times New Roman" w:hAnsi="Times New Roman" w:cs="Times New Roman"/>
        </w:rPr>
        <w:t>;</w:t>
      </w:r>
      <w:r w:rsidR="00131B47">
        <w:rPr>
          <w:rFonts w:ascii="Times New Roman" w:hAnsi="Times New Roman" w:cs="Times New Roman"/>
        </w:rPr>
        <w:t xml:space="preserve"> </w:t>
      </w:r>
      <w:r w:rsidR="000563D1">
        <w:rPr>
          <w:rFonts w:ascii="Times New Roman" w:hAnsi="Times New Roman" w:cs="Times New Roman"/>
        </w:rPr>
        <w:t>and</w:t>
      </w:r>
      <w:r w:rsidR="00780A76">
        <w:rPr>
          <w:rFonts w:ascii="Times New Roman" w:hAnsi="Times New Roman" w:cs="Times New Roman"/>
        </w:rPr>
        <w:t>,</w:t>
      </w:r>
      <w:r w:rsidR="000563D1">
        <w:rPr>
          <w:rFonts w:ascii="Times New Roman" w:hAnsi="Times New Roman" w:cs="Times New Roman"/>
        </w:rPr>
        <w:t xml:space="preserve"> </w:t>
      </w:r>
      <w:r w:rsidR="00131B47">
        <w:rPr>
          <w:rFonts w:ascii="Times New Roman" w:hAnsi="Times New Roman" w:cs="Times New Roman"/>
        </w:rPr>
        <w:t>finally</w:t>
      </w:r>
      <w:r w:rsidR="00780A76">
        <w:rPr>
          <w:rFonts w:ascii="Times New Roman" w:hAnsi="Times New Roman" w:cs="Times New Roman"/>
        </w:rPr>
        <w:t>, we</w:t>
      </w:r>
      <w:r w:rsidR="000563D1">
        <w:rPr>
          <w:rFonts w:ascii="Times New Roman" w:hAnsi="Times New Roman" w:cs="Times New Roman"/>
        </w:rPr>
        <w:t xml:space="preserve"> assess whether </w:t>
      </w:r>
      <w:r w:rsidR="00780A76">
        <w:rPr>
          <w:rFonts w:ascii="Times New Roman" w:hAnsi="Times New Roman" w:cs="Times New Roman"/>
        </w:rPr>
        <w:t>different uncertain expressions</w:t>
      </w:r>
      <w:r w:rsidR="000563D1">
        <w:rPr>
          <w:rFonts w:ascii="Times New Roman" w:hAnsi="Times New Roman" w:cs="Times New Roman"/>
        </w:rPr>
        <w:t xml:space="preserve"> can be used to prime </w:t>
      </w:r>
      <w:r w:rsidR="00780A76">
        <w:rPr>
          <w:rFonts w:ascii="Times New Roman" w:hAnsi="Times New Roman" w:cs="Times New Roman"/>
        </w:rPr>
        <w:t>distinct</w:t>
      </w:r>
      <w:r w:rsidR="000563D1">
        <w:rPr>
          <w:rFonts w:ascii="Times New Roman" w:hAnsi="Times New Roman" w:cs="Times New Roman"/>
        </w:rPr>
        <w:t xml:space="preserve"> cognitive representations of uncertainty.</w:t>
      </w:r>
      <w:commentRangeEnd w:id="29"/>
      <w:r w:rsidR="00422D6C">
        <w:rPr>
          <w:rStyle w:val="CommentReference"/>
        </w:rPr>
        <w:commentReference w:id="29"/>
      </w:r>
    </w:p>
    <w:p w14:paraId="007E7FB4" w14:textId="1C27FE2F" w:rsidR="005E45E5" w:rsidRPr="00FC32CF" w:rsidRDefault="005E3649">
      <w:pPr>
        <w:spacing w:line="480" w:lineRule="auto"/>
        <w:ind w:firstLine="720"/>
        <w:rPr>
          <w:rFonts w:ascii="Times New Roman" w:hAnsi="Times New Roman" w:cs="Times New Roman"/>
        </w:rPr>
      </w:pPr>
      <w:r>
        <w:rPr>
          <w:rFonts w:ascii="Times New Roman" w:hAnsi="Times New Roman" w:cs="Times New Roman"/>
        </w:rPr>
        <w:lastRenderedPageBreak/>
        <w:t>In the section that follows we present</w:t>
      </w:r>
      <w:r w:rsidR="007C4FFE" w:rsidRPr="00FC32CF">
        <w:rPr>
          <w:rFonts w:ascii="Times New Roman" w:hAnsi="Times New Roman" w:cs="Times New Roman"/>
        </w:rPr>
        <w:t xml:space="preserve"> data </w:t>
      </w:r>
      <w:r w:rsidR="00780A76">
        <w:rPr>
          <w:rFonts w:ascii="Times New Roman" w:hAnsi="Times New Roman" w:cs="Times New Roman"/>
        </w:rPr>
        <w:t xml:space="preserve">to support the notion that people intuitively distinguish epistemic from </w:t>
      </w:r>
      <w:proofErr w:type="spellStart"/>
      <w:r w:rsidR="00780A76">
        <w:rPr>
          <w:rFonts w:ascii="Times New Roman" w:hAnsi="Times New Roman" w:cs="Times New Roman"/>
        </w:rPr>
        <w:t>aleatory</w:t>
      </w:r>
      <w:proofErr w:type="spellEnd"/>
      <w:r w:rsidR="00780A76">
        <w:rPr>
          <w:rFonts w:ascii="Times New Roman" w:hAnsi="Times New Roman" w:cs="Times New Roman"/>
        </w:rPr>
        <w:t xml:space="preserve"> uncertainty</w:t>
      </w:r>
      <w:r w:rsidR="005E45E5" w:rsidRPr="00FC32CF">
        <w:rPr>
          <w:rFonts w:ascii="Times New Roman" w:hAnsi="Times New Roman" w:cs="Times New Roman"/>
        </w:rPr>
        <w:t xml:space="preserve">. </w:t>
      </w:r>
      <w:r w:rsidR="00534F66" w:rsidRPr="00FC32CF">
        <w:rPr>
          <w:rFonts w:ascii="Times New Roman" w:hAnsi="Times New Roman" w:cs="Times New Roman"/>
        </w:rPr>
        <w:t xml:space="preserve">First, we explore whether </w:t>
      </w:r>
      <w:r w:rsidR="001C3D4B" w:rsidRPr="00FC32CF">
        <w:rPr>
          <w:rFonts w:ascii="Times New Roman" w:hAnsi="Times New Roman" w:cs="Times New Roman"/>
        </w:rPr>
        <w:t xml:space="preserve">people use </w:t>
      </w:r>
      <w:r w:rsidR="00982A0C">
        <w:rPr>
          <w:rFonts w:ascii="Times New Roman" w:hAnsi="Times New Roman" w:cs="Times New Roman"/>
        </w:rPr>
        <w:t xml:space="preserve">distinct </w:t>
      </w:r>
      <w:r w:rsidR="004B10C3">
        <w:rPr>
          <w:rFonts w:ascii="Times New Roman" w:hAnsi="Times New Roman" w:cs="Times New Roman"/>
        </w:rPr>
        <w:t xml:space="preserve">sets of </w:t>
      </w:r>
      <w:r w:rsidR="00982A0C">
        <w:rPr>
          <w:rFonts w:ascii="Times New Roman" w:hAnsi="Times New Roman" w:cs="Times New Roman"/>
        </w:rPr>
        <w:t>verbal expressions</w:t>
      </w:r>
      <w:r w:rsidR="001C3D4B" w:rsidRPr="00FC32CF">
        <w:rPr>
          <w:rFonts w:ascii="Times New Roman" w:hAnsi="Times New Roman" w:cs="Times New Roman"/>
        </w:rPr>
        <w:t xml:space="preserve"> to </w:t>
      </w:r>
      <w:r w:rsidR="00982A0C">
        <w:rPr>
          <w:rFonts w:ascii="Times New Roman" w:hAnsi="Times New Roman" w:cs="Times New Roman"/>
        </w:rPr>
        <w:t>describe</w:t>
      </w:r>
      <w:r w:rsidR="00982A0C" w:rsidRPr="00FC32CF">
        <w:rPr>
          <w:rFonts w:ascii="Times New Roman" w:hAnsi="Times New Roman" w:cs="Times New Roman"/>
        </w:rPr>
        <w:t xml:space="preserve"> </w:t>
      </w:r>
      <w:r w:rsidR="00BF4A2F" w:rsidRPr="00FC32CF">
        <w:rPr>
          <w:rFonts w:ascii="Times New Roman" w:hAnsi="Times New Roman" w:cs="Times New Roman"/>
        </w:rPr>
        <w:t>events</w:t>
      </w:r>
      <w:r w:rsidR="001C3D4B" w:rsidRPr="00FC32CF">
        <w:rPr>
          <w:rFonts w:ascii="Times New Roman" w:hAnsi="Times New Roman" w:cs="Times New Roman"/>
        </w:rPr>
        <w:t xml:space="preserve"> that </w:t>
      </w:r>
      <w:r w:rsidR="00705993" w:rsidRPr="00FC32CF">
        <w:rPr>
          <w:rFonts w:ascii="Times New Roman" w:hAnsi="Times New Roman" w:cs="Times New Roman"/>
        </w:rPr>
        <w:t xml:space="preserve">they perceive to </w:t>
      </w:r>
      <w:r w:rsidR="001C3D4B" w:rsidRPr="00FC32CF">
        <w:rPr>
          <w:rFonts w:ascii="Times New Roman" w:hAnsi="Times New Roman" w:cs="Times New Roman"/>
        </w:rPr>
        <w:t xml:space="preserve">entail </w:t>
      </w:r>
      <w:r w:rsidR="00534F66" w:rsidRPr="00FC32CF">
        <w:rPr>
          <w:rFonts w:ascii="Times New Roman" w:hAnsi="Times New Roman" w:cs="Times New Roman"/>
        </w:rPr>
        <w:t xml:space="preserve">mostly </w:t>
      </w:r>
      <w:r w:rsidR="001C3D4B" w:rsidRPr="00FC32CF">
        <w:rPr>
          <w:rFonts w:ascii="Times New Roman" w:hAnsi="Times New Roman" w:cs="Times New Roman"/>
        </w:rPr>
        <w:t xml:space="preserve">epistemic </w:t>
      </w:r>
      <w:r w:rsidR="00534F66" w:rsidRPr="00FC32CF">
        <w:rPr>
          <w:rFonts w:ascii="Times New Roman" w:hAnsi="Times New Roman" w:cs="Times New Roman"/>
        </w:rPr>
        <w:t>versus</w:t>
      </w:r>
      <w:r w:rsidR="00BF4A2F" w:rsidRPr="00FC32CF">
        <w:rPr>
          <w:rFonts w:ascii="Times New Roman" w:hAnsi="Times New Roman" w:cs="Times New Roman"/>
        </w:rPr>
        <w:t xml:space="preserve"> </w:t>
      </w:r>
      <w:r w:rsidR="00534F66" w:rsidRPr="00FC32CF">
        <w:rPr>
          <w:rFonts w:ascii="Times New Roman" w:hAnsi="Times New Roman" w:cs="Times New Roman"/>
        </w:rPr>
        <w:t xml:space="preserve">mostly </w:t>
      </w:r>
      <w:proofErr w:type="spellStart"/>
      <w:r w:rsidR="00BF4A2F" w:rsidRPr="00FC32CF">
        <w:rPr>
          <w:rFonts w:ascii="Times New Roman" w:hAnsi="Times New Roman" w:cs="Times New Roman"/>
        </w:rPr>
        <w:t>aleatory</w:t>
      </w:r>
      <w:proofErr w:type="spellEnd"/>
      <w:r w:rsidR="00BF4A2F" w:rsidRPr="00FC32CF">
        <w:rPr>
          <w:rFonts w:ascii="Times New Roman" w:hAnsi="Times New Roman" w:cs="Times New Roman"/>
        </w:rPr>
        <w:t xml:space="preserve"> uncertainty</w:t>
      </w:r>
      <w:r w:rsidR="00534F66" w:rsidRPr="00FC32CF">
        <w:rPr>
          <w:rFonts w:ascii="Times New Roman" w:hAnsi="Times New Roman" w:cs="Times New Roman"/>
        </w:rPr>
        <w:t xml:space="preserve">. </w:t>
      </w:r>
      <w:r w:rsidR="00982A0C">
        <w:rPr>
          <w:rFonts w:ascii="Times New Roman" w:hAnsi="Times New Roman" w:cs="Times New Roman"/>
        </w:rPr>
        <w:t xml:space="preserve">Study 1 </w:t>
      </w:r>
      <w:r w:rsidR="004B10C3">
        <w:rPr>
          <w:rFonts w:ascii="Times New Roman" w:hAnsi="Times New Roman" w:cs="Times New Roman"/>
        </w:rPr>
        <w:t xml:space="preserve">confirms this hypothesis in </w:t>
      </w:r>
      <w:r w:rsidR="00982A0C">
        <w:rPr>
          <w:rFonts w:ascii="Times New Roman" w:hAnsi="Times New Roman" w:cs="Times New Roman"/>
        </w:rPr>
        <w:t xml:space="preserve">natural language use </w:t>
      </w:r>
      <w:r w:rsidR="006D0D8A">
        <w:rPr>
          <w:rFonts w:ascii="Times New Roman" w:hAnsi="Times New Roman" w:cs="Times New Roman"/>
        </w:rPr>
        <w:t xml:space="preserve">based on an analysis of </w:t>
      </w:r>
      <w:r w:rsidR="00982A0C">
        <w:rPr>
          <w:rFonts w:ascii="Times New Roman" w:hAnsi="Times New Roman" w:cs="Times New Roman"/>
        </w:rPr>
        <w:t xml:space="preserve">expressions </w:t>
      </w:r>
      <w:commentRangeStart w:id="30"/>
      <w:r w:rsidR="00982A0C">
        <w:rPr>
          <w:rFonts w:ascii="Times New Roman" w:hAnsi="Times New Roman" w:cs="Times New Roman"/>
        </w:rPr>
        <w:t xml:space="preserve">used to </w:t>
      </w:r>
      <w:commentRangeEnd w:id="30"/>
      <w:r w:rsidR="00080BB9">
        <w:rPr>
          <w:rStyle w:val="CommentReference"/>
        </w:rPr>
        <w:commentReference w:id="30"/>
      </w:r>
      <w:r w:rsidR="00982A0C">
        <w:rPr>
          <w:rFonts w:ascii="Times New Roman" w:hAnsi="Times New Roman" w:cs="Times New Roman"/>
        </w:rPr>
        <w:t xml:space="preserve">qualify or quantify uncertainty in </w:t>
      </w:r>
      <w:r w:rsidR="00982A0C">
        <w:rPr>
          <w:rFonts w:ascii="Times New Roman" w:hAnsi="Times New Roman" w:cs="Times New Roman"/>
          <w:i/>
        </w:rPr>
        <w:t>New York Times</w:t>
      </w:r>
      <w:r w:rsidR="00982A0C">
        <w:rPr>
          <w:rFonts w:ascii="Times New Roman" w:hAnsi="Times New Roman" w:cs="Times New Roman"/>
        </w:rPr>
        <w:t xml:space="preserve"> articles over a </w:t>
      </w:r>
      <w:r w:rsidR="00ED7A0C">
        <w:rPr>
          <w:rFonts w:ascii="Times New Roman" w:hAnsi="Times New Roman" w:cs="Times New Roman"/>
        </w:rPr>
        <w:t>two-year</w:t>
      </w:r>
      <w:r w:rsidR="00982A0C">
        <w:rPr>
          <w:rFonts w:ascii="Times New Roman" w:hAnsi="Times New Roman" w:cs="Times New Roman"/>
        </w:rPr>
        <w:t xml:space="preserve"> period. Study 2 </w:t>
      </w:r>
      <w:r w:rsidR="004B10C3">
        <w:rPr>
          <w:rFonts w:ascii="Times New Roman" w:hAnsi="Times New Roman" w:cs="Times New Roman"/>
        </w:rPr>
        <w:t xml:space="preserve">supports our prediction in </w:t>
      </w:r>
      <w:r w:rsidR="00982A0C">
        <w:rPr>
          <w:rFonts w:ascii="Times New Roman" w:hAnsi="Times New Roman" w:cs="Times New Roman"/>
        </w:rPr>
        <w:t>explicit judgments of which kind of statement more natural</w:t>
      </w:r>
      <w:r w:rsidR="00ED3F03">
        <w:rPr>
          <w:rFonts w:ascii="Times New Roman" w:hAnsi="Times New Roman" w:cs="Times New Roman"/>
        </w:rPr>
        <w:t xml:space="preserve">ly </w:t>
      </w:r>
      <w:r w:rsidR="00982A0C">
        <w:rPr>
          <w:rFonts w:ascii="Times New Roman" w:hAnsi="Times New Roman" w:cs="Times New Roman"/>
        </w:rPr>
        <w:t>describ</w:t>
      </w:r>
      <w:r w:rsidR="00ED3F03">
        <w:rPr>
          <w:rFonts w:ascii="Times New Roman" w:hAnsi="Times New Roman" w:cs="Times New Roman"/>
        </w:rPr>
        <w:t>es uncertainty concerning</w:t>
      </w:r>
      <w:r w:rsidR="00982A0C">
        <w:rPr>
          <w:rFonts w:ascii="Times New Roman" w:hAnsi="Times New Roman" w:cs="Times New Roman"/>
        </w:rPr>
        <w:t xml:space="preserve"> various kinds of events.</w:t>
      </w:r>
      <w:r w:rsidR="00B76FDF">
        <w:rPr>
          <w:rFonts w:ascii="Times New Roman" w:hAnsi="Times New Roman" w:cs="Times New Roman"/>
        </w:rPr>
        <w:t xml:space="preserve"> </w:t>
      </w:r>
      <w:r w:rsidR="004B3805">
        <w:rPr>
          <w:rFonts w:ascii="Times New Roman" w:hAnsi="Times New Roman" w:cs="Times New Roman"/>
        </w:rPr>
        <w:t>Second, we show that the</w:t>
      </w:r>
      <w:r w:rsidR="004B3805" w:rsidRPr="00FC32CF">
        <w:rPr>
          <w:rFonts w:ascii="Times New Roman" w:hAnsi="Times New Roman" w:cs="Times New Roman"/>
        </w:rPr>
        <w:t xml:space="preserve"> </w:t>
      </w:r>
      <w:r w:rsidR="005E45E5" w:rsidRPr="00FC32CF">
        <w:rPr>
          <w:rFonts w:ascii="Times New Roman" w:hAnsi="Times New Roman" w:cs="Times New Roman"/>
        </w:rPr>
        <w:t>association between variants of uncertainty and language is</w:t>
      </w:r>
      <w:r w:rsidR="00D7274D" w:rsidRPr="00FC32CF">
        <w:rPr>
          <w:rFonts w:ascii="Times New Roman" w:hAnsi="Times New Roman" w:cs="Times New Roman"/>
        </w:rPr>
        <w:t xml:space="preserve"> so strong that </w:t>
      </w:r>
      <w:r w:rsidR="00705993" w:rsidRPr="00FC32CF">
        <w:rPr>
          <w:rFonts w:ascii="Times New Roman" w:hAnsi="Times New Roman" w:cs="Times New Roman"/>
        </w:rPr>
        <w:t xml:space="preserve">when listeners hear </w:t>
      </w:r>
      <w:r w:rsidR="00780A76">
        <w:rPr>
          <w:rFonts w:ascii="Times New Roman" w:hAnsi="Times New Roman" w:cs="Times New Roman"/>
        </w:rPr>
        <w:t>uncertainty characterized using</w:t>
      </w:r>
      <w:r w:rsidR="00705993" w:rsidRPr="00FC32CF">
        <w:rPr>
          <w:rFonts w:ascii="Times New Roman" w:hAnsi="Times New Roman" w:cs="Times New Roman"/>
        </w:rPr>
        <w:t xml:space="preserve"> </w:t>
      </w:r>
      <w:r w:rsidR="000F1F64">
        <w:rPr>
          <w:rFonts w:ascii="Times New Roman" w:hAnsi="Times New Roman" w:cs="Times New Roman"/>
        </w:rPr>
        <w:t>confidence</w:t>
      </w:r>
      <w:r w:rsidR="000F1F64" w:rsidRPr="00FC32CF">
        <w:rPr>
          <w:rFonts w:ascii="Times New Roman" w:hAnsi="Times New Roman" w:cs="Times New Roman"/>
        </w:rPr>
        <w:t xml:space="preserve"> </w:t>
      </w:r>
      <w:r w:rsidR="00780A76">
        <w:rPr>
          <w:rFonts w:ascii="Times New Roman" w:hAnsi="Times New Roman" w:cs="Times New Roman"/>
        </w:rPr>
        <w:t>versus</w:t>
      </w:r>
      <w:r w:rsidR="00780A76" w:rsidRPr="00FC32CF">
        <w:rPr>
          <w:rFonts w:ascii="Times New Roman" w:hAnsi="Times New Roman" w:cs="Times New Roman"/>
        </w:rPr>
        <w:t xml:space="preserve"> </w:t>
      </w:r>
      <w:r w:rsidR="008B0539">
        <w:rPr>
          <w:rFonts w:ascii="Times New Roman" w:hAnsi="Times New Roman" w:cs="Times New Roman"/>
        </w:rPr>
        <w:t>likelihood</w:t>
      </w:r>
      <w:r w:rsidR="008B0539" w:rsidRPr="00FC32CF">
        <w:rPr>
          <w:rFonts w:ascii="Times New Roman" w:hAnsi="Times New Roman" w:cs="Times New Roman"/>
        </w:rPr>
        <w:t xml:space="preserve"> </w:t>
      </w:r>
      <w:r w:rsidR="00780A76">
        <w:rPr>
          <w:rFonts w:ascii="Times New Roman" w:hAnsi="Times New Roman" w:cs="Times New Roman"/>
        </w:rPr>
        <w:t>expressions</w:t>
      </w:r>
      <w:r w:rsidR="00780A76" w:rsidRPr="00FC32CF">
        <w:rPr>
          <w:rFonts w:ascii="Times New Roman" w:hAnsi="Times New Roman" w:cs="Times New Roman"/>
        </w:rPr>
        <w:t xml:space="preserve"> </w:t>
      </w:r>
      <w:r w:rsidR="00705993" w:rsidRPr="00FC32CF">
        <w:rPr>
          <w:rFonts w:ascii="Times New Roman" w:hAnsi="Times New Roman" w:cs="Times New Roman"/>
        </w:rPr>
        <w:t>they</w:t>
      </w:r>
      <w:r w:rsidR="00780A76">
        <w:rPr>
          <w:rFonts w:ascii="Times New Roman" w:hAnsi="Times New Roman" w:cs="Times New Roman"/>
        </w:rPr>
        <w:t xml:space="preserve"> generally</w:t>
      </w:r>
      <w:r w:rsidR="00D7274D" w:rsidRPr="00FC32CF">
        <w:rPr>
          <w:rFonts w:ascii="Times New Roman" w:hAnsi="Times New Roman" w:cs="Times New Roman"/>
        </w:rPr>
        <w:t xml:space="preserve"> </w:t>
      </w:r>
      <w:r w:rsidR="00780A76">
        <w:rPr>
          <w:rFonts w:ascii="Times New Roman" w:hAnsi="Times New Roman" w:cs="Times New Roman"/>
        </w:rPr>
        <w:t>infer that the speaker</w:t>
      </w:r>
      <w:r w:rsidR="00705993" w:rsidRPr="00FC32CF">
        <w:rPr>
          <w:rFonts w:ascii="Times New Roman" w:hAnsi="Times New Roman" w:cs="Times New Roman"/>
        </w:rPr>
        <w:t xml:space="preserve"> </w:t>
      </w:r>
      <w:r w:rsidR="00780A76">
        <w:rPr>
          <w:rFonts w:ascii="Times New Roman" w:hAnsi="Times New Roman" w:cs="Times New Roman"/>
        </w:rPr>
        <w:t xml:space="preserve">is considering epistemic versus </w:t>
      </w:r>
      <w:proofErr w:type="spellStart"/>
      <w:r w:rsidR="00780A76">
        <w:rPr>
          <w:rFonts w:ascii="Times New Roman" w:hAnsi="Times New Roman" w:cs="Times New Roman"/>
        </w:rPr>
        <w:t>aleatory</w:t>
      </w:r>
      <w:proofErr w:type="spellEnd"/>
      <w:r w:rsidR="00780A76">
        <w:rPr>
          <w:rFonts w:ascii="Times New Roman" w:hAnsi="Times New Roman" w:cs="Times New Roman"/>
        </w:rPr>
        <w:t xml:space="preserve"> factors, respectively</w:t>
      </w:r>
      <w:r w:rsidR="00705993" w:rsidRPr="00FC32CF">
        <w:rPr>
          <w:rFonts w:ascii="Times New Roman" w:hAnsi="Times New Roman" w:cs="Times New Roman"/>
        </w:rPr>
        <w:t xml:space="preserve"> (</w:t>
      </w:r>
      <w:r w:rsidR="00DF5682">
        <w:rPr>
          <w:rFonts w:ascii="Times New Roman" w:hAnsi="Times New Roman" w:cs="Times New Roman"/>
        </w:rPr>
        <w:t xml:space="preserve">Study </w:t>
      </w:r>
      <w:r w:rsidR="000F1F64">
        <w:rPr>
          <w:rFonts w:ascii="Times New Roman" w:hAnsi="Times New Roman" w:cs="Times New Roman"/>
        </w:rPr>
        <w:t>3</w:t>
      </w:r>
      <w:r w:rsidR="00705993" w:rsidRPr="00FC32CF">
        <w:rPr>
          <w:rFonts w:ascii="Times New Roman" w:hAnsi="Times New Roman" w:cs="Times New Roman"/>
        </w:rPr>
        <w:t>)</w:t>
      </w:r>
      <w:r w:rsidR="00D7274D" w:rsidRPr="00FC32CF">
        <w:rPr>
          <w:rFonts w:ascii="Times New Roman" w:hAnsi="Times New Roman" w:cs="Times New Roman"/>
        </w:rPr>
        <w:t xml:space="preserve">. </w:t>
      </w:r>
      <w:r w:rsidR="004B3805">
        <w:rPr>
          <w:rFonts w:ascii="Times New Roman" w:hAnsi="Times New Roman" w:cs="Times New Roman"/>
        </w:rPr>
        <w:t>Third</w:t>
      </w:r>
      <w:r w:rsidR="00281374" w:rsidRPr="00FC32CF">
        <w:rPr>
          <w:rFonts w:ascii="Times New Roman" w:hAnsi="Times New Roman" w:cs="Times New Roman"/>
        </w:rPr>
        <w:t xml:space="preserve">, we </w:t>
      </w:r>
      <w:r w:rsidR="00B76FDF">
        <w:rPr>
          <w:rFonts w:ascii="Times New Roman" w:hAnsi="Times New Roman" w:cs="Times New Roman"/>
        </w:rPr>
        <w:t>examine whether</w:t>
      </w:r>
      <w:r w:rsidR="00B76FDF" w:rsidRPr="00FC32CF">
        <w:rPr>
          <w:rFonts w:ascii="Times New Roman" w:hAnsi="Times New Roman" w:cs="Times New Roman"/>
        </w:rPr>
        <w:t xml:space="preserve"> </w:t>
      </w:r>
      <w:r w:rsidR="00971780" w:rsidRPr="00FC32CF">
        <w:rPr>
          <w:rFonts w:ascii="Times New Roman" w:hAnsi="Times New Roman" w:cs="Times New Roman"/>
        </w:rPr>
        <w:t xml:space="preserve">language </w:t>
      </w:r>
      <w:r w:rsidR="00B76FDF">
        <w:rPr>
          <w:rFonts w:ascii="Times New Roman" w:hAnsi="Times New Roman" w:cs="Times New Roman"/>
        </w:rPr>
        <w:t xml:space="preserve">can be used </w:t>
      </w:r>
      <w:r w:rsidR="00B216A6" w:rsidRPr="00FC32CF">
        <w:rPr>
          <w:rFonts w:ascii="Times New Roman" w:hAnsi="Times New Roman" w:cs="Times New Roman"/>
        </w:rPr>
        <w:t xml:space="preserve">as a tool </w:t>
      </w:r>
      <w:r w:rsidR="004B10C3">
        <w:rPr>
          <w:rFonts w:ascii="Times New Roman" w:hAnsi="Times New Roman" w:cs="Times New Roman"/>
        </w:rPr>
        <w:t>for</w:t>
      </w:r>
      <w:r w:rsidR="004B10C3" w:rsidRPr="00FC32CF">
        <w:rPr>
          <w:rFonts w:ascii="Times New Roman" w:hAnsi="Times New Roman" w:cs="Times New Roman"/>
        </w:rPr>
        <w:t xml:space="preserve"> </w:t>
      </w:r>
      <w:r w:rsidR="000F1F64">
        <w:rPr>
          <w:rFonts w:ascii="Times New Roman" w:hAnsi="Times New Roman" w:cs="Times New Roman"/>
        </w:rPr>
        <w:t>prim</w:t>
      </w:r>
      <w:r w:rsidR="004B10C3">
        <w:rPr>
          <w:rFonts w:ascii="Times New Roman" w:hAnsi="Times New Roman" w:cs="Times New Roman"/>
        </w:rPr>
        <w:t>ing</w:t>
      </w:r>
      <w:r w:rsidR="009C6CBE" w:rsidRPr="00FC32CF">
        <w:rPr>
          <w:rFonts w:ascii="Times New Roman" w:hAnsi="Times New Roman" w:cs="Times New Roman"/>
        </w:rPr>
        <w:t xml:space="preserve"> </w:t>
      </w:r>
      <w:r w:rsidR="004B3805">
        <w:rPr>
          <w:rFonts w:ascii="Times New Roman" w:hAnsi="Times New Roman" w:cs="Times New Roman"/>
        </w:rPr>
        <w:t xml:space="preserve">accessibility of </w:t>
      </w:r>
      <w:r w:rsidR="009C6CBE" w:rsidRPr="00FC32CF">
        <w:rPr>
          <w:rFonts w:ascii="Times New Roman" w:hAnsi="Times New Roman" w:cs="Times New Roman"/>
        </w:rPr>
        <w:t xml:space="preserve">epistemic </w:t>
      </w:r>
      <w:r w:rsidR="000F1F64">
        <w:rPr>
          <w:rFonts w:ascii="Times New Roman" w:hAnsi="Times New Roman" w:cs="Times New Roman"/>
        </w:rPr>
        <w:t>versus</w:t>
      </w:r>
      <w:r w:rsidR="000F1F64" w:rsidRPr="00FC32CF">
        <w:rPr>
          <w:rFonts w:ascii="Times New Roman" w:hAnsi="Times New Roman" w:cs="Times New Roman"/>
        </w:rPr>
        <w:t xml:space="preserve"> </w:t>
      </w:r>
      <w:proofErr w:type="spellStart"/>
      <w:r w:rsidR="009C6CBE" w:rsidRPr="00FC32CF">
        <w:rPr>
          <w:rFonts w:ascii="Times New Roman" w:hAnsi="Times New Roman" w:cs="Times New Roman"/>
        </w:rPr>
        <w:t>aleatory</w:t>
      </w:r>
      <w:proofErr w:type="spellEnd"/>
      <w:r w:rsidR="009C6CBE" w:rsidRPr="00FC32CF">
        <w:rPr>
          <w:rFonts w:ascii="Times New Roman" w:hAnsi="Times New Roman" w:cs="Times New Roman"/>
        </w:rPr>
        <w:t xml:space="preserve"> </w:t>
      </w:r>
      <w:r w:rsidR="000F1F64">
        <w:rPr>
          <w:rFonts w:ascii="Times New Roman" w:hAnsi="Times New Roman" w:cs="Times New Roman"/>
        </w:rPr>
        <w:t xml:space="preserve">dimensions of </w:t>
      </w:r>
      <w:r w:rsidR="009C6CBE" w:rsidRPr="00FC32CF">
        <w:rPr>
          <w:rFonts w:ascii="Times New Roman" w:hAnsi="Times New Roman" w:cs="Times New Roman"/>
        </w:rPr>
        <w:t>uncertainty</w:t>
      </w:r>
      <w:r w:rsidR="00971780" w:rsidRPr="00FC32CF">
        <w:rPr>
          <w:rFonts w:ascii="Times New Roman" w:hAnsi="Times New Roman" w:cs="Times New Roman"/>
        </w:rPr>
        <w:t xml:space="preserve">. </w:t>
      </w:r>
      <w:r w:rsidR="000F1F64">
        <w:rPr>
          <w:rFonts w:ascii="Times New Roman" w:hAnsi="Times New Roman" w:cs="Times New Roman"/>
        </w:rPr>
        <w:t xml:space="preserve">Study 4 shows that presenting people with confidence versus </w:t>
      </w:r>
      <w:r w:rsidR="008B0539">
        <w:rPr>
          <w:rFonts w:ascii="Times New Roman" w:hAnsi="Times New Roman" w:cs="Times New Roman"/>
        </w:rPr>
        <w:t xml:space="preserve">likelihood </w:t>
      </w:r>
      <w:r w:rsidR="000F1F64">
        <w:rPr>
          <w:rFonts w:ascii="Times New Roman" w:hAnsi="Times New Roman" w:cs="Times New Roman"/>
        </w:rPr>
        <w:t xml:space="preserve">expressions prompt participants to think of more epistemic versus </w:t>
      </w:r>
      <w:proofErr w:type="spellStart"/>
      <w:r w:rsidR="000F1F64">
        <w:rPr>
          <w:rFonts w:ascii="Times New Roman" w:hAnsi="Times New Roman" w:cs="Times New Roman"/>
        </w:rPr>
        <w:t>aleatory</w:t>
      </w:r>
      <w:proofErr w:type="spellEnd"/>
      <w:r w:rsidR="000F1F64">
        <w:rPr>
          <w:rFonts w:ascii="Times New Roman" w:hAnsi="Times New Roman" w:cs="Times New Roman"/>
        </w:rPr>
        <w:t xml:space="preserve"> events</w:t>
      </w:r>
      <w:r w:rsidR="00ED3F03">
        <w:rPr>
          <w:rFonts w:ascii="Times New Roman" w:hAnsi="Times New Roman" w:cs="Times New Roman"/>
        </w:rPr>
        <w:t>, respectively</w:t>
      </w:r>
      <w:r w:rsidR="000F1F64">
        <w:rPr>
          <w:rFonts w:ascii="Times New Roman" w:hAnsi="Times New Roman" w:cs="Times New Roman"/>
        </w:rPr>
        <w:t xml:space="preserve">. </w:t>
      </w:r>
      <w:r w:rsidR="00646A1D" w:rsidRPr="00FC32CF">
        <w:rPr>
          <w:rFonts w:ascii="Times New Roman" w:hAnsi="Times New Roman" w:cs="Times New Roman"/>
        </w:rPr>
        <w:t>Stud</w:t>
      </w:r>
      <w:r w:rsidR="0065423C">
        <w:rPr>
          <w:rFonts w:ascii="Times New Roman" w:hAnsi="Times New Roman" w:cs="Times New Roman"/>
        </w:rPr>
        <w:t xml:space="preserve">y 5 </w:t>
      </w:r>
      <w:r w:rsidR="00073A34" w:rsidRPr="00FC32CF">
        <w:rPr>
          <w:rFonts w:ascii="Times New Roman" w:hAnsi="Times New Roman" w:cs="Times New Roman"/>
        </w:rPr>
        <w:t>show</w:t>
      </w:r>
      <w:r w:rsidR="0065423C">
        <w:rPr>
          <w:rFonts w:ascii="Times New Roman" w:hAnsi="Times New Roman" w:cs="Times New Roman"/>
        </w:rPr>
        <w:t>s</w:t>
      </w:r>
      <w:r w:rsidR="00073A34" w:rsidRPr="00FC32CF">
        <w:rPr>
          <w:rFonts w:ascii="Times New Roman" w:hAnsi="Times New Roman" w:cs="Times New Roman"/>
        </w:rPr>
        <w:t xml:space="preserve"> that when </w:t>
      </w:r>
      <w:r w:rsidR="00ED3F03">
        <w:rPr>
          <w:rFonts w:ascii="Times New Roman" w:hAnsi="Times New Roman" w:cs="Times New Roman"/>
        </w:rPr>
        <w:t xml:space="preserve">respondents </w:t>
      </w:r>
      <w:r w:rsidR="002143A5">
        <w:rPr>
          <w:rFonts w:ascii="Times New Roman" w:hAnsi="Times New Roman" w:cs="Times New Roman"/>
        </w:rPr>
        <w:t>asked</w:t>
      </w:r>
      <w:r w:rsidR="002143A5" w:rsidRPr="00FC32CF">
        <w:rPr>
          <w:rFonts w:ascii="Times New Roman" w:hAnsi="Times New Roman" w:cs="Times New Roman"/>
        </w:rPr>
        <w:t xml:space="preserve"> </w:t>
      </w:r>
      <w:r w:rsidR="00073A34" w:rsidRPr="00FC32CF">
        <w:rPr>
          <w:rFonts w:ascii="Times New Roman" w:hAnsi="Times New Roman" w:cs="Times New Roman"/>
        </w:rPr>
        <w:t xml:space="preserve">to </w:t>
      </w:r>
      <w:r w:rsidR="000F1F64">
        <w:rPr>
          <w:rFonts w:ascii="Times New Roman" w:hAnsi="Times New Roman" w:cs="Times New Roman"/>
        </w:rPr>
        <w:t>quantify</w:t>
      </w:r>
      <w:r w:rsidR="000F1F64" w:rsidRPr="00FC32CF">
        <w:rPr>
          <w:rFonts w:ascii="Times New Roman" w:hAnsi="Times New Roman" w:cs="Times New Roman"/>
        </w:rPr>
        <w:t xml:space="preserve"> </w:t>
      </w:r>
      <w:r w:rsidR="000F1F64">
        <w:rPr>
          <w:rFonts w:ascii="Times New Roman" w:hAnsi="Times New Roman" w:cs="Times New Roman"/>
        </w:rPr>
        <w:t xml:space="preserve">confidence </w:t>
      </w:r>
      <w:r w:rsidR="0027464E">
        <w:rPr>
          <w:rFonts w:ascii="Times New Roman" w:hAnsi="Times New Roman" w:cs="Times New Roman"/>
        </w:rPr>
        <w:t>expressions (I am ___% sure)</w:t>
      </w:r>
      <w:r w:rsidR="00073A34" w:rsidRPr="00FC32CF">
        <w:rPr>
          <w:rFonts w:ascii="Times New Roman" w:hAnsi="Times New Roman" w:cs="Times New Roman"/>
        </w:rPr>
        <w:t xml:space="preserve">, </w:t>
      </w:r>
      <w:commentRangeStart w:id="31"/>
      <w:r w:rsidR="00ED3F03">
        <w:rPr>
          <w:rFonts w:ascii="Times New Roman" w:hAnsi="Times New Roman" w:cs="Times New Roman"/>
        </w:rPr>
        <w:t>they</w:t>
      </w:r>
      <w:r w:rsidR="00ED3F03" w:rsidRPr="00FC32CF">
        <w:rPr>
          <w:rFonts w:ascii="Times New Roman" w:hAnsi="Times New Roman" w:cs="Times New Roman"/>
        </w:rPr>
        <w:t xml:space="preserve"> </w:t>
      </w:r>
      <w:r w:rsidR="0027464E">
        <w:rPr>
          <w:rFonts w:ascii="Times New Roman" w:hAnsi="Times New Roman" w:cs="Times New Roman"/>
        </w:rPr>
        <w:t>are more sensitive to</w:t>
      </w:r>
      <w:r w:rsidR="00705993" w:rsidRPr="00FC32CF">
        <w:rPr>
          <w:rFonts w:ascii="Times New Roman" w:hAnsi="Times New Roman" w:cs="Times New Roman"/>
        </w:rPr>
        <w:t xml:space="preserve"> </w:t>
      </w:r>
      <w:r w:rsidR="0027464E">
        <w:rPr>
          <w:rFonts w:ascii="Times New Roman" w:hAnsi="Times New Roman" w:cs="Times New Roman"/>
        </w:rPr>
        <w:t xml:space="preserve">an available cue </w:t>
      </w:r>
      <w:r w:rsidR="00073A34" w:rsidRPr="00FC32CF">
        <w:rPr>
          <w:rFonts w:ascii="Times New Roman" w:hAnsi="Times New Roman" w:cs="Times New Roman"/>
        </w:rPr>
        <w:t>tha</w:t>
      </w:r>
      <w:r w:rsidR="000F1F64">
        <w:rPr>
          <w:rFonts w:ascii="Times New Roman" w:hAnsi="Times New Roman" w:cs="Times New Roman"/>
        </w:rPr>
        <w:t xml:space="preserve">t is epistemic (feeling-of-knowing) </w:t>
      </w:r>
      <w:commentRangeEnd w:id="31"/>
      <w:r w:rsidR="00080BB9">
        <w:rPr>
          <w:rStyle w:val="CommentReference"/>
        </w:rPr>
        <w:commentReference w:id="31"/>
      </w:r>
      <w:r w:rsidR="0027464E">
        <w:rPr>
          <w:rFonts w:ascii="Times New Roman" w:hAnsi="Times New Roman" w:cs="Times New Roman"/>
        </w:rPr>
        <w:t xml:space="preserve">than one that is </w:t>
      </w:r>
      <w:proofErr w:type="spellStart"/>
      <w:r w:rsidR="0027464E">
        <w:rPr>
          <w:rFonts w:ascii="Times New Roman" w:hAnsi="Times New Roman" w:cs="Times New Roman"/>
        </w:rPr>
        <w:t>aleatory</w:t>
      </w:r>
      <w:proofErr w:type="spellEnd"/>
      <w:r w:rsidR="0027464E">
        <w:rPr>
          <w:rFonts w:ascii="Times New Roman" w:hAnsi="Times New Roman" w:cs="Times New Roman"/>
        </w:rPr>
        <w:t xml:space="preserve"> </w:t>
      </w:r>
      <w:r w:rsidR="000F1F64">
        <w:rPr>
          <w:rFonts w:ascii="Times New Roman" w:hAnsi="Times New Roman" w:cs="Times New Roman"/>
        </w:rPr>
        <w:t>(past frequencies)</w:t>
      </w:r>
      <w:r w:rsidR="0027464E">
        <w:rPr>
          <w:rFonts w:ascii="Times New Roman" w:hAnsi="Times New Roman" w:cs="Times New Roman"/>
        </w:rPr>
        <w:t xml:space="preserve">; the reverse is true when </w:t>
      </w:r>
      <w:r w:rsidR="004B10C3">
        <w:rPr>
          <w:rFonts w:ascii="Times New Roman" w:hAnsi="Times New Roman" w:cs="Times New Roman"/>
        </w:rPr>
        <w:t>respondents</w:t>
      </w:r>
      <w:r w:rsidR="0027464E">
        <w:rPr>
          <w:rFonts w:ascii="Times New Roman" w:hAnsi="Times New Roman" w:cs="Times New Roman"/>
        </w:rPr>
        <w:t xml:space="preserve"> are asked to quantify likelihood statements (I think there is </w:t>
      </w:r>
      <w:proofErr w:type="gramStart"/>
      <w:r w:rsidR="0027464E">
        <w:rPr>
          <w:rFonts w:ascii="Times New Roman" w:hAnsi="Times New Roman" w:cs="Times New Roman"/>
        </w:rPr>
        <w:t>an</w:t>
      </w:r>
      <w:proofErr w:type="gramEnd"/>
      <w:r w:rsidR="0027464E">
        <w:rPr>
          <w:rFonts w:ascii="Times New Roman" w:hAnsi="Times New Roman" w:cs="Times New Roman"/>
        </w:rPr>
        <w:t xml:space="preserve"> ___% chance)</w:t>
      </w:r>
      <w:r w:rsidR="00073A34" w:rsidRPr="00FC32CF">
        <w:rPr>
          <w:rFonts w:ascii="Times New Roman" w:hAnsi="Times New Roman" w:cs="Times New Roman"/>
        </w:rPr>
        <w:t xml:space="preserve">. </w:t>
      </w:r>
      <w:r w:rsidR="00CE46E3" w:rsidRPr="00FC32CF">
        <w:rPr>
          <w:rFonts w:ascii="Times New Roman" w:hAnsi="Times New Roman" w:cs="Times New Roman"/>
        </w:rPr>
        <w:t xml:space="preserve">We conclude with a discussion of </w:t>
      </w:r>
      <w:r w:rsidR="0027464E">
        <w:rPr>
          <w:rFonts w:ascii="Times New Roman" w:hAnsi="Times New Roman" w:cs="Times New Roman"/>
        </w:rPr>
        <w:t>theoretical, methodological,</w:t>
      </w:r>
      <w:r w:rsidR="00CE46E3" w:rsidRPr="00FC32CF">
        <w:rPr>
          <w:rFonts w:ascii="Times New Roman" w:hAnsi="Times New Roman" w:cs="Times New Roman"/>
        </w:rPr>
        <w:t xml:space="preserve"> and practical implications of </w:t>
      </w:r>
      <w:r w:rsidR="0027464E">
        <w:rPr>
          <w:rFonts w:ascii="Times New Roman" w:hAnsi="Times New Roman" w:cs="Times New Roman"/>
        </w:rPr>
        <w:t>the present</w:t>
      </w:r>
      <w:r w:rsidR="0027464E" w:rsidRPr="00FC32CF">
        <w:rPr>
          <w:rFonts w:ascii="Times New Roman" w:hAnsi="Times New Roman" w:cs="Times New Roman"/>
        </w:rPr>
        <w:t xml:space="preserve"> </w:t>
      </w:r>
      <w:r w:rsidR="00CE46E3" w:rsidRPr="00FC32CF">
        <w:rPr>
          <w:rFonts w:ascii="Times New Roman" w:hAnsi="Times New Roman" w:cs="Times New Roman"/>
        </w:rPr>
        <w:t>work.</w:t>
      </w:r>
    </w:p>
    <w:p w14:paraId="25BDD543" w14:textId="77777777" w:rsidR="000710F2" w:rsidRDefault="000710F2" w:rsidP="00290B78">
      <w:pPr>
        <w:spacing w:line="480" w:lineRule="auto"/>
        <w:ind w:firstLine="720"/>
      </w:pPr>
    </w:p>
    <w:p w14:paraId="09959DE4" w14:textId="454F1EED" w:rsidR="000710F2" w:rsidRDefault="000710F2" w:rsidP="00290B78">
      <w:pPr>
        <w:tabs>
          <w:tab w:val="left" w:pos="3240"/>
        </w:tabs>
        <w:spacing w:line="480" w:lineRule="auto"/>
        <w:jc w:val="center"/>
        <w:rPr>
          <w:b/>
        </w:rPr>
      </w:pPr>
      <w:r>
        <w:rPr>
          <w:b/>
        </w:rPr>
        <w:t xml:space="preserve">STUDY 1: </w:t>
      </w:r>
      <w:r w:rsidR="00ED3F03">
        <w:rPr>
          <w:b/>
        </w:rPr>
        <w:t>CONFIDENCE VERSUS LIKELIHOOD STATEMENTS DISTINGUISH</w:t>
      </w:r>
      <w:r w:rsidR="00724B87">
        <w:rPr>
          <w:b/>
        </w:rPr>
        <w:t xml:space="preserve"> VARIANTS OF UNCERTAINTY IN THE </w:t>
      </w:r>
      <w:r w:rsidR="00724B87">
        <w:rPr>
          <w:b/>
          <w:i/>
        </w:rPr>
        <w:t>NEW YORK TIMES</w:t>
      </w:r>
    </w:p>
    <w:p w14:paraId="23F6810B" w14:textId="77777777" w:rsidR="005B5B3C" w:rsidRDefault="005B5B3C" w:rsidP="00290B78">
      <w:pPr>
        <w:widowControl w:val="0"/>
        <w:autoSpaceDE w:val="0"/>
        <w:autoSpaceDN w:val="0"/>
        <w:adjustRightInd w:val="0"/>
        <w:spacing w:line="480" w:lineRule="auto"/>
        <w:ind w:firstLine="720"/>
        <w:rPr>
          <w:rFonts w:ascii="Times New Roman" w:hAnsi="Times New Roman" w:cs="Times New Roman"/>
        </w:rPr>
      </w:pPr>
    </w:p>
    <w:p w14:paraId="26695A72" w14:textId="7B848005" w:rsidR="00D60899" w:rsidRDefault="00B240CE" w:rsidP="00290B78">
      <w:pPr>
        <w:widowControl w:val="0"/>
        <w:autoSpaceDE w:val="0"/>
        <w:autoSpaceDN w:val="0"/>
        <w:adjustRightInd w:val="0"/>
        <w:spacing w:line="480" w:lineRule="auto"/>
        <w:ind w:firstLine="720"/>
        <w:rPr>
          <w:rFonts w:ascii="Times New Roman" w:hAnsi="Times New Roman" w:cs="Times New Roman"/>
        </w:rPr>
      </w:pPr>
      <w:r w:rsidRPr="001D68F0">
        <w:rPr>
          <w:rFonts w:ascii="Times New Roman" w:hAnsi="Times New Roman" w:cs="Times New Roman"/>
        </w:rPr>
        <w:t xml:space="preserve">The aim of </w:t>
      </w:r>
      <w:r w:rsidR="008B2701">
        <w:rPr>
          <w:rFonts w:ascii="Times New Roman" w:hAnsi="Times New Roman" w:cs="Times New Roman"/>
        </w:rPr>
        <w:t>our first</w:t>
      </w:r>
      <w:r w:rsidR="008B2701" w:rsidRPr="001D68F0">
        <w:rPr>
          <w:rFonts w:ascii="Times New Roman" w:hAnsi="Times New Roman" w:cs="Times New Roman"/>
        </w:rPr>
        <w:t xml:space="preserve"> </w:t>
      </w:r>
      <w:r w:rsidRPr="001D68F0">
        <w:rPr>
          <w:rFonts w:ascii="Times New Roman" w:hAnsi="Times New Roman" w:cs="Times New Roman"/>
        </w:rPr>
        <w:t xml:space="preserve">study is to </w:t>
      </w:r>
      <w:r w:rsidR="008B2701">
        <w:rPr>
          <w:rFonts w:ascii="Times New Roman" w:hAnsi="Times New Roman" w:cs="Times New Roman"/>
        </w:rPr>
        <w:t>test our hypo</w:t>
      </w:r>
      <w:bookmarkStart w:id="32" w:name="_GoBack"/>
      <w:bookmarkEnd w:id="32"/>
      <w:r w:rsidR="008B2701">
        <w:rPr>
          <w:rFonts w:ascii="Times New Roman" w:hAnsi="Times New Roman" w:cs="Times New Roman"/>
        </w:rPr>
        <w:t xml:space="preserve">thesis that </w:t>
      </w:r>
      <w:r w:rsidR="00A47689">
        <w:rPr>
          <w:rFonts w:ascii="Times New Roman" w:hAnsi="Times New Roman" w:cs="Times New Roman"/>
        </w:rPr>
        <w:t>distinct sets of uncertainty expressions are associated with distinct forms of uncertainty</w:t>
      </w:r>
      <w:commentRangeStart w:id="33"/>
      <w:r w:rsidR="008B2701">
        <w:rPr>
          <w:rFonts w:ascii="Times New Roman" w:hAnsi="Times New Roman" w:cs="Times New Roman"/>
        </w:rPr>
        <w:t xml:space="preserve">, using </w:t>
      </w:r>
      <w:r w:rsidRPr="001D68F0">
        <w:rPr>
          <w:rFonts w:ascii="Times New Roman" w:hAnsi="Times New Roman" w:cs="Times New Roman"/>
        </w:rPr>
        <w:t>archival data</w:t>
      </w:r>
      <w:commentRangeEnd w:id="33"/>
      <w:r w:rsidR="00080BB9">
        <w:rPr>
          <w:rStyle w:val="CommentReference"/>
        </w:rPr>
        <w:commentReference w:id="33"/>
      </w:r>
      <w:r w:rsidRPr="001D68F0">
        <w:rPr>
          <w:rFonts w:ascii="Times New Roman" w:hAnsi="Times New Roman" w:cs="Times New Roman"/>
        </w:rPr>
        <w:t>.</w:t>
      </w:r>
      <w:r>
        <w:rPr>
          <w:rFonts w:ascii="Times New Roman" w:hAnsi="Times New Roman" w:cs="Times New Roman"/>
          <w:sz w:val="20"/>
          <w:szCs w:val="20"/>
        </w:rPr>
        <w:t xml:space="preserve"> </w:t>
      </w:r>
      <w:r w:rsidR="005216A7" w:rsidRPr="005216A7">
        <w:rPr>
          <w:rFonts w:ascii="Times New Roman" w:hAnsi="Times New Roman" w:cs="Times New Roman"/>
        </w:rPr>
        <w:t xml:space="preserve">We </w:t>
      </w:r>
      <w:r w:rsidR="00224AC7">
        <w:rPr>
          <w:rFonts w:ascii="Times New Roman" w:hAnsi="Times New Roman" w:cs="Times New Roman"/>
        </w:rPr>
        <w:t xml:space="preserve">hypothesized </w:t>
      </w:r>
      <w:r w:rsidR="005216A7">
        <w:rPr>
          <w:rFonts w:ascii="Times New Roman" w:hAnsi="Times New Roman" w:cs="Times New Roman"/>
        </w:rPr>
        <w:t xml:space="preserve">that when speakers are communicating their beliefs about events that </w:t>
      </w:r>
      <w:r w:rsidR="00A47689">
        <w:rPr>
          <w:rFonts w:ascii="Times New Roman" w:hAnsi="Times New Roman" w:cs="Times New Roman"/>
        </w:rPr>
        <w:t xml:space="preserve">entail </w:t>
      </w:r>
      <w:r w:rsidR="005216A7">
        <w:rPr>
          <w:rFonts w:ascii="Times New Roman" w:hAnsi="Times New Roman" w:cs="Times New Roman"/>
        </w:rPr>
        <w:t xml:space="preserve">primarily epistemic </w:t>
      </w:r>
      <w:r w:rsidR="00A47689">
        <w:rPr>
          <w:rFonts w:ascii="Times New Roman" w:hAnsi="Times New Roman" w:cs="Times New Roman"/>
        </w:rPr>
        <w:t xml:space="preserve">(knowable) </w:t>
      </w:r>
      <w:r w:rsidR="005216A7">
        <w:rPr>
          <w:rFonts w:ascii="Times New Roman" w:hAnsi="Times New Roman" w:cs="Times New Roman"/>
        </w:rPr>
        <w:t xml:space="preserve">uncertainty they </w:t>
      </w:r>
      <w:r w:rsidR="00224AC7">
        <w:rPr>
          <w:rFonts w:ascii="Times New Roman" w:hAnsi="Times New Roman" w:cs="Times New Roman"/>
        </w:rPr>
        <w:t xml:space="preserve">tend to </w:t>
      </w:r>
      <w:r w:rsidR="005216A7">
        <w:rPr>
          <w:rFonts w:ascii="Times New Roman" w:hAnsi="Times New Roman" w:cs="Times New Roman"/>
        </w:rPr>
        <w:t xml:space="preserve">use </w:t>
      </w:r>
      <w:r w:rsidR="00E01923">
        <w:rPr>
          <w:rFonts w:ascii="Times New Roman" w:hAnsi="Times New Roman" w:cs="Times New Roman"/>
        </w:rPr>
        <w:t>confidence statements (e.g.,</w:t>
      </w:r>
      <w:r w:rsidR="005216A7">
        <w:rPr>
          <w:rFonts w:ascii="Times New Roman" w:hAnsi="Times New Roman" w:cs="Times New Roman"/>
        </w:rPr>
        <w:t xml:space="preserve"> sure, confident, and certain</w:t>
      </w:r>
      <w:r w:rsidR="00E01923">
        <w:rPr>
          <w:rFonts w:ascii="Times New Roman" w:hAnsi="Times New Roman" w:cs="Times New Roman"/>
        </w:rPr>
        <w:t>)</w:t>
      </w:r>
      <w:r w:rsidR="005216A7">
        <w:rPr>
          <w:rFonts w:ascii="Times New Roman" w:hAnsi="Times New Roman" w:cs="Times New Roman"/>
        </w:rPr>
        <w:t xml:space="preserve"> and when they are communicating their beliefs about events that contain primarily </w:t>
      </w:r>
      <w:proofErr w:type="spellStart"/>
      <w:r w:rsidR="005216A7">
        <w:rPr>
          <w:rFonts w:ascii="Times New Roman" w:hAnsi="Times New Roman" w:cs="Times New Roman"/>
        </w:rPr>
        <w:t>aleatory</w:t>
      </w:r>
      <w:proofErr w:type="spellEnd"/>
      <w:r w:rsidR="005216A7">
        <w:rPr>
          <w:rFonts w:ascii="Times New Roman" w:hAnsi="Times New Roman" w:cs="Times New Roman"/>
        </w:rPr>
        <w:t xml:space="preserve"> </w:t>
      </w:r>
      <w:r w:rsidR="00A47689">
        <w:rPr>
          <w:rFonts w:ascii="Times New Roman" w:hAnsi="Times New Roman" w:cs="Times New Roman"/>
        </w:rPr>
        <w:t xml:space="preserve">(random) </w:t>
      </w:r>
      <w:r w:rsidR="005216A7">
        <w:rPr>
          <w:rFonts w:ascii="Times New Roman" w:hAnsi="Times New Roman" w:cs="Times New Roman"/>
        </w:rPr>
        <w:t xml:space="preserve">uncertainty, they </w:t>
      </w:r>
      <w:r w:rsidR="00224AC7">
        <w:rPr>
          <w:rFonts w:ascii="Times New Roman" w:hAnsi="Times New Roman" w:cs="Times New Roman"/>
        </w:rPr>
        <w:t xml:space="preserve">tend to </w:t>
      </w:r>
      <w:r w:rsidR="005216A7">
        <w:rPr>
          <w:rFonts w:ascii="Times New Roman" w:hAnsi="Times New Roman" w:cs="Times New Roman"/>
        </w:rPr>
        <w:t xml:space="preserve">use </w:t>
      </w:r>
      <w:r w:rsidR="004A248C">
        <w:rPr>
          <w:rFonts w:ascii="Times New Roman" w:hAnsi="Times New Roman" w:cs="Times New Roman"/>
        </w:rPr>
        <w:t xml:space="preserve">likelihood </w:t>
      </w:r>
      <w:r w:rsidR="00E01923">
        <w:rPr>
          <w:rFonts w:ascii="Times New Roman" w:hAnsi="Times New Roman" w:cs="Times New Roman"/>
        </w:rPr>
        <w:t xml:space="preserve">statements (e.g., </w:t>
      </w:r>
      <w:r w:rsidR="005216A7" w:rsidRPr="000B6E97">
        <w:rPr>
          <w:rFonts w:ascii="Times New Roman" w:hAnsi="Times New Roman" w:cs="Times New Roman"/>
        </w:rPr>
        <w:t xml:space="preserve">chance, likely/likelihood, </w:t>
      </w:r>
      <w:r w:rsidR="005216A7">
        <w:rPr>
          <w:rFonts w:ascii="Times New Roman" w:hAnsi="Times New Roman" w:cs="Times New Roman"/>
        </w:rPr>
        <w:t xml:space="preserve">and </w:t>
      </w:r>
      <w:r w:rsidR="005216A7" w:rsidRPr="000B6E97">
        <w:rPr>
          <w:rFonts w:ascii="Times New Roman" w:hAnsi="Times New Roman" w:cs="Times New Roman"/>
        </w:rPr>
        <w:t>probability</w:t>
      </w:r>
      <w:r w:rsidR="00E01923">
        <w:rPr>
          <w:rFonts w:ascii="Times New Roman" w:hAnsi="Times New Roman" w:cs="Times New Roman"/>
        </w:rPr>
        <w:t>)</w:t>
      </w:r>
      <w:r w:rsidR="005216A7">
        <w:rPr>
          <w:rFonts w:ascii="Times New Roman" w:hAnsi="Times New Roman" w:cs="Times New Roman"/>
        </w:rPr>
        <w:t xml:space="preserve">. As an initial test, </w:t>
      </w:r>
      <w:r w:rsidR="00410694">
        <w:rPr>
          <w:rFonts w:ascii="Times New Roman" w:hAnsi="Times New Roman" w:cs="Times New Roman"/>
        </w:rPr>
        <w:t xml:space="preserve">we collected a large sample of </w:t>
      </w:r>
      <w:r w:rsidR="00FA16ED">
        <w:rPr>
          <w:rFonts w:ascii="Times New Roman" w:hAnsi="Times New Roman" w:cs="Times New Roman"/>
        </w:rPr>
        <w:t xml:space="preserve">naturally occurring written </w:t>
      </w:r>
      <w:r w:rsidR="00E01923">
        <w:rPr>
          <w:rFonts w:ascii="Times New Roman" w:hAnsi="Times New Roman" w:cs="Times New Roman"/>
        </w:rPr>
        <w:t xml:space="preserve">confidence and </w:t>
      </w:r>
      <w:r w:rsidR="009A32B5">
        <w:rPr>
          <w:rFonts w:ascii="Times New Roman" w:hAnsi="Times New Roman" w:cs="Times New Roman"/>
        </w:rPr>
        <w:t xml:space="preserve">likelihood </w:t>
      </w:r>
      <w:r w:rsidR="001E2692">
        <w:rPr>
          <w:rFonts w:ascii="Times New Roman" w:hAnsi="Times New Roman" w:cs="Times New Roman"/>
        </w:rPr>
        <w:t>statements</w:t>
      </w:r>
      <w:r w:rsidR="00410694">
        <w:rPr>
          <w:rFonts w:ascii="Times New Roman" w:hAnsi="Times New Roman" w:cs="Times New Roman"/>
        </w:rPr>
        <w:t xml:space="preserve">, and explored whether their referent events differed in a manner consistent with </w:t>
      </w:r>
      <w:r w:rsidR="009A32B5">
        <w:rPr>
          <w:rFonts w:ascii="Times New Roman" w:hAnsi="Times New Roman" w:cs="Times New Roman"/>
        </w:rPr>
        <w:t xml:space="preserve">our characterization of epistemic and </w:t>
      </w:r>
      <w:proofErr w:type="spellStart"/>
      <w:r w:rsidR="009A32B5">
        <w:rPr>
          <w:rFonts w:ascii="Times New Roman" w:hAnsi="Times New Roman" w:cs="Times New Roman"/>
        </w:rPr>
        <w:t>aleatory</w:t>
      </w:r>
      <w:proofErr w:type="spellEnd"/>
      <w:r w:rsidR="009A32B5">
        <w:rPr>
          <w:rFonts w:ascii="Times New Roman" w:hAnsi="Times New Roman" w:cs="Times New Roman"/>
        </w:rPr>
        <w:t xml:space="preserve"> uncertainty, respectively</w:t>
      </w:r>
      <w:r w:rsidR="00410694">
        <w:rPr>
          <w:rFonts w:ascii="Times New Roman" w:hAnsi="Times New Roman" w:cs="Times New Roman"/>
        </w:rPr>
        <w:t xml:space="preserve"> (Fox </w:t>
      </w:r>
      <w:r w:rsidR="00D55B68">
        <w:rPr>
          <w:rFonts w:ascii="Times New Roman" w:hAnsi="Times New Roman" w:cs="Times New Roman"/>
        </w:rPr>
        <w:t>&amp; Ülkümen,</w:t>
      </w:r>
      <w:r w:rsidR="00410694">
        <w:rPr>
          <w:rFonts w:ascii="Times New Roman" w:hAnsi="Times New Roman" w:cs="Times New Roman"/>
        </w:rPr>
        <w:t xml:space="preserve"> 2011</w:t>
      </w:r>
      <w:r w:rsidR="009A327E">
        <w:rPr>
          <w:rFonts w:ascii="Times New Roman" w:hAnsi="Times New Roman" w:cs="Times New Roman"/>
        </w:rPr>
        <w:t>)</w:t>
      </w:r>
      <w:r w:rsidR="00410694">
        <w:rPr>
          <w:rFonts w:ascii="Times New Roman" w:hAnsi="Times New Roman" w:cs="Times New Roman"/>
        </w:rPr>
        <w:t xml:space="preserve">. </w:t>
      </w:r>
      <w:r w:rsidR="00A47689">
        <w:rPr>
          <w:rFonts w:ascii="Times New Roman" w:hAnsi="Times New Roman" w:cs="Times New Roman"/>
        </w:rPr>
        <w:t>As mentioned</w:t>
      </w:r>
      <w:r w:rsidR="008B2701">
        <w:rPr>
          <w:rFonts w:ascii="Times New Roman" w:hAnsi="Times New Roman" w:cs="Times New Roman"/>
        </w:rPr>
        <w:t xml:space="preserve">, </w:t>
      </w:r>
      <w:r w:rsidR="00406DD7">
        <w:rPr>
          <w:rFonts w:ascii="Times New Roman" w:hAnsi="Times New Roman" w:cs="Times New Roman"/>
        </w:rPr>
        <w:t>uncert</w:t>
      </w:r>
      <w:r w:rsidR="0030685C">
        <w:rPr>
          <w:rFonts w:ascii="Times New Roman" w:hAnsi="Times New Roman" w:cs="Times New Roman"/>
        </w:rPr>
        <w:t xml:space="preserve">ainty </w:t>
      </w:r>
      <w:r w:rsidR="008B2701">
        <w:rPr>
          <w:rFonts w:ascii="Times New Roman" w:hAnsi="Times New Roman" w:cs="Times New Roman"/>
        </w:rPr>
        <w:t>is</w:t>
      </w:r>
      <w:r w:rsidR="00406DD7">
        <w:rPr>
          <w:rFonts w:ascii="Times New Roman" w:hAnsi="Times New Roman" w:cs="Times New Roman"/>
        </w:rPr>
        <w:t xml:space="preserve"> perceived </w:t>
      </w:r>
      <w:r w:rsidR="00A47689">
        <w:rPr>
          <w:rFonts w:ascii="Times New Roman" w:hAnsi="Times New Roman" w:cs="Times New Roman"/>
        </w:rPr>
        <w:t xml:space="preserve">to be </w:t>
      </w:r>
      <w:r w:rsidR="00406DD7">
        <w:rPr>
          <w:rFonts w:ascii="Times New Roman" w:hAnsi="Times New Roman" w:cs="Times New Roman"/>
        </w:rPr>
        <w:t xml:space="preserve">primarily epistemic to the extent that </w:t>
      </w:r>
      <w:r w:rsidR="00E504BE">
        <w:rPr>
          <w:rFonts w:ascii="Times New Roman" w:hAnsi="Times New Roman" w:cs="Times New Roman"/>
        </w:rPr>
        <w:t>events</w:t>
      </w:r>
      <w:r w:rsidR="009C34F5">
        <w:rPr>
          <w:rFonts w:ascii="Times New Roman" w:hAnsi="Times New Roman" w:cs="Times New Roman"/>
        </w:rPr>
        <w:t xml:space="preserve"> </w:t>
      </w:r>
      <w:r w:rsidR="00E504BE">
        <w:rPr>
          <w:rFonts w:ascii="Times New Roman" w:hAnsi="Times New Roman" w:cs="Times New Roman"/>
        </w:rPr>
        <w:t xml:space="preserve">appear </w:t>
      </w:r>
      <w:r w:rsidR="00FA16ED">
        <w:rPr>
          <w:rFonts w:ascii="Times New Roman" w:hAnsi="Times New Roman" w:cs="Times New Roman"/>
        </w:rPr>
        <w:t xml:space="preserve">potentially </w:t>
      </w:r>
      <w:r w:rsidR="00406DD7">
        <w:rPr>
          <w:rFonts w:ascii="Times New Roman" w:hAnsi="Times New Roman" w:cs="Times New Roman"/>
        </w:rPr>
        <w:t xml:space="preserve">predictable, given enough information or expertise. </w:t>
      </w:r>
      <w:r w:rsidR="005D2149">
        <w:rPr>
          <w:rFonts w:ascii="Times New Roman" w:hAnsi="Times New Roman" w:cs="Times New Roman"/>
        </w:rPr>
        <w:t xml:space="preserve">In contrast, uncertainty </w:t>
      </w:r>
      <w:r w:rsidR="008B2701">
        <w:rPr>
          <w:rFonts w:ascii="Times New Roman" w:hAnsi="Times New Roman" w:cs="Times New Roman"/>
        </w:rPr>
        <w:t>is</w:t>
      </w:r>
      <w:r w:rsidR="005D2149">
        <w:rPr>
          <w:rFonts w:ascii="Times New Roman" w:hAnsi="Times New Roman" w:cs="Times New Roman"/>
        </w:rPr>
        <w:t xml:space="preserve"> perceived as primarily </w:t>
      </w:r>
      <w:proofErr w:type="spellStart"/>
      <w:r w:rsidR="005D2149">
        <w:rPr>
          <w:rFonts w:ascii="Times New Roman" w:hAnsi="Times New Roman" w:cs="Times New Roman"/>
        </w:rPr>
        <w:t>aleatory</w:t>
      </w:r>
      <w:proofErr w:type="spellEnd"/>
      <w:r w:rsidR="005D2149">
        <w:rPr>
          <w:rFonts w:ascii="Times New Roman" w:hAnsi="Times New Roman" w:cs="Times New Roman"/>
        </w:rPr>
        <w:t xml:space="preserve"> to the extent </w:t>
      </w:r>
      <w:r w:rsidR="00E504BE">
        <w:rPr>
          <w:rFonts w:ascii="Times New Roman" w:hAnsi="Times New Roman" w:cs="Times New Roman"/>
        </w:rPr>
        <w:t>events appear to be</w:t>
      </w:r>
      <w:r w:rsidR="004B2625">
        <w:rPr>
          <w:rFonts w:ascii="Times New Roman" w:hAnsi="Times New Roman" w:cs="Times New Roman"/>
        </w:rPr>
        <w:t xml:space="preserve"> </w:t>
      </w:r>
      <w:r w:rsidR="009C34F5">
        <w:rPr>
          <w:rFonts w:ascii="Times New Roman" w:hAnsi="Times New Roman" w:cs="Times New Roman"/>
        </w:rPr>
        <w:t xml:space="preserve">determined by factors that are </w:t>
      </w:r>
      <w:r w:rsidR="0030685C">
        <w:rPr>
          <w:rFonts w:ascii="Times New Roman" w:hAnsi="Times New Roman" w:cs="Times New Roman"/>
        </w:rPr>
        <w:t>random</w:t>
      </w:r>
      <w:r w:rsidR="005D2149">
        <w:rPr>
          <w:rFonts w:ascii="Times New Roman" w:hAnsi="Times New Roman" w:cs="Times New Roman"/>
        </w:rPr>
        <w:t xml:space="preserve">. </w:t>
      </w:r>
      <w:r w:rsidR="0030685C">
        <w:rPr>
          <w:rFonts w:ascii="Times New Roman" w:hAnsi="Times New Roman" w:cs="Times New Roman"/>
        </w:rPr>
        <w:t xml:space="preserve">Accordingly, we expect that speakers will </w:t>
      </w:r>
      <w:r w:rsidR="009C34F5">
        <w:rPr>
          <w:rFonts w:ascii="Times New Roman" w:hAnsi="Times New Roman" w:cs="Times New Roman"/>
        </w:rPr>
        <w:t xml:space="preserve">tend to </w:t>
      </w:r>
      <w:r w:rsidR="0030685C">
        <w:rPr>
          <w:rFonts w:ascii="Times New Roman" w:hAnsi="Times New Roman" w:cs="Times New Roman"/>
        </w:rPr>
        <w:t xml:space="preserve">use </w:t>
      </w:r>
      <w:r w:rsidR="00E01923">
        <w:rPr>
          <w:rFonts w:ascii="Times New Roman" w:hAnsi="Times New Roman" w:cs="Times New Roman"/>
        </w:rPr>
        <w:t xml:space="preserve">confidence </w:t>
      </w:r>
      <w:r w:rsidR="0030685C">
        <w:rPr>
          <w:rFonts w:ascii="Times New Roman" w:hAnsi="Times New Roman" w:cs="Times New Roman"/>
        </w:rPr>
        <w:t>(</w:t>
      </w:r>
      <w:r w:rsidR="009A32B5">
        <w:rPr>
          <w:rFonts w:ascii="Times New Roman" w:hAnsi="Times New Roman" w:cs="Times New Roman"/>
        </w:rPr>
        <w:t>likelihood</w:t>
      </w:r>
      <w:r w:rsidR="0030685C">
        <w:rPr>
          <w:rFonts w:ascii="Times New Roman" w:hAnsi="Times New Roman" w:cs="Times New Roman"/>
        </w:rPr>
        <w:t xml:space="preserve">) statements to express </w:t>
      </w:r>
      <w:r w:rsidR="009A32B5">
        <w:rPr>
          <w:rFonts w:ascii="Times New Roman" w:hAnsi="Times New Roman" w:cs="Times New Roman"/>
        </w:rPr>
        <w:t>e</w:t>
      </w:r>
      <w:r w:rsidR="0030685C">
        <w:rPr>
          <w:rFonts w:ascii="Times New Roman" w:hAnsi="Times New Roman" w:cs="Times New Roman"/>
        </w:rPr>
        <w:t>pistemic (</w:t>
      </w:r>
      <w:proofErr w:type="spellStart"/>
      <w:r w:rsidR="009A32B5">
        <w:rPr>
          <w:rFonts w:ascii="Times New Roman" w:hAnsi="Times New Roman" w:cs="Times New Roman"/>
        </w:rPr>
        <w:t>a</w:t>
      </w:r>
      <w:r w:rsidR="0030685C">
        <w:rPr>
          <w:rFonts w:ascii="Times New Roman" w:hAnsi="Times New Roman" w:cs="Times New Roman"/>
        </w:rPr>
        <w:t>leatory</w:t>
      </w:r>
      <w:proofErr w:type="spellEnd"/>
      <w:r w:rsidR="0030685C">
        <w:rPr>
          <w:rFonts w:ascii="Times New Roman" w:hAnsi="Times New Roman" w:cs="Times New Roman"/>
        </w:rPr>
        <w:t xml:space="preserve">) uncertainty when characteristics of the speaker, the </w:t>
      </w:r>
      <w:r w:rsidR="008B2701">
        <w:rPr>
          <w:rFonts w:ascii="Times New Roman" w:hAnsi="Times New Roman" w:cs="Times New Roman"/>
        </w:rPr>
        <w:t>situation</w:t>
      </w:r>
      <w:r w:rsidR="0030685C">
        <w:rPr>
          <w:rFonts w:ascii="Times New Roman" w:hAnsi="Times New Roman" w:cs="Times New Roman"/>
        </w:rPr>
        <w:t xml:space="preserve">, or the prediction </w:t>
      </w:r>
      <w:r w:rsidR="009C34F5">
        <w:rPr>
          <w:rFonts w:ascii="Times New Roman" w:hAnsi="Times New Roman" w:cs="Times New Roman"/>
        </w:rPr>
        <w:t>suggest events that tend to be</w:t>
      </w:r>
      <w:r w:rsidR="0030685C">
        <w:rPr>
          <w:rFonts w:ascii="Times New Roman" w:hAnsi="Times New Roman" w:cs="Times New Roman"/>
        </w:rPr>
        <w:t xml:space="preserve"> more predictable/knowable (random/stochastic).</w:t>
      </w:r>
    </w:p>
    <w:p w14:paraId="0E8FC441" w14:textId="77777777" w:rsidR="005216A7" w:rsidRPr="005216A7" w:rsidRDefault="005216A7" w:rsidP="00290B78">
      <w:pPr>
        <w:spacing w:line="480" w:lineRule="auto"/>
        <w:rPr>
          <w:rFonts w:ascii="Times New Roman" w:hAnsi="Times New Roman" w:cs="Times New Roman"/>
        </w:rPr>
      </w:pPr>
    </w:p>
    <w:p w14:paraId="0C9D0238" w14:textId="77777777" w:rsidR="000710F2" w:rsidRPr="000B6E97" w:rsidRDefault="000710F2" w:rsidP="00290B78">
      <w:pPr>
        <w:spacing w:line="480" w:lineRule="auto"/>
        <w:rPr>
          <w:rFonts w:ascii="Times New Roman" w:hAnsi="Times New Roman" w:cs="Times New Roman"/>
          <w:b/>
        </w:rPr>
      </w:pPr>
      <w:r w:rsidRPr="000B6E97">
        <w:rPr>
          <w:rFonts w:ascii="Times New Roman" w:hAnsi="Times New Roman" w:cs="Times New Roman"/>
          <w:b/>
        </w:rPr>
        <w:t>Procedure</w:t>
      </w:r>
    </w:p>
    <w:p w14:paraId="7E6AE90B" w14:textId="720611C2" w:rsidR="000710F2" w:rsidRPr="000B6E97" w:rsidRDefault="000710F2" w:rsidP="00290B78">
      <w:pPr>
        <w:spacing w:line="480" w:lineRule="auto"/>
        <w:ind w:firstLine="720"/>
        <w:rPr>
          <w:rFonts w:ascii="Times New Roman" w:hAnsi="Times New Roman" w:cs="Times New Roman"/>
        </w:rPr>
      </w:pPr>
      <w:r w:rsidRPr="000B6E97">
        <w:rPr>
          <w:rFonts w:ascii="Times New Roman" w:hAnsi="Times New Roman" w:cs="Times New Roman"/>
        </w:rPr>
        <w:t xml:space="preserve">Using the </w:t>
      </w:r>
      <w:proofErr w:type="spellStart"/>
      <w:r w:rsidRPr="000B6E97">
        <w:rPr>
          <w:rFonts w:ascii="Times New Roman" w:hAnsi="Times New Roman" w:cs="Times New Roman"/>
        </w:rPr>
        <w:t>Proquest</w:t>
      </w:r>
      <w:proofErr w:type="spellEnd"/>
      <w:r w:rsidRPr="000B6E97">
        <w:rPr>
          <w:rFonts w:ascii="Times New Roman" w:hAnsi="Times New Roman" w:cs="Times New Roman"/>
        </w:rPr>
        <w:t xml:space="preserve"> database, we screened articles that appeared in </w:t>
      </w:r>
      <w:r>
        <w:rPr>
          <w:rFonts w:ascii="Times New Roman" w:hAnsi="Times New Roman" w:cs="Times New Roman"/>
        </w:rPr>
        <w:t xml:space="preserve">the </w:t>
      </w:r>
      <w:r w:rsidRPr="001D4D55">
        <w:rPr>
          <w:rFonts w:ascii="Times New Roman" w:hAnsi="Times New Roman" w:cs="Times New Roman"/>
          <w:i/>
        </w:rPr>
        <w:t xml:space="preserve">New York Times </w:t>
      </w:r>
      <w:r w:rsidRPr="000B6E97">
        <w:rPr>
          <w:rFonts w:ascii="Times New Roman" w:hAnsi="Times New Roman" w:cs="Times New Roman"/>
        </w:rPr>
        <w:t xml:space="preserve">during calendar years 2008 and 2009. We searched for terms that qualified or quantified the uncertainty of the speaker. We </w:t>
      </w:r>
      <w:r w:rsidR="00F3374A">
        <w:rPr>
          <w:rFonts w:ascii="Times New Roman" w:hAnsi="Times New Roman" w:cs="Times New Roman"/>
        </w:rPr>
        <w:t>focused on</w:t>
      </w:r>
      <w:r w:rsidR="00F3374A" w:rsidRPr="000B6E97">
        <w:rPr>
          <w:rFonts w:ascii="Times New Roman" w:hAnsi="Times New Roman" w:cs="Times New Roman"/>
        </w:rPr>
        <w:t xml:space="preserve"> </w:t>
      </w:r>
      <w:r w:rsidR="00E01923">
        <w:rPr>
          <w:rFonts w:ascii="Times New Roman" w:hAnsi="Times New Roman" w:cs="Times New Roman"/>
        </w:rPr>
        <w:t>confidence statements</w:t>
      </w:r>
      <w:r w:rsidR="00E01923" w:rsidRPr="000B6E97">
        <w:rPr>
          <w:rFonts w:ascii="Times New Roman" w:hAnsi="Times New Roman" w:cs="Times New Roman"/>
        </w:rPr>
        <w:t xml:space="preserve"> </w:t>
      </w:r>
      <w:r w:rsidRPr="000B6E97">
        <w:rPr>
          <w:rFonts w:ascii="Times New Roman" w:hAnsi="Times New Roman" w:cs="Times New Roman"/>
        </w:rPr>
        <w:t xml:space="preserve">that </w:t>
      </w:r>
      <w:r>
        <w:rPr>
          <w:rFonts w:ascii="Times New Roman" w:hAnsi="Times New Roman" w:cs="Times New Roman"/>
        </w:rPr>
        <w:t xml:space="preserve">we </w:t>
      </w:r>
      <w:r>
        <w:rPr>
          <w:rFonts w:ascii="Times New Roman" w:hAnsi="Times New Roman" w:cs="Times New Roman"/>
        </w:rPr>
        <w:lastRenderedPageBreak/>
        <w:t xml:space="preserve">expected to </w:t>
      </w:r>
      <w:r w:rsidR="009A32B5">
        <w:rPr>
          <w:rFonts w:ascii="Times New Roman" w:hAnsi="Times New Roman" w:cs="Times New Roman"/>
        </w:rPr>
        <w:t>express</w:t>
      </w:r>
      <w:r w:rsidR="009A32B5" w:rsidRPr="000B6E97">
        <w:rPr>
          <w:rFonts w:ascii="Times New Roman" w:hAnsi="Times New Roman" w:cs="Times New Roman"/>
        </w:rPr>
        <w:t xml:space="preserve"> </w:t>
      </w:r>
      <w:r w:rsidRPr="000B6E97">
        <w:rPr>
          <w:rFonts w:ascii="Times New Roman" w:hAnsi="Times New Roman" w:cs="Times New Roman"/>
        </w:rPr>
        <w:t xml:space="preserve">epistemic uncertainty (sure, confident, certain), and </w:t>
      </w:r>
      <w:r w:rsidR="009A32B5">
        <w:rPr>
          <w:rFonts w:ascii="Times New Roman" w:hAnsi="Times New Roman" w:cs="Times New Roman"/>
        </w:rPr>
        <w:t xml:space="preserve">likelihood </w:t>
      </w:r>
      <w:r w:rsidR="00E01923">
        <w:rPr>
          <w:rFonts w:ascii="Times New Roman" w:hAnsi="Times New Roman" w:cs="Times New Roman"/>
        </w:rPr>
        <w:t xml:space="preserve">statements that we expected to </w:t>
      </w:r>
      <w:r w:rsidR="009A32B5">
        <w:rPr>
          <w:rFonts w:ascii="Times New Roman" w:hAnsi="Times New Roman" w:cs="Times New Roman"/>
        </w:rPr>
        <w:t xml:space="preserve">express </w:t>
      </w:r>
      <w:proofErr w:type="spellStart"/>
      <w:r w:rsidRPr="000B6E97">
        <w:rPr>
          <w:rFonts w:ascii="Times New Roman" w:hAnsi="Times New Roman" w:cs="Times New Roman"/>
        </w:rPr>
        <w:t>aleatory</w:t>
      </w:r>
      <w:proofErr w:type="spellEnd"/>
      <w:r w:rsidRPr="000B6E97">
        <w:rPr>
          <w:rFonts w:ascii="Times New Roman" w:hAnsi="Times New Roman" w:cs="Times New Roman"/>
        </w:rPr>
        <w:t xml:space="preserve"> uncertainty (chance, likely/likelihood, probability). </w:t>
      </w:r>
      <w:r w:rsidR="0062520B">
        <w:rPr>
          <w:rFonts w:ascii="Times New Roman" w:hAnsi="Times New Roman" w:cs="Times New Roman"/>
        </w:rPr>
        <w:t>We included all uncertainty expressions that:</w:t>
      </w:r>
      <w:r w:rsidR="00F3374A" w:rsidRPr="00F3374A">
        <w:rPr>
          <w:rFonts w:ascii="Times New Roman" w:hAnsi="Times New Roman" w:cs="Times New Roman"/>
        </w:rPr>
        <w:t xml:space="preserve"> </w:t>
      </w:r>
      <w:r w:rsidR="0062520B">
        <w:rPr>
          <w:rFonts w:ascii="Times New Roman" w:hAnsi="Times New Roman" w:cs="Times New Roman"/>
        </w:rPr>
        <w:t xml:space="preserve">(1) </w:t>
      </w:r>
      <w:r w:rsidR="00F3374A" w:rsidRPr="00F3374A">
        <w:rPr>
          <w:rFonts w:ascii="Times New Roman" w:hAnsi="Times New Roman" w:cs="Times New Roman"/>
        </w:rPr>
        <w:t>contain</w:t>
      </w:r>
      <w:r w:rsidR="0062520B">
        <w:rPr>
          <w:rFonts w:ascii="Times New Roman" w:hAnsi="Times New Roman" w:cs="Times New Roman"/>
        </w:rPr>
        <w:t>ed</w:t>
      </w:r>
      <w:r w:rsidR="00F3374A" w:rsidRPr="00F3374A">
        <w:rPr>
          <w:rFonts w:ascii="Times New Roman" w:hAnsi="Times New Roman" w:cs="Times New Roman"/>
        </w:rPr>
        <w:t xml:space="preserve"> a real </w:t>
      </w:r>
      <w:r w:rsidR="0062520B">
        <w:rPr>
          <w:rFonts w:ascii="Times New Roman" w:hAnsi="Times New Roman" w:cs="Times New Roman"/>
        </w:rPr>
        <w:t xml:space="preserve">(versus hypothetical) </w:t>
      </w:r>
      <w:r w:rsidR="00F3374A" w:rsidRPr="00F3374A">
        <w:rPr>
          <w:rFonts w:ascii="Times New Roman" w:hAnsi="Times New Roman" w:cs="Times New Roman"/>
        </w:rPr>
        <w:t>statement of uncertainty</w:t>
      </w:r>
      <w:r w:rsidR="0062520B">
        <w:rPr>
          <w:rFonts w:ascii="Times New Roman" w:hAnsi="Times New Roman" w:cs="Times New Roman"/>
        </w:rPr>
        <w:t>, (2)</w:t>
      </w:r>
      <w:r w:rsidR="00F3374A" w:rsidRPr="00F3374A">
        <w:rPr>
          <w:rFonts w:ascii="Times New Roman" w:hAnsi="Times New Roman" w:cs="Times New Roman"/>
        </w:rPr>
        <w:t xml:space="preserve"> </w:t>
      </w:r>
      <w:r w:rsidR="00A47689">
        <w:rPr>
          <w:rFonts w:ascii="Times New Roman" w:hAnsi="Times New Roman" w:cs="Times New Roman"/>
        </w:rPr>
        <w:t xml:space="preserve">were </w:t>
      </w:r>
      <w:r w:rsidR="00F3374A" w:rsidRPr="00F3374A">
        <w:rPr>
          <w:rFonts w:ascii="Times New Roman" w:hAnsi="Times New Roman" w:cs="Times New Roman"/>
        </w:rPr>
        <w:t>made by or ascribed to a sentient predictor</w:t>
      </w:r>
      <w:r w:rsidR="0062520B">
        <w:rPr>
          <w:rFonts w:ascii="Times New Roman" w:hAnsi="Times New Roman" w:cs="Times New Roman"/>
        </w:rPr>
        <w:t>, (3)</w:t>
      </w:r>
      <w:r w:rsidR="00F3374A" w:rsidRPr="00F3374A">
        <w:rPr>
          <w:rFonts w:ascii="Times New Roman" w:hAnsi="Times New Roman" w:cs="Times New Roman"/>
        </w:rPr>
        <w:t xml:space="preserve"> </w:t>
      </w:r>
      <w:r w:rsidR="00A47689">
        <w:rPr>
          <w:rFonts w:ascii="Times New Roman" w:hAnsi="Times New Roman" w:cs="Times New Roman"/>
        </w:rPr>
        <w:t>and that referred to</w:t>
      </w:r>
      <w:r w:rsidR="00F3374A" w:rsidRPr="00F3374A">
        <w:rPr>
          <w:rFonts w:ascii="Times New Roman" w:hAnsi="Times New Roman" w:cs="Times New Roman"/>
        </w:rPr>
        <w:t xml:space="preserve"> an event that was mentioned in that sentence or surrounding sentences</w:t>
      </w:r>
      <w:r w:rsidR="00F3374A">
        <w:rPr>
          <w:rFonts w:ascii="Times New Roman" w:hAnsi="Times New Roman" w:cs="Times New Roman"/>
        </w:rPr>
        <w:t>.</w:t>
      </w:r>
      <w:r w:rsidR="0062520B">
        <w:rPr>
          <w:rStyle w:val="FootnoteReference"/>
          <w:rFonts w:ascii="Times New Roman" w:hAnsi="Times New Roman" w:cs="Times New Roman"/>
        </w:rPr>
        <w:footnoteReference w:id="1"/>
      </w:r>
      <w:r w:rsidR="00F3374A">
        <w:rPr>
          <w:rFonts w:ascii="Times New Roman" w:hAnsi="Times New Roman" w:cs="Times New Roman"/>
        </w:rPr>
        <w:t xml:space="preserve"> </w:t>
      </w:r>
      <w:r w:rsidRPr="000B6E97">
        <w:rPr>
          <w:rFonts w:ascii="Times New Roman" w:hAnsi="Times New Roman" w:cs="Times New Roman"/>
        </w:rPr>
        <w:t xml:space="preserve">These statements were coded </w:t>
      </w:r>
      <w:r w:rsidR="009A32B5">
        <w:rPr>
          <w:rFonts w:ascii="Times New Roman" w:hAnsi="Times New Roman" w:cs="Times New Roman"/>
        </w:rPr>
        <w:t xml:space="preserve">by two hypothesis-blind judges </w:t>
      </w:r>
      <w:r w:rsidRPr="000B6E97">
        <w:rPr>
          <w:rFonts w:ascii="Times New Roman" w:hAnsi="Times New Roman" w:cs="Times New Roman"/>
        </w:rPr>
        <w:t xml:space="preserve">on </w:t>
      </w:r>
      <w:r w:rsidR="00A15F01">
        <w:rPr>
          <w:rFonts w:ascii="Times New Roman" w:hAnsi="Times New Roman" w:cs="Times New Roman"/>
        </w:rPr>
        <w:t xml:space="preserve">various attributes including </w:t>
      </w:r>
      <w:r w:rsidRPr="000B6E97">
        <w:rPr>
          <w:rFonts w:ascii="Times New Roman" w:hAnsi="Times New Roman" w:cs="Times New Roman"/>
        </w:rPr>
        <w:t xml:space="preserve">speaker traits (perspective, </w:t>
      </w:r>
      <w:r w:rsidR="00D15E3C">
        <w:rPr>
          <w:rFonts w:ascii="Times New Roman" w:hAnsi="Times New Roman" w:cs="Times New Roman"/>
        </w:rPr>
        <w:t>relation</w:t>
      </w:r>
      <w:r w:rsidRPr="000B6E97">
        <w:rPr>
          <w:rFonts w:ascii="Times New Roman" w:hAnsi="Times New Roman" w:cs="Times New Roman"/>
        </w:rPr>
        <w:t>, control), characteristics of the prediction (source), and characteristics of the event (</w:t>
      </w:r>
      <w:r w:rsidR="00F40ED9">
        <w:rPr>
          <w:rFonts w:ascii="Times New Roman" w:hAnsi="Times New Roman" w:cs="Times New Roman"/>
        </w:rPr>
        <w:t xml:space="preserve">timing, </w:t>
      </w:r>
      <w:r w:rsidRPr="000B6E97">
        <w:rPr>
          <w:rFonts w:ascii="Times New Roman" w:hAnsi="Times New Roman" w:cs="Times New Roman"/>
        </w:rPr>
        <w:t xml:space="preserve">subject, </w:t>
      </w:r>
      <w:r w:rsidR="00F40ED9">
        <w:rPr>
          <w:rFonts w:ascii="Times New Roman" w:hAnsi="Times New Roman" w:cs="Times New Roman"/>
        </w:rPr>
        <w:t xml:space="preserve">type, </w:t>
      </w:r>
      <w:r w:rsidRPr="000B6E97">
        <w:rPr>
          <w:rFonts w:ascii="Times New Roman" w:hAnsi="Times New Roman" w:cs="Times New Roman"/>
        </w:rPr>
        <w:t xml:space="preserve">locus). </w:t>
      </w:r>
      <w:r w:rsidR="00B45CF3">
        <w:rPr>
          <w:rFonts w:ascii="Times New Roman" w:hAnsi="Times New Roman" w:cs="Times New Roman"/>
        </w:rPr>
        <w:t>In each case we</w:t>
      </w:r>
      <w:r w:rsidR="00B45CF3" w:rsidRPr="000B6E97">
        <w:rPr>
          <w:rFonts w:ascii="Times New Roman" w:hAnsi="Times New Roman" w:cs="Times New Roman"/>
        </w:rPr>
        <w:t xml:space="preserve"> </w:t>
      </w:r>
      <w:r w:rsidR="009C34F5">
        <w:rPr>
          <w:rFonts w:ascii="Times New Roman" w:hAnsi="Times New Roman" w:cs="Times New Roman"/>
        </w:rPr>
        <w:t>extracted</w:t>
      </w:r>
      <w:r w:rsidR="009C34F5" w:rsidRPr="000B6E97">
        <w:rPr>
          <w:rFonts w:ascii="Times New Roman" w:hAnsi="Times New Roman" w:cs="Times New Roman"/>
        </w:rPr>
        <w:t xml:space="preserve"> </w:t>
      </w:r>
      <w:r w:rsidRPr="000B6E97">
        <w:rPr>
          <w:rFonts w:ascii="Times New Roman" w:hAnsi="Times New Roman" w:cs="Times New Roman"/>
        </w:rPr>
        <w:t xml:space="preserve">five sentences that </w:t>
      </w:r>
      <w:r w:rsidR="009C34F5">
        <w:rPr>
          <w:rFonts w:ascii="Times New Roman" w:hAnsi="Times New Roman" w:cs="Times New Roman"/>
        </w:rPr>
        <w:t>occurred</w:t>
      </w:r>
      <w:r w:rsidR="009C34F5" w:rsidRPr="000B6E97">
        <w:rPr>
          <w:rFonts w:ascii="Times New Roman" w:hAnsi="Times New Roman" w:cs="Times New Roman"/>
        </w:rPr>
        <w:t xml:space="preserve"> </w:t>
      </w:r>
      <w:r w:rsidRPr="000B6E97">
        <w:rPr>
          <w:rFonts w:ascii="Times New Roman" w:hAnsi="Times New Roman" w:cs="Times New Roman"/>
        </w:rPr>
        <w:t xml:space="preserve">before </w:t>
      </w:r>
      <w:r w:rsidR="009C34F5">
        <w:rPr>
          <w:rFonts w:ascii="Times New Roman" w:hAnsi="Times New Roman" w:cs="Times New Roman"/>
        </w:rPr>
        <w:t xml:space="preserve">the target statement </w:t>
      </w:r>
      <w:r w:rsidRPr="000B6E97">
        <w:rPr>
          <w:rFonts w:ascii="Times New Roman" w:hAnsi="Times New Roman" w:cs="Times New Roman"/>
        </w:rPr>
        <w:t xml:space="preserve">and five sentences that </w:t>
      </w:r>
      <w:r w:rsidR="009C34F5">
        <w:rPr>
          <w:rFonts w:ascii="Times New Roman" w:hAnsi="Times New Roman" w:cs="Times New Roman"/>
        </w:rPr>
        <w:t>occurred</w:t>
      </w:r>
      <w:r w:rsidR="009C34F5" w:rsidRPr="000B6E97">
        <w:rPr>
          <w:rFonts w:ascii="Times New Roman" w:hAnsi="Times New Roman" w:cs="Times New Roman"/>
        </w:rPr>
        <w:t xml:space="preserve"> </w:t>
      </w:r>
      <w:r w:rsidRPr="000B6E97">
        <w:rPr>
          <w:rFonts w:ascii="Times New Roman" w:hAnsi="Times New Roman" w:cs="Times New Roman"/>
        </w:rPr>
        <w:t>after the target statement to facilitate coding of variables that required an understanding of the context</w:t>
      </w:r>
      <w:r w:rsidR="009C34F5">
        <w:rPr>
          <w:rFonts w:ascii="Times New Roman" w:hAnsi="Times New Roman" w:cs="Times New Roman"/>
        </w:rPr>
        <w:t>.</w:t>
      </w:r>
      <w:r w:rsidRPr="000B6E97">
        <w:rPr>
          <w:rFonts w:ascii="Times New Roman" w:hAnsi="Times New Roman" w:cs="Times New Roman"/>
        </w:rPr>
        <w:t xml:space="preserve"> </w:t>
      </w:r>
      <w:r w:rsidR="00840BB6">
        <w:rPr>
          <w:rFonts w:ascii="Times New Roman" w:hAnsi="Times New Roman" w:cs="Times New Roman"/>
        </w:rPr>
        <w:t xml:space="preserve">A </w:t>
      </w:r>
      <w:r w:rsidR="001A5B67">
        <w:rPr>
          <w:rFonts w:ascii="Times New Roman" w:hAnsi="Times New Roman" w:cs="Times New Roman"/>
        </w:rPr>
        <w:t xml:space="preserve">reproduction </w:t>
      </w:r>
      <w:r w:rsidR="00840BB6">
        <w:rPr>
          <w:rFonts w:ascii="Times New Roman" w:hAnsi="Times New Roman" w:cs="Times New Roman"/>
        </w:rPr>
        <w:t>of our coding instructions</w:t>
      </w:r>
      <w:r w:rsidR="001A5B67">
        <w:rPr>
          <w:rFonts w:ascii="Times New Roman" w:hAnsi="Times New Roman" w:cs="Times New Roman"/>
        </w:rPr>
        <w:t xml:space="preserve">, as well as </w:t>
      </w:r>
      <w:r w:rsidR="006E236C">
        <w:rPr>
          <w:rFonts w:ascii="Times New Roman" w:hAnsi="Times New Roman" w:cs="Times New Roman"/>
        </w:rPr>
        <w:t xml:space="preserve">a complete report of all </w:t>
      </w:r>
      <w:r w:rsidR="001A5B67">
        <w:rPr>
          <w:rFonts w:ascii="Times New Roman" w:hAnsi="Times New Roman" w:cs="Times New Roman"/>
        </w:rPr>
        <w:t>results</w:t>
      </w:r>
      <w:r w:rsidR="00840BB6">
        <w:rPr>
          <w:rFonts w:ascii="Times New Roman" w:hAnsi="Times New Roman" w:cs="Times New Roman"/>
        </w:rPr>
        <w:t xml:space="preserve"> </w:t>
      </w:r>
      <w:r w:rsidR="001A5B67">
        <w:rPr>
          <w:rFonts w:ascii="Times New Roman" w:hAnsi="Times New Roman" w:cs="Times New Roman"/>
        </w:rPr>
        <w:t xml:space="preserve">are </w:t>
      </w:r>
      <w:r w:rsidR="00840BB6">
        <w:rPr>
          <w:rFonts w:ascii="Times New Roman" w:hAnsi="Times New Roman" w:cs="Times New Roman"/>
        </w:rPr>
        <w:t>included in</w:t>
      </w:r>
      <w:r w:rsidR="00D15E3C">
        <w:rPr>
          <w:rFonts w:ascii="Times New Roman" w:hAnsi="Times New Roman" w:cs="Times New Roman"/>
        </w:rPr>
        <w:t xml:space="preserve"> Online </w:t>
      </w:r>
      <w:r w:rsidR="004B2625">
        <w:rPr>
          <w:rFonts w:ascii="Times New Roman" w:hAnsi="Times New Roman" w:cs="Times New Roman"/>
        </w:rPr>
        <w:t>Supplementary Materials</w:t>
      </w:r>
      <w:r w:rsidR="00840BB6">
        <w:rPr>
          <w:rFonts w:ascii="Times New Roman" w:hAnsi="Times New Roman" w:cs="Times New Roman"/>
        </w:rPr>
        <w:t xml:space="preserve">. </w:t>
      </w:r>
      <w:r w:rsidR="009A32B5">
        <w:rPr>
          <w:rFonts w:ascii="Times New Roman" w:hAnsi="Times New Roman" w:cs="Times New Roman"/>
        </w:rPr>
        <w:t xml:space="preserve">Coders </w:t>
      </w:r>
      <w:r w:rsidR="00840BB6">
        <w:rPr>
          <w:rFonts w:ascii="Times New Roman" w:hAnsi="Times New Roman" w:cs="Times New Roman"/>
        </w:rPr>
        <w:t>agreed on 78%</w:t>
      </w:r>
      <w:r w:rsidR="009A32B5">
        <w:rPr>
          <w:rFonts w:ascii="Times New Roman" w:hAnsi="Times New Roman" w:cs="Times New Roman"/>
        </w:rPr>
        <w:t xml:space="preserve"> </w:t>
      </w:r>
      <w:r w:rsidR="00840BB6">
        <w:rPr>
          <w:rFonts w:ascii="Times New Roman" w:hAnsi="Times New Roman" w:cs="Times New Roman"/>
        </w:rPr>
        <w:t xml:space="preserve">of </w:t>
      </w:r>
      <w:r w:rsidR="00B45CF3">
        <w:rPr>
          <w:rFonts w:ascii="Times New Roman" w:hAnsi="Times New Roman" w:cs="Times New Roman"/>
        </w:rPr>
        <w:t xml:space="preserve">independent </w:t>
      </w:r>
      <w:r w:rsidR="00840BB6">
        <w:rPr>
          <w:rFonts w:ascii="Times New Roman" w:hAnsi="Times New Roman" w:cs="Times New Roman"/>
        </w:rPr>
        <w:t xml:space="preserve">initial coding categories </w:t>
      </w:r>
      <w:r w:rsidR="009A32B5">
        <w:rPr>
          <w:rFonts w:ascii="Times New Roman" w:hAnsi="Times New Roman" w:cs="Times New Roman"/>
        </w:rPr>
        <w:t xml:space="preserve">and resolved their disagreements </w:t>
      </w:r>
      <w:r w:rsidR="00B45CF3">
        <w:rPr>
          <w:rFonts w:ascii="Times New Roman" w:hAnsi="Times New Roman" w:cs="Times New Roman"/>
        </w:rPr>
        <w:t xml:space="preserve">through </w:t>
      </w:r>
      <w:r w:rsidR="009A32B5">
        <w:rPr>
          <w:rFonts w:ascii="Times New Roman" w:hAnsi="Times New Roman" w:cs="Times New Roman"/>
        </w:rPr>
        <w:t xml:space="preserve">discussion. </w:t>
      </w:r>
    </w:p>
    <w:p w14:paraId="667B4EDE" w14:textId="77777777" w:rsidR="000710F2" w:rsidRDefault="000710F2" w:rsidP="00290B78">
      <w:pPr>
        <w:spacing w:line="480" w:lineRule="auto"/>
        <w:rPr>
          <w:rFonts w:ascii="Times New Roman" w:hAnsi="Times New Roman" w:cs="Times New Roman"/>
          <w:b/>
        </w:rPr>
      </w:pPr>
    </w:p>
    <w:p w14:paraId="238D8EDD" w14:textId="77777777" w:rsidR="000710F2" w:rsidRPr="000B6E97" w:rsidRDefault="000710F2" w:rsidP="00290B78">
      <w:pPr>
        <w:spacing w:line="480" w:lineRule="auto"/>
        <w:rPr>
          <w:rFonts w:ascii="Times New Roman" w:hAnsi="Times New Roman" w:cs="Times New Roman"/>
          <w:b/>
        </w:rPr>
      </w:pPr>
      <w:r w:rsidRPr="000B6E97">
        <w:rPr>
          <w:rFonts w:ascii="Times New Roman" w:hAnsi="Times New Roman" w:cs="Times New Roman"/>
          <w:b/>
        </w:rPr>
        <w:t>Results</w:t>
      </w:r>
    </w:p>
    <w:p w14:paraId="08AE8390" w14:textId="73F42D64" w:rsidR="000710F2" w:rsidRPr="000B6E97" w:rsidRDefault="000710F2" w:rsidP="00290B78">
      <w:pPr>
        <w:spacing w:line="480" w:lineRule="auto"/>
        <w:ind w:firstLine="720"/>
        <w:rPr>
          <w:rFonts w:ascii="Times New Roman" w:hAnsi="Times New Roman" w:cs="Times New Roman"/>
        </w:rPr>
      </w:pPr>
      <w:r w:rsidRPr="000B6E97">
        <w:rPr>
          <w:rFonts w:ascii="Times New Roman" w:hAnsi="Times New Roman" w:cs="Times New Roman"/>
          <w:b/>
          <w:i/>
        </w:rPr>
        <w:t>General.</w:t>
      </w:r>
      <w:r w:rsidRPr="000B6E97">
        <w:rPr>
          <w:rFonts w:ascii="Times New Roman" w:hAnsi="Times New Roman" w:cs="Times New Roman"/>
        </w:rPr>
        <w:t xml:space="preserve"> The search </w:t>
      </w:r>
      <w:r w:rsidR="00A15F01">
        <w:rPr>
          <w:rFonts w:ascii="Times New Roman" w:hAnsi="Times New Roman" w:cs="Times New Roman"/>
        </w:rPr>
        <w:t xml:space="preserve">criteria </w:t>
      </w:r>
      <w:r w:rsidRPr="000B6E97">
        <w:rPr>
          <w:rFonts w:ascii="Times New Roman" w:hAnsi="Times New Roman" w:cs="Times New Roman"/>
        </w:rPr>
        <w:t xml:space="preserve">described above returned </w:t>
      </w:r>
      <w:r w:rsidR="00B45CF3">
        <w:rPr>
          <w:rFonts w:ascii="Times New Roman" w:hAnsi="Times New Roman" w:cs="Times New Roman"/>
        </w:rPr>
        <w:t xml:space="preserve">a total of </w:t>
      </w:r>
      <w:r>
        <w:rPr>
          <w:rFonts w:ascii="Times New Roman" w:hAnsi="Times New Roman" w:cs="Times New Roman"/>
        </w:rPr>
        <w:t>96</w:t>
      </w:r>
      <w:r w:rsidR="00290B78">
        <w:rPr>
          <w:rFonts w:ascii="Times New Roman" w:hAnsi="Times New Roman" w:cs="Times New Roman"/>
        </w:rPr>
        <w:t>5</w:t>
      </w:r>
      <w:r w:rsidRPr="000B6E97">
        <w:rPr>
          <w:rFonts w:ascii="Times New Roman" w:hAnsi="Times New Roman" w:cs="Times New Roman"/>
        </w:rPr>
        <w:t xml:space="preserve"> statements</w:t>
      </w:r>
      <w:r w:rsidR="00B45CF3">
        <w:rPr>
          <w:rFonts w:ascii="Times New Roman" w:hAnsi="Times New Roman" w:cs="Times New Roman"/>
        </w:rPr>
        <w:t>;</w:t>
      </w:r>
      <w:r w:rsidR="00B54E4D" w:rsidRPr="000B6E97">
        <w:rPr>
          <w:rFonts w:ascii="Times New Roman" w:hAnsi="Times New Roman" w:cs="Times New Roman"/>
        </w:rPr>
        <w:t xml:space="preserve"> </w:t>
      </w:r>
      <w:r w:rsidR="00290B78" w:rsidRPr="000B6E97">
        <w:rPr>
          <w:rFonts w:ascii="Times New Roman" w:hAnsi="Times New Roman" w:cs="Times New Roman"/>
        </w:rPr>
        <w:t>3</w:t>
      </w:r>
      <w:r w:rsidR="00290B78">
        <w:rPr>
          <w:rFonts w:ascii="Times New Roman" w:hAnsi="Times New Roman" w:cs="Times New Roman"/>
        </w:rPr>
        <w:t>61</w:t>
      </w:r>
      <w:r w:rsidR="00290B78" w:rsidRPr="000B6E97">
        <w:rPr>
          <w:rFonts w:ascii="Times New Roman" w:hAnsi="Times New Roman" w:cs="Times New Roman"/>
        </w:rPr>
        <w:t xml:space="preserve"> </w:t>
      </w:r>
      <w:r w:rsidR="00B45CF3">
        <w:rPr>
          <w:rFonts w:ascii="Times New Roman" w:hAnsi="Times New Roman" w:cs="Times New Roman"/>
        </w:rPr>
        <w:t xml:space="preserve">of these were </w:t>
      </w:r>
      <w:r w:rsidR="00E01923">
        <w:rPr>
          <w:rFonts w:ascii="Times New Roman" w:hAnsi="Times New Roman" w:cs="Times New Roman"/>
        </w:rPr>
        <w:t>confidence statements</w:t>
      </w:r>
      <w:r w:rsidR="00E01923" w:rsidRPr="000B6E97">
        <w:rPr>
          <w:rFonts w:ascii="Times New Roman" w:hAnsi="Times New Roman" w:cs="Times New Roman"/>
        </w:rPr>
        <w:t xml:space="preserve">, and </w:t>
      </w:r>
      <w:r w:rsidR="00290B78">
        <w:rPr>
          <w:rFonts w:ascii="Times New Roman" w:hAnsi="Times New Roman" w:cs="Times New Roman"/>
        </w:rPr>
        <w:t>604</w:t>
      </w:r>
      <w:r w:rsidR="00290B78" w:rsidRPr="000B6E97">
        <w:rPr>
          <w:rFonts w:ascii="Times New Roman" w:hAnsi="Times New Roman" w:cs="Times New Roman"/>
        </w:rPr>
        <w:t xml:space="preserve"> </w:t>
      </w:r>
      <w:r w:rsidR="00B45CF3">
        <w:rPr>
          <w:rFonts w:ascii="Times New Roman" w:hAnsi="Times New Roman" w:cs="Times New Roman"/>
        </w:rPr>
        <w:t xml:space="preserve">were likelihood </w:t>
      </w:r>
      <w:r w:rsidR="00E01923">
        <w:rPr>
          <w:rFonts w:ascii="Times New Roman" w:hAnsi="Times New Roman" w:cs="Times New Roman"/>
        </w:rPr>
        <w:t>statements</w:t>
      </w:r>
      <w:r w:rsidRPr="000B6E97">
        <w:rPr>
          <w:rFonts w:ascii="Times New Roman" w:hAnsi="Times New Roman" w:cs="Times New Roman"/>
        </w:rPr>
        <w:t xml:space="preserve">. </w:t>
      </w:r>
      <w:r w:rsidR="00B45CF3">
        <w:rPr>
          <w:rFonts w:ascii="Times New Roman" w:hAnsi="Times New Roman" w:cs="Times New Roman"/>
        </w:rPr>
        <w:t>Interestingly, a</w:t>
      </w:r>
      <w:r w:rsidRPr="000B6E97">
        <w:rPr>
          <w:rFonts w:ascii="Times New Roman" w:hAnsi="Times New Roman" w:cs="Times New Roman"/>
        </w:rPr>
        <w:t xml:space="preserve">lthough speakers had an overall tendency to qualify, rather than quantify their uncertainty, </w:t>
      </w:r>
      <w:commentRangeStart w:id="34"/>
      <w:r w:rsidR="00840BB6">
        <w:rPr>
          <w:rFonts w:ascii="Times New Roman" w:hAnsi="Times New Roman" w:cs="Times New Roman"/>
        </w:rPr>
        <w:t xml:space="preserve">likelihood </w:t>
      </w:r>
      <w:r w:rsidR="00B54E4D">
        <w:rPr>
          <w:rFonts w:ascii="Times New Roman" w:hAnsi="Times New Roman" w:cs="Times New Roman"/>
        </w:rPr>
        <w:t>statements</w:t>
      </w:r>
      <w:r w:rsidRPr="000B6E97">
        <w:rPr>
          <w:rFonts w:ascii="Times New Roman" w:hAnsi="Times New Roman" w:cs="Times New Roman"/>
        </w:rPr>
        <w:t xml:space="preserve"> were much </w:t>
      </w:r>
      <w:r w:rsidR="00840BB6">
        <w:rPr>
          <w:rFonts w:ascii="Times New Roman" w:hAnsi="Times New Roman" w:cs="Times New Roman"/>
        </w:rPr>
        <w:t>more often</w:t>
      </w:r>
      <w:r w:rsidRPr="000B6E97">
        <w:rPr>
          <w:rFonts w:ascii="Times New Roman" w:hAnsi="Times New Roman" w:cs="Times New Roman"/>
        </w:rPr>
        <w:t xml:space="preserve"> quantified </w:t>
      </w:r>
      <w:r w:rsidR="00840BB6" w:rsidRPr="000B6E97">
        <w:rPr>
          <w:rFonts w:ascii="Times New Roman" w:hAnsi="Times New Roman" w:cs="Times New Roman"/>
        </w:rPr>
        <w:t>(</w:t>
      </w:r>
      <w:r w:rsidR="00840BB6">
        <w:rPr>
          <w:rFonts w:ascii="Times New Roman" w:hAnsi="Times New Roman" w:cs="Times New Roman"/>
        </w:rPr>
        <w:t>24</w:t>
      </w:r>
      <w:r w:rsidR="00840BB6" w:rsidRPr="000B6E97">
        <w:rPr>
          <w:rFonts w:ascii="Times New Roman" w:hAnsi="Times New Roman" w:cs="Times New Roman"/>
        </w:rPr>
        <w:t>%</w:t>
      </w:r>
      <w:r w:rsidR="00840BB6">
        <w:rPr>
          <w:rFonts w:ascii="Times New Roman" w:hAnsi="Times New Roman" w:cs="Times New Roman"/>
        </w:rPr>
        <w:t xml:space="preserve"> of the time</w:t>
      </w:r>
      <w:r w:rsidR="00840BB6" w:rsidRPr="000B6E97">
        <w:rPr>
          <w:rFonts w:ascii="Times New Roman" w:hAnsi="Times New Roman" w:cs="Times New Roman"/>
        </w:rPr>
        <w:t xml:space="preserve">) </w:t>
      </w:r>
      <w:r w:rsidRPr="000B6E97">
        <w:rPr>
          <w:rFonts w:ascii="Times New Roman" w:hAnsi="Times New Roman" w:cs="Times New Roman"/>
        </w:rPr>
        <w:t xml:space="preserve">than </w:t>
      </w:r>
      <w:r w:rsidR="00840BB6">
        <w:rPr>
          <w:rFonts w:ascii="Times New Roman" w:hAnsi="Times New Roman" w:cs="Times New Roman"/>
        </w:rPr>
        <w:t>were confidence</w:t>
      </w:r>
      <w:r w:rsidR="009A32B5">
        <w:rPr>
          <w:rFonts w:ascii="Times New Roman" w:hAnsi="Times New Roman" w:cs="Times New Roman"/>
        </w:rPr>
        <w:t xml:space="preserve"> </w:t>
      </w:r>
      <w:r w:rsidR="00B54E4D">
        <w:rPr>
          <w:rFonts w:ascii="Times New Roman" w:hAnsi="Times New Roman" w:cs="Times New Roman"/>
        </w:rPr>
        <w:t>statements</w:t>
      </w:r>
      <w:r w:rsidRPr="000B6E97">
        <w:rPr>
          <w:rFonts w:ascii="Times New Roman" w:hAnsi="Times New Roman" w:cs="Times New Roman"/>
        </w:rPr>
        <w:t xml:space="preserve"> </w:t>
      </w:r>
      <w:commentRangeEnd w:id="34"/>
      <w:r w:rsidR="00080BB9">
        <w:rPr>
          <w:rStyle w:val="CommentReference"/>
        </w:rPr>
        <w:commentReference w:id="34"/>
      </w:r>
      <w:r w:rsidRPr="000B6E97">
        <w:rPr>
          <w:rFonts w:ascii="Times New Roman" w:hAnsi="Times New Roman" w:cs="Times New Roman"/>
        </w:rPr>
        <w:t>(</w:t>
      </w:r>
      <w:r w:rsidR="007F523E">
        <w:rPr>
          <w:rFonts w:ascii="Times New Roman" w:hAnsi="Times New Roman" w:cs="Times New Roman"/>
        </w:rPr>
        <w:t>11</w:t>
      </w:r>
      <w:r w:rsidRPr="000B6E97">
        <w:rPr>
          <w:rFonts w:ascii="Times New Roman" w:hAnsi="Times New Roman" w:cs="Times New Roman"/>
        </w:rPr>
        <w:t>%)</w:t>
      </w:r>
      <w:r>
        <w:rPr>
          <w:rFonts w:ascii="Times New Roman" w:hAnsi="Times New Roman" w:cs="Times New Roman"/>
        </w:rPr>
        <w:t xml:space="preserve">, Pearson </w:t>
      </w:r>
      <w:r w:rsidR="00A15F01">
        <w:rPr>
          <w:rFonts w:ascii="Times New Roman" w:hAnsi="Times New Roman" w:cs="Times New Roman"/>
        </w:rPr>
        <w:t>χ</w:t>
      </w:r>
      <w:r w:rsidR="00A15F01">
        <w:rPr>
          <w:rFonts w:ascii="Times New Roman" w:hAnsi="Times New Roman" w:cs="Times New Roman"/>
          <w:vertAlign w:val="superscript"/>
        </w:rPr>
        <w:t>2</w:t>
      </w:r>
      <w:r w:rsidR="00A15F01">
        <w:rPr>
          <w:rFonts w:ascii="Times New Roman" w:hAnsi="Times New Roman" w:cs="Times New Roman"/>
        </w:rPr>
        <w:t xml:space="preserve"> </w:t>
      </w:r>
      <w:r>
        <w:rPr>
          <w:rFonts w:ascii="Times New Roman" w:hAnsi="Times New Roman" w:cs="Times New Roman"/>
        </w:rPr>
        <w:t xml:space="preserve">(1) = </w:t>
      </w:r>
      <w:r w:rsidR="002C14E7">
        <w:rPr>
          <w:rFonts w:ascii="Times New Roman" w:hAnsi="Times New Roman" w:cs="Times New Roman"/>
        </w:rPr>
        <w:t>22.72</w:t>
      </w:r>
      <w:r>
        <w:rPr>
          <w:rFonts w:ascii="Times New Roman" w:hAnsi="Times New Roman" w:cs="Times New Roman"/>
        </w:rPr>
        <w:t xml:space="preserve">, </w:t>
      </w:r>
      <w:r w:rsidRPr="00C74E14">
        <w:rPr>
          <w:rFonts w:ascii="Times New Roman" w:hAnsi="Times New Roman" w:cs="Times New Roman"/>
          <w:i/>
        </w:rPr>
        <w:t>p</w:t>
      </w:r>
      <w:r>
        <w:rPr>
          <w:rFonts w:ascii="Times New Roman" w:hAnsi="Times New Roman" w:cs="Times New Roman"/>
        </w:rPr>
        <w:t xml:space="preserve"> </w:t>
      </w:r>
      <w:r w:rsidR="002C14E7">
        <w:rPr>
          <w:rFonts w:ascii="Times New Roman" w:hAnsi="Times New Roman" w:cs="Times New Roman"/>
        </w:rPr>
        <w:t>&lt;</w:t>
      </w:r>
      <w:r>
        <w:rPr>
          <w:rFonts w:ascii="Times New Roman" w:hAnsi="Times New Roman" w:cs="Times New Roman"/>
        </w:rPr>
        <w:t xml:space="preserve"> .00</w:t>
      </w:r>
      <w:r w:rsidR="002C14E7">
        <w:rPr>
          <w:rFonts w:ascii="Times New Roman" w:hAnsi="Times New Roman" w:cs="Times New Roman"/>
        </w:rPr>
        <w:t>1</w:t>
      </w:r>
      <w:r w:rsidRPr="000B6E97">
        <w:rPr>
          <w:rFonts w:ascii="Times New Roman" w:hAnsi="Times New Roman" w:cs="Times New Roman"/>
        </w:rPr>
        <w:t xml:space="preserve">. </w:t>
      </w:r>
      <w:r w:rsidR="00176B71">
        <w:rPr>
          <w:rFonts w:ascii="Times New Roman" w:hAnsi="Times New Roman" w:cs="Times New Roman"/>
        </w:rPr>
        <w:t xml:space="preserve">The distribution of confidence and likelihood statements among our major coding categories </w:t>
      </w:r>
      <w:r w:rsidR="00176B71">
        <w:rPr>
          <w:rFonts w:ascii="Times New Roman" w:hAnsi="Times New Roman" w:cs="Times New Roman"/>
        </w:rPr>
        <w:lastRenderedPageBreak/>
        <w:t>are displayed in Table 1 (see Online Supplementary Materials for a comprehensive list of results).</w:t>
      </w:r>
    </w:p>
    <w:p w14:paraId="5B8EC8FB" w14:textId="797E468B" w:rsidR="00F5678F" w:rsidRDefault="003749F1" w:rsidP="00290B78">
      <w:pPr>
        <w:widowControl w:val="0"/>
        <w:autoSpaceDE w:val="0"/>
        <w:autoSpaceDN w:val="0"/>
        <w:adjustRightInd w:val="0"/>
        <w:spacing w:line="480" w:lineRule="auto"/>
        <w:ind w:firstLine="720"/>
        <w:rPr>
          <w:rFonts w:ascii="Times New Roman" w:hAnsi="Times New Roman" w:cs="Times New Roman"/>
        </w:rPr>
      </w:pPr>
      <w:r>
        <w:rPr>
          <w:rFonts w:ascii="Times New Roman" w:hAnsi="Times New Roman" w:cs="Times New Roman"/>
          <w:b/>
          <w:i/>
        </w:rPr>
        <w:t>Speaker’s ability to predict</w:t>
      </w:r>
      <w:r w:rsidR="000710F2" w:rsidRPr="000B6E97">
        <w:rPr>
          <w:rFonts w:ascii="Times New Roman" w:hAnsi="Times New Roman" w:cs="Times New Roman"/>
          <w:b/>
          <w:i/>
        </w:rPr>
        <w:t>.</w:t>
      </w:r>
      <w:r w:rsidR="000710F2">
        <w:rPr>
          <w:rFonts w:ascii="Times New Roman" w:hAnsi="Times New Roman" w:cs="Times New Roman"/>
        </w:rPr>
        <w:t xml:space="preserve"> </w:t>
      </w:r>
      <w:r w:rsidR="00D60899">
        <w:rPr>
          <w:rFonts w:ascii="Times New Roman" w:hAnsi="Times New Roman" w:cs="Times New Roman"/>
        </w:rPr>
        <w:t xml:space="preserve">In general, a speaker should perceive the outcome of an uncertain event to be more predictable </w:t>
      </w:r>
      <w:r w:rsidR="0066456F">
        <w:rPr>
          <w:rFonts w:ascii="Times New Roman" w:hAnsi="Times New Roman" w:cs="Times New Roman"/>
        </w:rPr>
        <w:t xml:space="preserve">if it is experienced by him/herself </w:t>
      </w:r>
      <w:r w:rsidR="00D60899">
        <w:rPr>
          <w:rFonts w:ascii="Times New Roman" w:hAnsi="Times New Roman" w:cs="Times New Roman"/>
        </w:rPr>
        <w:t xml:space="preserve">than </w:t>
      </w:r>
      <w:r w:rsidR="0066456F">
        <w:rPr>
          <w:rFonts w:ascii="Times New Roman" w:hAnsi="Times New Roman" w:cs="Times New Roman"/>
        </w:rPr>
        <w:t>if it is</w:t>
      </w:r>
      <w:r w:rsidR="00886B7B">
        <w:rPr>
          <w:rFonts w:ascii="Times New Roman" w:hAnsi="Times New Roman" w:cs="Times New Roman"/>
        </w:rPr>
        <w:t xml:space="preserve"> </w:t>
      </w:r>
      <w:r w:rsidR="00D60899">
        <w:rPr>
          <w:rFonts w:ascii="Times New Roman" w:hAnsi="Times New Roman" w:cs="Times New Roman"/>
        </w:rPr>
        <w:t>experienced by another</w:t>
      </w:r>
      <w:r w:rsidR="0066456F">
        <w:rPr>
          <w:rFonts w:ascii="Times New Roman" w:hAnsi="Times New Roman" w:cs="Times New Roman"/>
        </w:rPr>
        <w:t xml:space="preserve"> person</w:t>
      </w:r>
      <w:r w:rsidR="00D60899">
        <w:rPr>
          <w:rFonts w:ascii="Times New Roman" w:hAnsi="Times New Roman" w:cs="Times New Roman"/>
        </w:rPr>
        <w:t xml:space="preserve">. </w:t>
      </w:r>
      <w:r w:rsidR="00BA5BB4">
        <w:rPr>
          <w:rFonts w:ascii="Times New Roman" w:hAnsi="Times New Roman" w:cs="Times New Roman"/>
        </w:rPr>
        <w:t>Consistent with this reasoning</w:t>
      </w:r>
      <w:r w:rsidR="00D60899">
        <w:rPr>
          <w:rFonts w:ascii="Times New Roman" w:hAnsi="Times New Roman" w:cs="Times New Roman"/>
        </w:rPr>
        <w:t>, s</w:t>
      </w:r>
      <w:r w:rsidR="00D60899" w:rsidRPr="000B6E97">
        <w:rPr>
          <w:rFonts w:ascii="Times New Roman" w:hAnsi="Times New Roman" w:cs="Times New Roman"/>
        </w:rPr>
        <w:t xml:space="preserve">tatements </w:t>
      </w:r>
      <w:r w:rsidR="00BA5BB4">
        <w:rPr>
          <w:rFonts w:ascii="Times New Roman" w:hAnsi="Times New Roman" w:cs="Times New Roman"/>
        </w:rPr>
        <w:t xml:space="preserve">were </w:t>
      </w:r>
      <w:r w:rsidR="00C236EF">
        <w:rPr>
          <w:rFonts w:ascii="Times New Roman" w:hAnsi="Times New Roman" w:cs="Times New Roman"/>
        </w:rPr>
        <w:t xml:space="preserve">much more </w:t>
      </w:r>
      <w:r w:rsidR="00B45CF3">
        <w:rPr>
          <w:rFonts w:ascii="Times New Roman" w:hAnsi="Times New Roman" w:cs="Times New Roman"/>
        </w:rPr>
        <w:t xml:space="preserve">often </w:t>
      </w:r>
      <w:r w:rsidR="00BA5BB4">
        <w:rPr>
          <w:rFonts w:ascii="Times New Roman" w:hAnsi="Times New Roman" w:cs="Times New Roman"/>
        </w:rPr>
        <w:t xml:space="preserve">expressed using </w:t>
      </w:r>
      <w:r w:rsidR="00B54E4D">
        <w:rPr>
          <w:rFonts w:ascii="Times New Roman" w:hAnsi="Times New Roman" w:cs="Times New Roman"/>
        </w:rPr>
        <w:t xml:space="preserve">confidence </w:t>
      </w:r>
      <w:r w:rsidR="0066456F">
        <w:rPr>
          <w:rFonts w:ascii="Times New Roman" w:hAnsi="Times New Roman" w:cs="Times New Roman"/>
        </w:rPr>
        <w:t>language</w:t>
      </w:r>
      <w:r w:rsidR="0066456F" w:rsidRPr="000B6E97">
        <w:rPr>
          <w:rFonts w:ascii="Times New Roman" w:hAnsi="Times New Roman" w:cs="Times New Roman"/>
        </w:rPr>
        <w:t xml:space="preserve"> </w:t>
      </w:r>
      <w:r w:rsidR="000710F2" w:rsidRPr="000B6E97">
        <w:rPr>
          <w:rFonts w:ascii="Times New Roman" w:hAnsi="Times New Roman" w:cs="Times New Roman"/>
        </w:rPr>
        <w:t>when communicated from the 1</w:t>
      </w:r>
      <w:r w:rsidR="000710F2" w:rsidRPr="000B6E97">
        <w:rPr>
          <w:rFonts w:ascii="Times New Roman" w:hAnsi="Times New Roman" w:cs="Times New Roman"/>
          <w:vertAlign w:val="superscript"/>
        </w:rPr>
        <w:t>st</w:t>
      </w:r>
      <w:r w:rsidR="000710F2" w:rsidRPr="000B6E97">
        <w:rPr>
          <w:rFonts w:ascii="Times New Roman" w:hAnsi="Times New Roman" w:cs="Times New Roman"/>
        </w:rPr>
        <w:t xml:space="preserve"> person perspective (</w:t>
      </w:r>
      <w:r w:rsidR="000710F2">
        <w:rPr>
          <w:rFonts w:ascii="Times New Roman" w:hAnsi="Times New Roman" w:cs="Times New Roman"/>
        </w:rPr>
        <w:t>41</w:t>
      </w:r>
      <w:r w:rsidR="000710F2" w:rsidRPr="000B6E97">
        <w:rPr>
          <w:rFonts w:ascii="Times New Roman" w:hAnsi="Times New Roman" w:cs="Times New Roman"/>
        </w:rPr>
        <w:t>%</w:t>
      </w:r>
      <w:r w:rsidR="00B45CF3">
        <w:rPr>
          <w:rFonts w:ascii="Times New Roman" w:hAnsi="Times New Roman" w:cs="Times New Roman"/>
        </w:rPr>
        <w:t xml:space="preserve"> of these cases</w:t>
      </w:r>
      <w:r w:rsidR="000710F2" w:rsidRPr="000B6E97">
        <w:rPr>
          <w:rFonts w:ascii="Times New Roman" w:hAnsi="Times New Roman" w:cs="Times New Roman"/>
        </w:rPr>
        <w:t>) than the 2</w:t>
      </w:r>
      <w:r w:rsidR="000710F2" w:rsidRPr="000B6E97">
        <w:rPr>
          <w:rFonts w:ascii="Times New Roman" w:hAnsi="Times New Roman" w:cs="Times New Roman"/>
          <w:vertAlign w:val="superscript"/>
        </w:rPr>
        <w:t>nd</w:t>
      </w:r>
      <w:r w:rsidR="000710F2" w:rsidRPr="000B6E97">
        <w:rPr>
          <w:rFonts w:ascii="Times New Roman" w:hAnsi="Times New Roman" w:cs="Times New Roman"/>
        </w:rPr>
        <w:t xml:space="preserve"> or the 3</w:t>
      </w:r>
      <w:r w:rsidR="000710F2" w:rsidRPr="000B6E97">
        <w:rPr>
          <w:rFonts w:ascii="Times New Roman" w:hAnsi="Times New Roman" w:cs="Times New Roman"/>
          <w:vertAlign w:val="superscript"/>
        </w:rPr>
        <w:t>rd</w:t>
      </w:r>
      <w:r w:rsidR="000710F2" w:rsidRPr="000B6E97">
        <w:rPr>
          <w:rFonts w:ascii="Times New Roman" w:hAnsi="Times New Roman" w:cs="Times New Roman"/>
        </w:rPr>
        <w:t xml:space="preserve"> person perspective </w:t>
      </w:r>
      <w:r w:rsidR="002C14E7">
        <w:rPr>
          <w:rFonts w:ascii="Times New Roman" w:hAnsi="Times New Roman" w:cs="Times New Roman"/>
        </w:rPr>
        <w:t xml:space="preserve">combined </w:t>
      </w:r>
      <w:r w:rsidR="000710F2" w:rsidRPr="000B6E97">
        <w:rPr>
          <w:rFonts w:ascii="Times New Roman" w:hAnsi="Times New Roman" w:cs="Times New Roman"/>
        </w:rPr>
        <w:t>(</w:t>
      </w:r>
      <w:r w:rsidR="000710F2">
        <w:rPr>
          <w:rFonts w:ascii="Times New Roman" w:hAnsi="Times New Roman" w:cs="Times New Roman"/>
        </w:rPr>
        <w:t>27</w:t>
      </w:r>
      <w:r w:rsidR="000710F2" w:rsidRPr="000B6E97">
        <w:rPr>
          <w:rFonts w:ascii="Times New Roman" w:hAnsi="Times New Roman" w:cs="Times New Roman"/>
        </w:rPr>
        <w:t xml:space="preserve">%; </w:t>
      </w:r>
      <w:r w:rsidR="00A15F01">
        <w:rPr>
          <w:rFonts w:ascii="Times New Roman" w:hAnsi="Times New Roman" w:cs="Times New Roman"/>
        </w:rPr>
        <w:t>χ</w:t>
      </w:r>
      <w:r w:rsidR="00A15F01">
        <w:rPr>
          <w:rFonts w:ascii="Times New Roman" w:hAnsi="Times New Roman" w:cs="Times New Roman"/>
          <w:vertAlign w:val="superscript"/>
        </w:rPr>
        <w:t>2</w:t>
      </w:r>
      <w:r w:rsidR="002C14E7">
        <w:rPr>
          <w:rFonts w:ascii="Times New Roman" w:hAnsi="Times New Roman" w:cs="Times New Roman"/>
        </w:rPr>
        <w:t xml:space="preserve"> (1) = 17.16, </w:t>
      </w:r>
      <w:r w:rsidR="000710F2" w:rsidRPr="000B6E97">
        <w:rPr>
          <w:rFonts w:ascii="Times New Roman" w:hAnsi="Times New Roman" w:cs="Times New Roman"/>
          <w:i/>
        </w:rPr>
        <w:t>p</w:t>
      </w:r>
      <w:r w:rsidR="000710F2" w:rsidRPr="000B6E97">
        <w:rPr>
          <w:rFonts w:ascii="Times New Roman" w:hAnsi="Times New Roman" w:cs="Times New Roman"/>
        </w:rPr>
        <w:t xml:space="preserve"> </w:t>
      </w:r>
      <w:r w:rsidR="002C14E7">
        <w:rPr>
          <w:rFonts w:ascii="Times New Roman" w:hAnsi="Times New Roman" w:cs="Times New Roman"/>
        </w:rPr>
        <w:t>&lt;</w:t>
      </w:r>
      <w:r w:rsidR="000710F2" w:rsidRPr="000B6E97">
        <w:rPr>
          <w:rFonts w:ascii="Times New Roman" w:hAnsi="Times New Roman" w:cs="Times New Roman"/>
        </w:rPr>
        <w:t xml:space="preserve"> .00</w:t>
      </w:r>
      <w:r w:rsidR="002C14E7">
        <w:rPr>
          <w:rFonts w:ascii="Times New Roman" w:hAnsi="Times New Roman" w:cs="Times New Roman"/>
        </w:rPr>
        <w:t>1</w:t>
      </w:r>
      <w:r w:rsidR="000710F2" w:rsidRPr="000B6E97">
        <w:rPr>
          <w:rFonts w:ascii="Times New Roman" w:hAnsi="Times New Roman" w:cs="Times New Roman"/>
        </w:rPr>
        <w:t>)</w:t>
      </w:r>
      <w:r w:rsidR="000710F2">
        <w:rPr>
          <w:rFonts w:ascii="Times New Roman" w:hAnsi="Times New Roman" w:cs="Times New Roman"/>
        </w:rPr>
        <w:t xml:space="preserve">. </w:t>
      </w:r>
    </w:p>
    <w:p w14:paraId="7E9F1D0C" w14:textId="50A34278" w:rsidR="00F5678F" w:rsidRDefault="00950D1B" w:rsidP="00290B78">
      <w:pPr>
        <w:widowControl w:val="0"/>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Second</w:t>
      </w:r>
      <w:r w:rsidR="00D60899">
        <w:rPr>
          <w:rFonts w:ascii="Times New Roman" w:hAnsi="Times New Roman" w:cs="Times New Roman"/>
        </w:rPr>
        <w:t xml:space="preserve">, when a speaker is communicating uncertainty experienced by another person, s/he should perceive the outcome of this event as more predictable to the extent that this person is close to self (i.e., a close relative or friend </w:t>
      </w:r>
      <w:r w:rsidR="0066456F">
        <w:rPr>
          <w:rFonts w:ascii="Times New Roman" w:hAnsi="Times New Roman" w:cs="Times New Roman"/>
        </w:rPr>
        <w:t xml:space="preserve">as opposed to </w:t>
      </w:r>
      <w:r w:rsidR="00D60899">
        <w:rPr>
          <w:rFonts w:ascii="Times New Roman" w:hAnsi="Times New Roman" w:cs="Times New Roman"/>
        </w:rPr>
        <w:t xml:space="preserve">a stranger). </w:t>
      </w:r>
      <w:r w:rsidR="00E30C53">
        <w:rPr>
          <w:rFonts w:ascii="Times New Roman" w:hAnsi="Times New Roman" w:cs="Times New Roman"/>
        </w:rPr>
        <w:t>Of</w:t>
      </w:r>
      <w:r>
        <w:rPr>
          <w:rFonts w:ascii="Times New Roman" w:hAnsi="Times New Roman" w:cs="Times New Roman"/>
        </w:rPr>
        <w:t xml:space="preserve"> 239 third-person statements</w:t>
      </w:r>
      <w:r w:rsidR="00E30C53">
        <w:rPr>
          <w:rFonts w:ascii="Times New Roman" w:hAnsi="Times New Roman" w:cs="Times New Roman"/>
        </w:rPr>
        <w:t xml:space="preserve">, 217 were </w:t>
      </w:r>
      <w:proofErr w:type="spellStart"/>
      <w:r w:rsidR="00E30C53">
        <w:rPr>
          <w:rFonts w:ascii="Times New Roman" w:hAnsi="Times New Roman" w:cs="Times New Roman"/>
        </w:rPr>
        <w:t>codeable</w:t>
      </w:r>
      <w:proofErr w:type="spellEnd"/>
      <w:r w:rsidR="00E30C53">
        <w:rPr>
          <w:rFonts w:ascii="Times New Roman" w:hAnsi="Times New Roman" w:cs="Times New Roman"/>
        </w:rPr>
        <w:t xml:space="preserve"> for </w:t>
      </w:r>
      <w:r w:rsidR="00F40ED9">
        <w:rPr>
          <w:rFonts w:ascii="Times New Roman" w:hAnsi="Times New Roman" w:cs="Times New Roman"/>
        </w:rPr>
        <w:t>relation</w:t>
      </w:r>
      <w:r w:rsidR="00E30C53">
        <w:rPr>
          <w:rFonts w:ascii="Times New Roman" w:hAnsi="Times New Roman" w:cs="Times New Roman"/>
        </w:rPr>
        <w:t>. Among these cases, speakers</w:t>
      </w:r>
      <w:r>
        <w:rPr>
          <w:rFonts w:ascii="Times New Roman" w:hAnsi="Times New Roman" w:cs="Times New Roman"/>
        </w:rPr>
        <w:t xml:space="preserve"> more frequently</w:t>
      </w:r>
      <w:r w:rsidR="000710F2">
        <w:rPr>
          <w:rFonts w:ascii="Times New Roman" w:hAnsi="Times New Roman" w:cs="Times New Roman"/>
        </w:rPr>
        <w:t xml:space="preserve"> use</w:t>
      </w:r>
      <w:r>
        <w:rPr>
          <w:rFonts w:ascii="Times New Roman" w:hAnsi="Times New Roman" w:cs="Times New Roman"/>
        </w:rPr>
        <w:t>d</w:t>
      </w:r>
      <w:r w:rsidR="000710F2">
        <w:rPr>
          <w:rFonts w:ascii="Times New Roman" w:hAnsi="Times New Roman" w:cs="Times New Roman"/>
        </w:rPr>
        <w:t xml:space="preserve"> </w:t>
      </w:r>
      <w:r w:rsidR="00B54E4D">
        <w:rPr>
          <w:rFonts w:ascii="Times New Roman" w:hAnsi="Times New Roman" w:cs="Times New Roman"/>
        </w:rPr>
        <w:t>confidence statements</w:t>
      </w:r>
      <w:r w:rsidR="000710F2">
        <w:rPr>
          <w:rFonts w:ascii="Times New Roman" w:hAnsi="Times New Roman" w:cs="Times New Roman"/>
        </w:rPr>
        <w:t xml:space="preserve"> </w:t>
      </w:r>
      <w:r w:rsidR="0066456F">
        <w:rPr>
          <w:rFonts w:ascii="Times New Roman" w:hAnsi="Times New Roman" w:cs="Times New Roman"/>
        </w:rPr>
        <w:t xml:space="preserve">if </w:t>
      </w:r>
      <w:r w:rsidR="000710F2">
        <w:rPr>
          <w:rFonts w:ascii="Times New Roman" w:hAnsi="Times New Roman" w:cs="Times New Roman"/>
        </w:rPr>
        <w:t xml:space="preserve">the other person </w:t>
      </w:r>
      <w:r>
        <w:rPr>
          <w:rFonts w:ascii="Times New Roman" w:hAnsi="Times New Roman" w:cs="Times New Roman"/>
        </w:rPr>
        <w:t xml:space="preserve">was </w:t>
      </w:r>
      <w:r w:rsidR="000710F2">
        <w:rPr>
          <w:rFonts w:ascii="Times New Roman" w:hAnsi="Times New Roman" w:cs="Times New Roman"/>
        </w:rPr>
        <w:t>a friend, romantic partner or close relative (67%), but</w:t>
      </w:r>
      <w:r>
        <w:rPr>
          <w:rFonts w:ascii="Times New Roman" w:hAnsi="Times New Roman" w:cs="Times New Roman"/>
        </w:rPr>
        <w:t xml:space="preserve"> were</w:t>
      </w:r>
      <w:r w:rsidR="000710F2">
        <w:rPr>
          <w:rFonts w:ascii="Times New Roman" w:hAnsi="Times New Roman" w:cs="Times New Roman"/>
        </w:rPr>
        <w:t xml:space="preserve"> more </w:t>
      </w:r>
      <w:r w:rsidR="00E265DF">
        <w:rPr>
          <w:rFonts w:ascii="Times New Roman" w:hAnsi="Times New Roman" w:cs="Times New Roman"/>
        </w:rPr>
        <w:t>frequently used</w:t>
      </w:r>
      <w:r w:rsidR="000710F2">
        <w:rPr>
          <w:rFonts w:ascii="Times New Roman" w:hAnsi="Times New Roman" w:cs="Times New Roman"/>
        </w:rPr>
        <w:t xml:space="preserve"> </w:t>
      </w:r>
      <w:r w:rsidR="009A32B5">
        <w:rPr>
          <w:rFonts w:ascii="Times New Roman" w:hAnsi="Times New Roman" w:cs="Times New Roman"/>
        </w:rPr>
        <w:t xml:space="preserve">likelihood </w:t>
      </w:r>
      <w:r w:rsidR="00B54E4D">
        <w:rPr>
          <w:rFonts w:ascii="Times New Roman" w:hAnsi="Times New Roman" w:cs="Times New Roman"/>
        </w:rPr>
        <w:t>statements</w:t>
      </w:r>
      <w:r w:rsidR="000710F2">
        <w:rPr>
          <w:rFonts w:ascii="Times New Roman" w:hAnsi="Times New Roman" w:cs="Times New Roman"/>
        </w:rPr>
        <w:t xml:space="preserve"> when the other person </w:t>
      </w:r>
      <w:r>
        <w:rPr>
          <w:rFonts w:ascii="Times New Roman" w:hAnsi="Times New Roman" w:cs="Times New Roman"/>
        </w:rPr>
        <w:t xml:space="preserve">was </w:t>
      </w:r>
      <w:r w:rsidR="000710F2">
        <w:rPr>
          <w:rFonts w:ascii="Times New Roman" w:hAnsi="Times New Roman" w:cs="Times New Roman"/>
        </w:rPr>
        <w:t>a stranger or an acquaintance (7</w:t>
      </w:r>
      <w:r w:rsidR="005538F2">
        <w:rPr>
          <w:rFonts w:ascii="Times New Roman" w:hAnsi="Times New Roman" w:cs="Times New Roman"/>
        </w:rPr>
        <w:t>6</w:t>
      </w:r>
      <w:r w:rsidR="000710F2">
        <w:rPr>
          <w:rFonts w:ascii="Times New Roman" w:hAnsi="Times New Roman" w:cs="Times New Roman"/>
        </w:rPr>
        <w:t xml:space="preserve">%, </w:t>
      </w:r>
      <w:r w:rsidR="00A15F01">
        <w:rPr>
          <w:rFonts w:ascii="Times New Roman" w:hAnsi="Times New Roman" w:cs="Times New Roman"/>
        </w:rPr>
        <w:t>χ</w:t>
      </w:r>
      <w:r w:rsidR="00A15F01">
        <w:rPr>
          <w:rFonts w:ascii="Times New Roman" w:hAnsi="Times New Roman" w:cs="Times New Roman"/>
          <w:vertAlign w:val="superscript"/>
        </w:rPr>
        <w:t>2</w:t>
      </w:r>
      <w:r w:rsidR="002C14E7">
        <w:rPr>
          <w:rFonts w:ascii="Times New Roman" w:hAnsi="Times New Roman" w:cs="Times New Roman"/>
        </w:rPr>
        <w:t xml:space="preserve"> (1) =</w:t>
      </w:r>
      <w:r w:rsidR="005538F2">
        <w:rPr>
          <w:rFonts w:ascii="Times New Roman" w:hAnsi="Times New Roman" w:cs="Times New Roman"/>
        </w:rPr>
        <w:t>10.35</w:t>
      </w:r>
      <w:r w:rsidR="002C14E7">
        <w:rPr>
          <w:rFonts w:ascii="Times New Roman" w:hAnsi="Times New Roman" w:cs="Times New Roman"/>
        </w:rPr>
        <w:t xml:space="preserve">, </w:t>
      </w:r>
      <w:r w:rsidR="000710F2">
        <w:rPr>
          <w:rFonts w:ascii="Times New Roman" w:hAnsi="Times New Roman" w:cs="Times New Roman"/>
          <w:i/>
        </w:rPr>
        <w:t>p</w:t>
      </w:r>
      <w:r w:rsidR="000710F2">
        <w:rPr>
          <w:rFonts w:ascii="Times New Roman" w:hAnsi="Times New Roman" w:cs="Times New Roman"/>
        </w:rPr>
        <w:t xml:space="preserve"> </w:t>
      </w:r>
      <w:r w:rsidR="002C14E7">
        <w:rPr>
          <w:rFonts w:ascii="Times New Roman" w:hAnsi="Times New Roman" w:cs="Times New Roman"/>
        </w:rPr>
        <w:t>&lt;</w:t>
      </w:r>
      <w:r w:rsidR="000710F2">
        <w:rPr>
          <w:rFonts w:ascii="Times New Roman" w:hAnsi="Times New Roman" w:cs="Times New Roman"/>
        </w:rPr>
        <w:t xml:space="preserve"> .00</w:t>
      </w:r>
      <w:r w:rsidR="002C14E7">
        <w:rPr>
          <w:rFonts w:ascii="Times New Roman" w:hAnsi="Times New Roman" w:cs="Times New Roman"/>
        </w:rPr>
        <w:t>5</w:t>
      </w:r>
      <w:r w:rsidR="000710F2">
        <w:rPr>
          <w:rFonts w:ascii="Times New Roman" w:hAnsi="Times New Roman" w:cs="Times New Roman"/>
        </w:rPr>
        <w:t>)</w:t>
      </w:r>
      <w:r w:rsidR="00176B71">
        <w:rPr>
          <w:rFonts w:ascii="Times New Roman" w:hAnsi="Times New Roman" w:cs="Times New Roman"/>
        </w:rPr>
        <w:t>, as predicted</w:t>
      </w:r>
      <w:r w:rsidR="000710F2">
        <w:rPr>
          <w:rFonts w:ascii="Times New Roman" w:hAnsi="Times New Roman" w:cs="Times New Roman"/>
        </w:rPr>
        <w:t xml:space="preserve">. </w:t>
      </w:r>
    </w:p>
    <w:p w14:paraId="29F9E589" w14:textId="2239C88B" w:rsidR="000710F2" w:rsidRPr="008E5AD4" w:rsidRDefault="00950D1B" w:rsidP="00290B78">
      <w:pPr>
        <w:widowControl w:val="0"/>
        <w:autoSpaceDE w:val="0"/>
        <w:autoSpaceDN w:val="0"/>
        <w:adjustRightInd w:val="0"/>
        <w:spacing w:line="480" w:lineRule="auto"/>
        <w:ind w:firstLine="720"/>
        <w:rPr>
          <w:rFonts w:ascii="Times New Roman" w:hAnsi="Times New Roman" w:cs="Times New Roman"/>
          <w:sz w:val="20"/>
          <w:szCs w:val="20"/>
        </w:rPr>
      </w:pPr>
      <w:r>
        <w:rPr>
          <w:rFonts w:ascii="Times New Roman" w:hAnsi="Times New Roman" w:cs="Times New Roman"/>
        </w:rPr>
        <w:t>Finally, to</w:t>
      </w:r>
      <w:r w:rsidR="008E5AD4">
        <w:rPr>
          <w:rFonts w:ascii="Times New Roman" w:hAnsi="Times New Roman" w:cs="Times New Roman"/>
        </w:rPr>
        <w:t xml:space="preserve"> the extent that a speaker perceives</w:t>
      </w:r>
      <w:r w:rsidR="0066456F">
        <w:rPr>
          <w:rFonts w:ascii="Times New Roman" w:hAnsi="Times New Roman" w:cs="Times New Roman"/>
        </w:rPr>
        <w:t xml:space="preserve"> that</w:t>
      </w:r>
      <w:r w:rsidR="008E5AD4">
        <w:rPr>
          <w:rFonts w:ascii="Times New Roman" w:hAnsi="Times New Roman" w:cs="Times New Roman"/>
        </w:rPr>
        <w:t xml:space="preserve"> s/he has control over an uncertain event, s/he should perceive its outcome to be more predictable. Our data support this prediction: t</w:t>
      </w:r>
      <w:r w:rsidR="008E5AD4" w:rsidRPr="000B6E97">
        <w:rPr>
          <w:rFonts w:ascii="Times New Roman" w:hAnsi="Times New Roman" w:cs="Times New Roman"/>
        </w:rPr>
        <w:t xml:space="preserve">he </w:t>
      </w:r>
      <w:r w:rsidR="000710F2" w:rsidRPr="000B6E97">
        <w:rPr>
          <w:rFonts w:ascii="Times New Roman" w:hAnsi="Times New Roman" w:cs="Times New Roman"/>
        </w:rPr>
        <w:t xml:space="preserve">amount of control </w:t>
      </w:r>
      <w:r w:rsidR="0066456F">
        <w:rPr>
          <w:rFonts w:ascii="Times New Roman" w:hAnsi="Times New Roman" w:cs="Times New Roman"/>
        </w:rPr>
        <w:t xml:space="preserve">our coders felt that </w:t>
      </w:r>
      <w:r w:rsidR="000710F2" w:rsidRPr="000B6E97">
        <w:rPr>
          <w:rFonts w:ascii="Times New Roman" w:hAnsi="Times New Roman" w:cs="Times New Roman"/>
        </w:rPr>
        <w:t xml:space="preserve">speakers had over the event </w:t>
      </w:r>
      <w:r w:rsidR="0066456F">
        <w:rPr>
          <w:rFonts w:ascii="Times New Roman" w:hAnsi="Times New Roman" w:cs="Times New Roman"/>
        </w:rPr>
        <w:t>was strongly associated with</w:t>
      </w:r>
      <w:r w:rsidR="000710F2" w:rsidRPr="000B6E97">
        <w:rPr>
          <w:rFonts w:ascii="Times New Roman" w:hAnsi="Times New Roman" w:cs="Times New Roman"/>
        </w:rPr>
        <w:t xml:space="preserve"> choice of language, such that speakers more </w:t>
      </w:r>
      <w:r w:rsidR="0066456F">
        <w:rPr>
          <w:rFonts w:ascii="Times New Roman" w:hAnsi="Times New Roman" w:cs="Times New Roman"/>
        </w:rPr>
        <w:t>often</w:t>
      </w:r>
      <w:r w:rsidR="0066456F" w:rsidRPr="000B6E97">
        <w:rPr>
          <w:rFonts w:ascii="Times New Roman" w:hAnsi="Times New Roman" w:cs="Times New Roman"/>
        </w:rPr>
        <w:t xml:space="preserve"> </w:t>
      </w:r>
      <w:r w:rsidR="0066456F">
        <w:rPr>
          <w:rFonts w:ascii="Times New Roman" w:hAnsi="Times New Roman" w:cs="Times New Roman"/>
        </w:rPr>
        <w:t>used</w:t>
      </w:r>
      <w:r w:rsidR="000710F2" w:rsidRPr="000B6E97">
        <w:rPr>
          <w:rFonts w:ascii="Times New Roman" w:hAnsi="Times New Roman" w:cs="Times New Roman"/>
        </w:rPr>
        <w:t xml:space="preserve"> </w:t>
      </w:r>
      <w:r w:rsidR="009A32B5">
        <w:rPr>
          <w:rFonts w:ascii="Times New Roman" w:hAnsi="Times New Roman" w:cs="Times New Roman"/>
        </w:rPr>
        <w:t xml:space="preserve">likelihood </w:t>
      </w:r>
      <w:r w:rsidR="00B54E4D">
        <w:rPr>
          <w:rFonts w:ascii="Times New Roman" w:hAnsi="Times New Roman" w:cs="Times New Roman"/>
        </w:rPr>
        <w:t>statements</w:t>
      </w:r>
      <w:r w:rsidR="000710F2" w:rsidRPr="000B6E97">
        <w:rPr>
          <w:rFonts w:ascii="Times New Roman" w:hAnsi="Times New Roman" w:cs="Times New Roman"/>
        </w:rPr>
        <w:t xml:space="preserve"> when they </w:t>
      </w:r>
      <w:r w:rsidR="0066456F">
        <w:rPr>
          <w:rFonts w:ascii="Times New Roman" w:hAnsi="Times New Roman" w:cs="Times New Roman"/>
        </w:rPr>
        <w:t>seemed to have</w:t>
      </w:r>
      <w:r w:rsidR="0066456F" w:rsidRPr="000B6E97">
        <w:rPr>
          <w:rFonts w:ascii="Times New Roman" w:hAnsi="Times New Roman" w:cs="Times New Roman"/>
        </w:rPr>
        <w:t xml:space="preserve"> </w:t>
      </w:r>
      <w:r w:rsidR="000710F2" w:rsidRPr="000B6E97">
        <w:rPr>
          <w:rFonts w:ascii="Times New Roman" w:hAnsi="Times New Roman" w:cs="Times New Roman"/>
        </w:rPr>
        <w:t>no control over the event (</w:t>
      </w:r>
      <w:r w:rsidR="000710F2">
        <w:rPr>
          <w:rFonts w:ascii="Times New Roman" w:hAnsi="Times New Roman" w:cs="Times New Roman"/>
        </w:rPr>
        <w:t>6</w:t>
      </w:r>
      <w:r w:rsidR="003749F1">
        <w:rPr>
          <w:rFonts w:ascii="Times New Roman" w:hAnsi="Times New Roman" w:cs="Times New Roman"/>
        </w:rPr>
        <w:t>9</w:t>
      </w:r>
      <w:r w:rsidR="000710F2" w:rsidRPr="000B6E97">
        <w:rPr>
          <w:rFonts w:ascii="Times New Roman" w:hAnsi="Times New Roman" w:cs="Times New Roman"/>
        </w:rPr>
        <w:t xml:space="preserve">%), but they more </w:t>
      </w:r>
      <w:r w:rsidR="0066456F">
        <w:rPr>
          <w:rFonts w:ascii="Times New Roman" w:hAnsi="Times New Roman" w:cs="Times New Roman"/>
        </w:rPr>
        <w:t>often used</w:t>
      </w:r>
      <w:r w:rsidR="000710F2" w:rsidRPr="000B6E97">
        <w:rPr>
          <w:rFonts w:ascii="Times New Roman" w:hAnsi="Times New Roman" w:cs="Times New Roman"/>
        </w:rPr>
        <w:t xml:space="preserve"> </w:t>
      </w:r>
      <w:r w:rsidR="00B54E4D">
        <w:rPr>
          <w:rFonts w:ascii="Times New Roman" w:hAnsi="Times New Roman" w:cs="Times New Roman"/>
        </w:rPr>
        <w:t>confidence statements</w:t>
      </w:r>
      <w:r w:rsidR="000710F2" w:rsidRPr="000B6E97">
        <w:rPr>
          <w:rFonts w:ascii="Times New Roman" w:hAnsi="Times New Roman" w:cs="Times New Roman"/>
        </w:rPr>
        <w:t xml:space="preserve"> when they </w:t>
      </w:r>
      <w:r w:rsidR="0066456F">
        <w:rPr>
          <w:rFonts w:ascii="Times New Roman" w:hAnsi="Times New Roman" w:cs="Times New Roman"/>
        </w:rPr>
        <w:t>appeared to have</w:t>
      </w:r>
      <w:r w:rsidR="0066456F" w:rsidRPr="000B6E97">
        <w:rPr>
          <w:rFonts w:ascii="Times New Roman" w:hAnsi="Times New Roman" w:cs="Times New Roman"/>
        </w:rPr>
        <w:t xml:space="preserve"> </w:t>
      </w:r>
      <w:r w:rsidR="0066456F">
        <w:rPr>
          <w:rFonts w:ascii="Times New Roman" w:hAnsi="Times New Roman" w:cs="Times New Roman"/>
        </w:rPr>
        <w:t xml:space="preserve">some </w:t>
      </w:r>
      <w:r w:rsidR="000710F2" w:rsidRPr="000B6E97">
        <w:rPr>
          <w:rFonts w:ascii="Times New Roman" w:hAnsi="Times New Roman" w:cs="Times New Roman"/>
        </w:rPr>
        <w:t>influence over the event (7</w:t>
      </w:r>
      <w:r w:rsidR="000710F2">
        <w:rPr>
          <w:rFonts w:ascii="Times New Roman" w:hAnsi="Times New Roman" w:cs="Times New Roman"/>
        </w:rPr>
        <w:t>9</w:t>
      </w:r>
      <w:r w:rsidR="000710F2" w:rsidRPr="000B6E97">
        <w:rPr>
          <w:rFonts w:ascii="Times New Roman" w:hAnsi="Times New Roman" w:cs="Times New Roman"/>
        </w:rPr>
        <w:t xml:space="preserve">%) or </w:t>
      </w:r>
      <w:r w:rsidR="0066456F">
        <w:rPr>
          <w:rFonts w:ascii="Times New Roman" w:hAnsi="Times New Roman" w:cs="Times New Roman"/>
        </w:rPr>
        <w:t>it looked like</w:t>
      </w:r>
      <w:r w:rsidR="0066456F" w:rsidRPr="000B6E97">
        <w:rPr>
          <w:rFonts w:ascii="Times New Roman" w:hAnsi="Times New Roman" w:cs="Times New Roman"/>
        </w:rPr>
        <w:t xml:space="preserve"> </w:t>
      </w:r>
      <w:r w:rsidR="000710F2" w:rsidRPr="000B6E97">
        <w:rPr>
          <w:rFonts w:ascii="Times New Roman" w:hAnsi="Times New Roman" w:cs="Times New Roman"/>
        </w:rPr>
        <w:t>they could bring about the event (7</w:t>
      </w:r>
      <w:r w:rsidR="000710F2">
        <w:rPr>
          <w:rFonts w:ascii="Times New Roman" w:hAnsi="Times New Roman" w:cs="Times New Roman"/>
        </w:rPr>
        <w:t>3</w:t>
      </w:r>
      <w:r w:rsidR="000710F2" w:rsidRPr="000B6E97">
        <w:rPr>
          <w:rFonts w:ascii="Times New Roman" w:hAnsi="Times New Roman" w:cs="Times New Roman"/>
        </w:rPr>
        <w:t xml:space="preserve">%; </w:t>
      </w:r>
      <w:r w:rsidR="00A15F01">
        <w:rPr>
          <w:rFonts w:ascii="Times New Roman" w:hAnsi="Times New Roman" w:cs="Times New Roman"/>
        </w:rPr>
        <w:t>χ</w:t>
      </w:r>
      <w:r w:rsidR="00A15F01">
        <w:rPr>
          <w:rFonts w:ascii="Times New Roman" w:hAnsi="Times New Roman" w:cs="Times New Roman"/>
          <w:vertAlign w:val="superscript"/>
        </w:rPr>
        <w:t>2</w:t>
      </w:r>
      <w:r w:rsidR="003749F1">
        <w:rPr>
          <w:rFonts w:ascii="Times New Roman" w:hAnsi="Times New Roman" w:cs="Times New Roman"/>
        </w:rPr>
        <w:t xml:space="preserve"> </w:t>
      </w:r>
      <w:r w:rsidR="003749F1">
        <w:rPr>
          <w:rFonts w:ascii="Times New Roman" w:hAnsi="Times New Roman" w:cs="Times New Roman"/>
        </w:rPr>
        <w:lastRenderedPageBreak/>
        <w:t xml:space="preserve">(2) = 98.84, </w:t>
      </w:r>
      <w:r w:rsidR="000710F2" w:rsidRPr="000B6E97">
        <w:rPr>
          <w:rFonts w:ascii="Times New Roman" w:hAnsi="Times New Roman" w:cs="Times New Roman"/>
          <w:i/>
        </w:rPr>
        <w:t>p</w:t>
      </w:r>
      <w:r w:rsidR="000710F2" w:rsidRPr="000B6E97">
        <w:rPr>
          <w:rFonts w:ascii="Times New Roman" w:hAnsi="Times New Roman" w:cs="Times New Roman"/>
        </w:rPr>
        <w:t xml:space="preserve"> </w:t>
      </w:r>
      <w:r w:rsidR="003749F1">
        <w:rPr>
          <w:rFonts w:ascii="Times New Roman" w:hAnsi="Times New Roman" w:cs="Times New Roman"/>
        </w:rPr>
        <w:t>&lt;</w:t>
      </w:r>
      <w:r w:rsidR="000710F2" w:rsidRPr="000B6E97">
        <w:rPr>
          <w:rFonts w:ascii="Times New Roman" w:hAnsi="Times New Roman" w:cs="Times New Roman"/>
        </w:rPr>
        <w:t xml:space="preserve"> .</w:t>
      </w:r>
      <w:r w:rsidR="003749F1" w:rsidRPr="000B6E97">
        <w:rPr>
          <w:rFonts w:ascii="Times New Roman" w:hAnsi="Times New Roman" w:cs="Times New Roman"/>
        </w:rPr>
        <w:t>00</w:t>
      </w:r>
      <w:r w:rsidR="003749F1">
        <w:rPr>
          <w:rFonts w:ascii="Times New Roman" w:hAnsi="Times New Roman" w:cs="Times New Roman"/>
        </w:rPr>
        <w:t>1</w:t>
      </w:r>
      <w:r w:rsidR="000710F2" w:rsidRPr="000B6E97">
        <w:rPr>
          <w:rFonts w:ascii="Times New Roman" w:hAnsi="Times New Roman" w:cs="Times New Roman"/>
        </w:rPr>
        <w:t xml:space="preserve">). </w:t>
      </w:r>
    </w:p>
    <w:p w14:paraId="299130F1" w14:textId="28E87760" w:rsidR="00F5678F" w:rsidRDefault="003749F1" w:rsidP="00290B78">
      <w:pPr>
        <w:spacing w:line="480" w:lineRule="auto"/>
        <w:ind w:firstLine="720"/>
        <w:rPr>
          <w:rFonts w:ascii="Times New Roman" w:hAnsi="Times New Roman" w:cs="Times New Roman"/>
        </w:rPr>
      </w:pPr>
      <w:r>
        <w:rPr>
          <w:rFonts w:ascii="Times New Roman" w:hAnsi="Times New Roman" w:cs="Times New Roman"/>
          <w:b/>
          <w:i/>
        </w:rPr>
        <w:t>Basis</w:t>
      </w:r>
      <w:r w:rsidRPr="000B6E97">
        <w:rPr>
          <w:rFonts w:ascii="Times New Roman" w:hAnsi="Times New Roman" w:cs="Times New Roman"/>
          <w:b/>
          <w:i/>
        </w:rPr>
        <w:t xml:space="preserve"> </w:t>
      </w:r>
      <w:r w:rsidR="000710F2" w:rsidRPr="000B6E97">
        <w:rPr>
          <w:rFonts w:ascii="Times New Roman" w:hAnsi="Times New Roman" w:cs="Times New Roman"/>
          <w:b/>
          <w:i/>
        </w:rPr>
        <w:t>of the prediction.</w:t>
      </w:r>
      <w:r w:rsidR="000710F2" w:rsidRPr="000B6E97">
        <w:rPr>
          <w:rFonts w:ascii="Times New Roman" w:hAnsi="Times New Roman" w:cs="Times New Roman"/>
        </w:rPr>
        <w:t xml:space="preserve"> </w:t>
      </w:r>
      <w:r w:rsidR="00C31CF3">
        <w:rPr>
          <w:rFonts w:ascii="Times New Roman" w:hAnsi="Times New Roman" w:cs="Times New Roman"/>
        </w:rPr>
        <w:t xml:space="preserve">If the source of </w:t>
      </w:r>
      <w:proofErr w:type="spellStart"/>
      <w:r w:rsidR="00C31CF3">
        <w:rPr>
          <w:rFonts w:ascii="Times New Roman" w:hAnsi="Times New Roman" w:cs="Times New Roman"/>
        </w:rPr>
        <w:t>aleatory</w:t>
      </w:r>
      <w:proofErr w:type="spellEnd"/>
      <w:r w:rsidR="00C31CF3">
        <w:rPr>
          <w:rFonts w:ascii="Times New Roman" w:hAnsi="Times New Roman" w:cs="Times New Roman"/>
        </w:rPr>
        <w:t xml:space="preserve"> uncertainty is an underlying stochastic process</w:t>
      </w:r>
      <w:r w:rsidR="00E265DF">
        <w:rPr>
          <w:rFonts w:ascii="Times New Roman" w:hAnsi="Times New Roman" w:cs="Times New Roman"/>
        </w:rPr>
        <w:t xml:space="preserve"> or </w:t>
      </w:r>
      <w:commentRangeStart w:id="35"/>
      <w:r w:rsidR="00E265DF">
        <w:rPr>
          <w:rFonts w:ascii="Times New Roman" w:hAnsi="Times New Roman" w:cs="Times New Roman"/>
        </w:rPr>
        <w:t>base rates</w:t>
      </w:r>
      <w:commentRangeEnd w:id="35"/>
      <w:r w:rsidR="009710DE">
        <w:rPr>
          <w:rStyle w:val="CommentReference"/>
        </w:rPr>
        <w:commentReference w:id="35"/>
      </w:r>
      <w:r w:rsidR="00C31CF3">
        <w:rPr>
          <w:rFonts w:ascii="Times New Roman" w:hAnsi="Times New Roman" w:cs="Times New Roman"/>
        </w:rPr>
        <w:t xml:space="preserve">, then </w:t>
      </w:r>
      <w:r w:rsidR="00E265DF">
        <w:rPr>
          <w:rFonts w:ascii="Times New Roman" w:hAnsi="Times New Roman" w:cs="Times New Roman"/>
        </w:rPr>
        <w:t>the prediction will often be based on calculations, logic, trends or fact, whereas if the source of epistemic uncertainty is an</w:t>
      </w:r>
      <w:commentRangeStart w:id="36"/>
      <w:r w:rsidR="00E265DF">
        <w:rPr>
          <w:rFonts w:ascii="Times New Roman" w:hAnsi="Times New Roman" w:cs="Times New Roman"/>
        </w:rPr>
        <w:t xml:space="preserve"> </w:t>
      </w:r>
      <w:proofErr w:type="spellStart"/>
      <w:r w:rsidR="00E265DF">
        <w:rPr>
          <w:rFonts w:ascii="Times New Roman" w:hAnsi="Times New Roman" w:cs="Times New Roman"/>
        </w:rPr>
        <w:t>imprssion</w:t>
      </w:r>
      <w:commentRangeEnd w:id="36"/>
      <w:proofErr w:type="spellEnd"/>
      <w:r w:rsidR="009710DE">
        <w:rPr>
          <w:rStyle w:val="CommentReference"/>
        </w:rPr>
        <w:commentReference w:id="36"/>
      </w:r>
      <w:r w:rsidR="00E265DF">
        <w:rPr>
          <w:rFonts w:ascii="Times New Roman" w:hAnsi="Times New Roman" w:cs="Times New Roman"/>
        </w:rPr>
        <w:t xml:space="preserve"> </w:t>
      </w:r>
      <w:commentRangeStart w:id="37"/>
      <w:r w:rsidR="00E265DF">
        <w:rPr>
          <w:rFonts w:ascii="Times New Roman" w:hAnsi="Times New Roman" w:cs="Times New Roman"/>
        </w:rPr>
        <w:t xml:space="preserve">of knowing </w:t>
      </w:r>
      <w:commentRangeEnd w:id="37"/>
      <w:r w:rsidR="009710DE">
        <w:rPr>
          <w:rStyle w:val="CommentReference"/>
        </w:rPr>
        <w:commentReference w:id="37"/>
      </w:r>
      <w:r w:rsidR="00E265DF">
        <w:rPr>
          <w:rFonts w:ascii="Times New Roman" w:hAnsi="Times New Roman" w:cs="Times New Roman"/>
        </w:rPr>
        <w:t>then the prediction will often derive from intuition or be difficult to articulate</w:t>
      </w:r>
      <w:r w:rsidR="00147F88">
        <w:rPr>
          <w:rFonts w:ascii="Times New Roman" w:hAnsi="Times New Roman" w:cs="Times New Roman"/>
        </w:rPr>
        <w:t xml:space="preserve">. </w:t>
      </w:r>
      <w:r w:rsidR="00770059">
        <w:rPr>
          <w:rFonts w:ascii="Times New Roman" w:hAnsi="Times New Roman" w:cs="Times New Roman"/>
        </w:rPr>
        <w:t>Accordingly, we found that s</w:t>
      </w:r>
      <w:r w:rsidR="000710F2" w:rsidRPr="000B6E97">
        <w:rPr>
          <w:rFonts w:ascii="Times New Roman" w:hAnsi="Times New Roman" w:cs="Times New Roman"/>
        </w:rPr>
        <w:t xml:space="preserve">peakers </w:t>
      </w:r>
      <w:r w:rsidR="00E265DF">
        <w:rPr>
          <w:rFonts w:ascii="Times New Roman" w:hAnsi="Times New Roman" w:cs="Times New Roman"/>
        </w:rPr>
        <w:t>more often</w:t>
      </w:r>
      <w:r w:rsidR="000710F2" w:rsidRPr="000B6E97">
        <w:rPr>
          <w:rFonts w:ascii="Times New Roman" w:hAnsi="Times New Roman" w:cs="Times New Roman"/>
        </w:rPr>
        <w:t xml:space="preserve"> use</w:t>
      </w:r>
      <w:r w:rsidR="00E265DF">
        <w:rPr>
          <w:rFonts w:ascii="Times New Roman" w:hAnsi="Times New Roman" w:cs="Times New Roman"/>
        </w:rPr>
        <w:t>d</w:t>
      </w:r>
      <w:r w:rsidR="000710F2" w:rsidRPr="000B6E97">
        <w:rPr>
          <w:rFonts w:ascii="Times New Roman" w:hAnsi="Times New Roman" w:cs="Times New Roman"/>
        </w:rPr>
        <w:t xml:space="preserve"> a</w:t>
      </w:r>
      <w:r w:rsidR="00F5678F">
        <w:rPr>
          <w:rFonts w:ascii="Times New Roman" w:hAnsi="Times New Roman" w:cs="Times New Roman"/>
        </w:rPr>
        <w:t xml:space="preserve"> </w:t>
      </w:r>
      <w:r w:rsidR="009A32B5">
        <w:rPr>
          <w:rFonts w:ascii="Times New Roman" w:hAnsi="Times New Roman" w:cs="Times New Roman"/>
        </w:rPr>
        <w:t xml:space="preserve">likelihood </w:t>
      </w:r>
      <w:r w:rsidR="00F5678F">
        <w:rPr>
          <w:rFonts w:ascii="Times New Roman" w:hAnsi="Times New Roman" w:cs="Times New Roman"/>
        </w:rPr>
        <w:t xml:space="preserve">statement </w:t>
      </w:r>
      <w:r w:rsidR="000710F2" w:rsidRPr="000B6E97">
        <w:rPr>
          <w:rFonts w:ascii="Times New Roman" w:hAnsi="Times New Roman" w:cs="Times New Roman"/>
        </w:rPr>
        <w:t>when the prediction was based on calculation or logic (9</w:t>
      </w:r>
      <w:r w:rsidR="000710F2">
        <w:rPr>
          <w:rFonts w:ascii="Times New Roman" w:hAnsi="Times New Roman" w:cs="Times New Roman"/>
        </w:rPr>
        <w:t>4</w:t>
      </w:r>
      <w:r w:rsidR="000710F2" w:rsidRPr="000B6E97">
        <w:rPr>
          <w:rFonts w:ascii="Times New Roman" w:hAnsi="Times New Roman" w:cs="Times New Roman"/>
        </w:rPr>
        <w:t>%), than when it was based on trends or facts (7</w:t>
      </w:r>
      <w:r w:rsidR="000710F2">
        <w:rPr>
          <w:rFonts w:ascii="Times New Roman" w:hAnsi="Times New Roman" w:cs="Times New Roman"/>
        </w:rPr>
        <w:t>9</w:t>
      </w:r>
      <w:r w:rsidR="000710F2" w:rsidRPr="000B6E97">
        <w:rPr>
          <w:rFonts w:ascii="Times New Roman" w:hAnsi="Times New Roman" w:cs="Times New Roman"/>
        </w:rPr>
        <w:t>%), or intuition or no specific source (</w:t>
      </w:r>
      <w:r w:rsidR="000710F2">
        <w:rPr>
          <w:rFonts w:ascii="Times New Roman" w:hAnsi="Times New Roman" w:cs="Times New Roman"/>
        </w:rPr>
        <w:t>51</w:t>
      </w:r>
      <w:r w:rsidR="000710F2" w:rsidRPr="000B6E97">
        <w:rPr>
          <w:rFonts w:ascii="Times New Roman" w:hAnsi="Times New Roman" w:cs="Times New Roman"/>
        </w:rPr>
        <w:t xml:space="preserve">%; </w:t>
      </w:r>
      <w:r w:rsidR="00A15F01">
        <w:rPr>
          <w:rFonts w:ascii="Times New Roman" w:hAnsi="Times New Roman" w:cs="Times New Roman"/>
        </w:rPr>
        <w:t>χ</w:t>
      </w:r>
      <w:r w:rsidR="00A15F01">
        <w:rPr>
          <w:rFonts w:ascii="Times New Roman" w:hAnsi="Times New Roman" w:cs="Times New Roman"/>
          <w:vertAlign w:val="superscript"/>
        </w:rPr>
        <w:t>2</w:t>
      </w:r>
      <w:r>
        <w:rPr>
          <w:rFonts w:ascii="Times New Roman" w:hAnsi="Times New Roman" w:cs="Times New Roman"/>
        </w:rPr>
        <w:t xml:space="preserve"> (1) = 88.70, </w:t>
      </w:r>
      <w:r w:rsidR="000710F2" w:rsidRPr="000B6E97">
        <w:rPr>
          <w:rFonts w:ascii="Times New Roman" w:hAnsi="Times New Roman" w:cs="Times New Roman"/>
          <w:i/>
        </w:rPr>
        <w:t>p</w:t>
      </w:r>
      <w:r w:rsidR="000710F2" w:rsidRPr="000B6E97">
        <w:rPr>
          <w:rFonts w:ascii="Times New Roman" w:hAnsi="Times New Roman" w:cs="Times New Roman"/>
        </w:rPr>
        <w:t xml:space="preserve"> </w:t>
      </w:r>
      <w:r>
        <w:rPr>
          <w:rFonts w:ascii="Times New Roman" w:hAnsi="Times New Roman" w:cs="Times New Roman"/>
        </w:rPr>
        <w:t>&lt;</w:t>
      </w:r>
      <w:r w:rsidR="000710F2" w:rsidRPr="000B6E97">
        <w:rPr>
          <w:rFonts w:ascii="Times New Roman" w:hAnsi="Times New Roman" w:cs="Times New Roman"/>
        </w:rPr>
        <w:t xml:space="preserve"> .00</w:t>
      </w:r>
      <w:r>
        <w:rPr>
          <w:rFonts w:ascii="Times New Roman" w:hAnsi="Times New Roman" w:cs="Times New Roman"/>
        </w:rPr>
        <w:t>1</w:t>
      </w:r>
      <w:r w:rsidR="000710F2" w:rsidRPr="000B6E97">
        <w:rPr>
          <w:rFonts w:ascii="Times New Roman" w:hAnsi="Times New Roman" w:cs="Times New Roman"/>
        </w:rPr>
        <w:t xml:space="preserve">). </w:t>
      </w:r>
    </w:p>
    <w:p w14:paraId="1450E596" w14:textId="04950D55" w:rsidR="004A1D8F" w:rsidRDefault="000710F2" w:rsidP="00290B78">
      <w:pPr>
        <w:spacing w:line="480" w:lineRule="auto"/>
        <w:ind w:firstLine="720"/>
        <w:rPr>
          <w:rFonts w:ascii="Times New Roman" w:hAnsi="Times New Roman" w:cs="Times New Roman"/>
        </w:rPr>
      </w:pPr>
      <w:r w:rsidRPr="000B6E97">
        <w:rPr>
          <w:rFonts w:ascii="Times New Roman" w:hAnsi="Times New Roman" w:cs="Times New Roman"/>
          <w:b/>
          <w:i/>
        </w:rPr>
        <w:t xml:space="preserve">Characteristics of the event. </w:t>
      </w:r>
      <w:r w:rsidR="006454B3" w:rsidRPr="006454B3">
        <w:rPr>
          <w:rFonts w:ascii="Times New Roman" w:hAnsi="Times New Roman" w:cs="Times New Roman"/>
        </w:rPr>
        <w:t xml:space="preserve">Our theoretical framework suggests that </w:t>
      </w:r>
      <w:r w:rsidR="00176B71">
        <w:rPr>
          <w:rFonts w:ascii="Times New Roman" w:hAnsi="Times New Roman" w:cs="Times New Roman"/>
        </w:rPr>
        <w:t xml:space="preserve">epistemic events are treated as if they are in principle knowable, whereas </w:t>
      </w:r>
      <w:proofErr w:type="spellStart"/>
      <w:r w:rsidR="00176B71">
        <w:rPr>
          <w:rFonts w:ascii="Times New Roman" w:hAnsi="Times New Roman" w:cs="Times New Roman"/>
        </w:rPr>
        <w:t>aleatory</w:t>
      </w:r>
      <w:proofErr w:type="spellEnd"/>
      <w:r w:rsidR="00176B71">
        <w:rPr>
          <w:rFonts w:ascii="Times New Roman" w:hAnsi="Times New Roman" w:cs="Times New Roman"/>
        </w:rPr>
        <w:t xml:space="preserve"> events are treated as random so that they could turn out in different ways on different</w:t>
      </w:r>
      <w:r w:rsidR="00454EC8">
        <w:rPr>
          <w:rFonts w:ascii="Times New Roman" w:hAnsi="Times New Roman" w:cs="Times New Roman"/>
        </w:rPr>
        <w:t xml:space="preserve"> occasions</w:t>
      </w:r>
      <w:r w:rsidR="00714BC2">
        <w:rPr>
          <w:rFonts w:ascii="Times New Roman" w:hAnsi="Times New Roman" w:cs="Times New Roman"/>
        </w:rPr>
        <w:t xml:space="preserve">. </w:t>
      </w:r>
      <w:r w:rsidR="00176B71">
        <w:rPr>
          <w:rFonts w:ascii="Times New Roman" w:hAnsi="Times New Roman" w:cs="Times New Roman"/>
        </w:rPr>
        <w:t xml:space="preserve">One would expect </w:t>
      </w:r>
      <w:r w:rsidR="00970193">
        <w:rPr>
          <w:rFonts w:ascii="Times New Roman" w:hAnsi="Times New Roman" w:cs="Times New Roman"/>
        </w:rPr>
        <w:t xml:space="preserve">perceived </w:t>
      </w:r>
      <w:proofErr w:type="spellStart"/>
      <w:r w:rsidR="00970193">
        <w:rPr>
          <w:rFonts w:ascii="Times New Roman" w:hAnsi="Times New Roman" w:cs="Times New Roman"/>
        </w:rPr>
        <w:t>knowability</w:t>
      </w:r>
      <w:proofErr w:type="spellEnd"/>
      <w:r w:rsidR="00176B71">
        <w:rPr>
          <w:rFonts w:ascii="Times New Roman" w:hAnsi="Times New Roman" w:cs="Times New Roman"/>
        </w:rPr>
        <w:t xml:space="preserve"> to </w:t>
      </w:r>
      <w:r w:rsidR="00970193">
        <w:rPr>
          <w:rFonts w:ascii="Times New Roman" w:hAnsi="Times New Roman" w:cs="Times New Roman"/>
        </w:rPr>
        <w:t>vary systematically</w:t>
      </w:r>
      <w:r w:rsidR="00176B71">
        <w:rPr>
          <w:rFonts w:ascii="Times New Roman" w:hAnsi="Times New Roman" w:cs="Times New Roman"/>
        </w:rPr>
        <w:t xml:space="preserve"> with time perspective</w:t>
      </w:r>
      <w:r w:rsidR="00970193">
        <w:rPr>
          <w:rFonts w:ascii="Times New Roman" w:hAnsi="Times New Roman" w:cs="Times New Roman"/>
        </w:rPr>
        <w:t>:</w:t>
      </w:r>
      <w:r w:rsidR="00176B71">
        <w:rPr>
          <w:rFonts w:ascii="Times New Roman" w:hAnsi="Times New Roman" w:cs="Times New Roman"/>
        </w:rPr>
        <w:t xml:space="preserve"> </w:t>
      </w:r>
      <w:r w:rsidR="00970193">
        <w:rPr>
          <w:rFonts w:ascii="Times New Roman" w:hAnsi="Times New Roman" w:cs="Times New Roman"/>
        </w:rPr>
        <w:t>e</w:t>
      </w:r>
      <w:r w:rsidR="00F8523A">
        <w:rPr>
          <w:rFonts w:ascii="Times New Roman" w:hAnsi="Times New Roman" w:cs="Times New Roman"/>
        </w:rPr>
        <w:t xml:space="preserve">vents that occurred in the past </w:t>
      </w:r>
      <w:r w:rsidR="00970193">
        <w:rPr>
          <w:rFonts w:ascii="Times New Roman" w:hAnsi="Times New Roman" w:cs="Times New Roman"/>
        </w:rPr>
        <w:t>(</w:t>
      </w:r>
      <w:r w:rsidR="00FA1A5E">
        <w:rPr>
          <w:rFonts w:ascii="Times New Roman" w:hAnsi="Times New Roman" w:cs="Times New Roman"/>
        </w:rPr>
        <w:t xml:space="preserve">or facts that were true in the past) </w:t>
      </w:r>
      <w:r w:rsidR="00F8523A">
        <w:rPr>
          <w:rFonts w:ascii="Times New Roman" w:hAnsi="Times New Roman" w:cs="Times New Roman"/>
        </w:rPr>
        <w:t xml:space="preserve">and events that are currently </w:t>
      </w:r>
      <w:r w:rsidR="00970193">
        <w:rPr>
          <w:rFonts w:ascii="Times New Roman" w:hAnsi="Times New Roman" w:cs="Times New Roman"/>
        </w:rPr>
        <w:t>occurring</w:t>
      </w:r>
      <w:r w:rsidR="00F8523A">
        <w:rPr>
          <w:rFonts w:ascii="Times New Roman" w:hAnsi="Times New Roman" w:cs="Times New Roman"/>
        </w:rPr>
        <w:t xml:space="preserve"> </w:t>
      </w:r>
      <w:r w:rsidR="00FA1A5E">
        <w:rPr>
          <w:rFonts w:ascii="Times New Roman" w:hAnsi="Times New Roman" w:cs="Times New Roman"/>
        </w:rPr>
        <w:t xml:space="preserve">(or facts that are currently true) </w:t>
      </w:r>
      <w:r w:rsidR="00F8523A">
        <w:rPr>
          <w:rFonts w:ascii="Times New Roman" w:hAnsi="Times New Roman" w:cs="Times New Roman"/>
        </w:rPr>
        <w:t xml:space="preserve">tend to be </w:t>
      </w:r>
      <w:r w:rsidR="00970193">
        <w:rPr>
          <w:rFonts w:ascii="Times New Roman" w:hAnsi="Times New Roman" w:cs="Times New Roman"/>
        </w:rPr>
        <w:t xml:space="preserve">theoretically </w:t>
      </w:r>
      <w:r w:rsidR="00F8523A">
        <w:rPr>
          <w:rFonts w:ascii="Times New Roman" w:hAnsi="Times New Roman" w:cs="Times New Roman"/>
        </w:rPr>
        <w:t>knowable</w:t>
      </w:r>
      <w:r w:rsidR="00FA1A5E">
        <w:rPr>
          <w:rFonts w:ascii="Times New Roman" w:hAnsi="Times New Roman" w:cs="Times New Roman"/>
        </w:rPr>
        <w:t>,</w:t>
      </w:r>
      <w:r w:rsidR="00F8523A">
        <w:rPr>
          <w:rFonts w:ascii="Times New Roman" w:hAnsi="Times New Roman" w:cs="Times New Roman"/>
        </w:rPr>
        <w:t xml:space="preserve"> and uncertainty </w:t>
      </w:r>
      <w:r w:rsidR="00FA1A5E">
        <w:rPr>
          <w:rFonts w:ascii="Times New Roman" w:hAnsi="Times New Roman" w:cs="Times New Roman"/>
        </w:rPr>
        <w:t xml:space="preserve">about them </w:t>
      </w:r>
      <w:r w:rsidR="00F8523A">
        <w:rPr>
          <w:rFonts w:ascii="Times New Roman" w:hAnsi="Times New Roman" w:cs="Times New Roman"/>
        </w:rPr>
        <w:t>can be attributed to one’s lack of knowledge. Events that have not yet occurred</w:t>
      </w:r>
      <w:r w:rsidR="00FA1A5E">
        <w:rPr>
          <w:rFonts w:ascii="Times New Roman" w:hAnsi="Times New Roman" w:cs="Times New Roman"/>
        </w:rPr>
        <w:t xml:space="preserve"> (or facts that are not yet true)</w:t>
      </w:r>
      <w:r w:rsidR="00F8523A">
        <w:rPr>
          <w:rFonts w:ascii="Times New Roman" w:hAnsi="Times New Roman" w:cs="Times New Roman"/>
        </w:rPr>
        <w:t xml:space="preserve">, in contrast, </w:t>
      </w:r>
      <w:r w:rsidR="00176B71">
        <w:rPr>
          <w:rFonts w:ascii="Times New Roman" w:hAnsi="Times New Roman" w:cs="Times New Roman"/>
        </w:rPr>
        <w:t>typically have multiple possible realizations</w:t>
      </w:r>
      <w:r w:rsidR="00F8523A">
        <w:rPr>
          <w:rFonts w:ascii="Times New Roman" w:hAnsi="Times New Roman" w:cs="Times New Roman"/>
        </w:rPr>
        <w:t xml:space="preserve"> </w:t>
      </w:r>
      <w:r w:rsidR="00176B71">
        <w:rPr>
          <w:rFonts w:ascii="Times New Roman" w:hAnsi="Times New Roman" w:cs="Times New Roman"/>
        </w:rPr>
        <w:t xml:space="preserve">and may be treated as more random or </w:t>
      </w:r>
      <w:r w:rsidR="00F8523A">
        <w:rPr>
          <w:rFonts w:ascii="Times New Roman" w:hAnsi="Times New Roman" w:cs="Times New Roman"/>
        </w:rPr>
        <w:t>unpredictable.</w:t>
      </w:r>
      <w:r w:rsidR="004A1D8F">
        <w:rPr>
          <w:rFonts w:ascii="Times New Roman" w:hAnsi="Times New Roman" w:cs="Times New Roman"/>
        </w:rPr>
        <w:t xml:space="preserve"> Thus, </w:t>
      </w:r>
      <w:r w:rsidR="009A32B5">
        <w:rPr>
          <w:rFonts w:ascii="Times New Roman" w:hAnsi="Times New Roman" w:cs="Times New Roman"/>
        </w:rPr>
        <w:t xml:space="preserve">we </w:t>
      </w:r>
      <w:r w:rsidR="001F2D28">
        <w:rPr>
          <w:rFonts w:ascii="Times New Roman" w:hAnsi="Times New Roman" w:cs="Times New Roman"/>
        </w:rPr>
        <w:t xml:space="preserve">hypothesized </w:t>
      </w:r>
      <w:r w:rsidR="00176B71">
        <w:rPr>
          <w:rFonts w:ascii="Times New Roman" w:hAnsi="Times New Roman" w:cs="Times New Roman"/>
        </w:rPr>
        <w:t xml:space="preserve">that future events would tend to be perceived as </w:t>
      </w:r>
      <w:r w:rsidR="002B68B3">
        <w:rPr>
          <w:rFonts w:ascii="Times New Roman" w:hAnsi="Times New Roman" w:cs="Times New Roman"/>
        </w:rPr>
        <w:t xml:space="preserve">more </w:t>
      </w:r>
      <w:proofErr w:type="spellStart"/>
      <w:r w:rsidR="00176B71">
        <w:rPr>
          <w:rFonts w:ascii="Times New Roman" w:hAnsi="Times New Roman" w:cs="Times New Roman"/>
        </w:rPr>
        <w:t>aleatory</w:t>
      </w:r>
      <w:proofErr w:type="spellEnd"/>
      <w:r w:rsidR="00176B71">
        <w:rPr>
          <w:rFonts w:ascii="Times New Roman" w:hAnsi="Times New Roman" w:cs="Times New Roman"/>
        </w:rPr>
        <w:t xml:space="preserve"> and therefore would tend to be marked with likelihood statements</w:t>
      </w:r>
      <w:r w:rsidR="002B68B3">
        <w:rPr>
          <w:rFonts w:ascii="Times New Roman" w:hAnsi="Times New Roman" w:cs="Times New Roman"/>
        </w:rPr>
        <w:t>, whereas present and past events would tend to be perceived as more epistemic and therefore would tend to be marked with confidence statements</w:t>
      </w:r>
      <w:r w:rsidR="004A1D8F">
        <w:rPr>
          <w:rFonts w:ascii="Times New Roman" w:hAnsi="Times New Roman" w:cs="Times New Roman"/>
        </w:rPr>
        <w:t xml:space="preserve">. </w:t>
      </w:r>
      <w:r w:rsidR="00F405BF">
        <w:rPr>
          <w:rFonts w:ascii="Times New Roman" w:hAnsi="Times New Roman" w:cs="Times New Roman"/>
        </w:rPr>
        <w:t>Indeed</w:t>
      </w:r>
      <w:r w:rsidR="004A1D8F">
        <w:rPr>
          <w:rFonts w:ascii="Times New Roman" w:hAnsi="Times New Roman" w:cs="Times New Roman"/>
        </w:rPr>
        <w:t xml:space="preserve">, </w:t>
      </w:r>
      <w:r w:rsidR="00F405BF">
        <w:rPr>
          <w:rFonts w:ascii="Times New Roman" w:hAnsi="Times New Roman" w:cs="Times New Roman"/>
        </w:rPr>
        <w:t xml:space="preserve">we found that </w:t>
      </w:r>
      <w:r w:rsidR="004A1D8F">
        <w:rPr>
          <w:rFonts w:ascii="Times New Roman" w:hAnsi="Times New Roman" w:cs="Times New Roman"/>
        </w:rPr>
        <w:t>s</w:t>
      </w:r>
      <w:r w:rsidR="00096070">
        <w:rPr>
          <w:rFonts w:ascii="Times New Roman" w:hAnsi="Times New Roman" w:cs="Times New Roman"/>
        </w:rPr>
        <w:t xml:space="preserve">peakers </w:t>
      </w:r>
      <w:r w:rsidR="00F405BF">
        <w:rPr>
          <w:rFonts w:ascii="Times New Roman" w:hAnsi="Times New Roman" w:cs="Times New Roman"/>
        </w:rPr>
        <w:t>most often</w:t>
      </w:r>
      <w:r w:rsidR="00096070">
        <w:rPr>
          <w:rFonts w:ascii="Times New Roman" w:hAnsi="Times New Roman" w:cs="Times New Roman"/>
        </w:rPr>
        <w:t xml:space="preserve"> use</w:t>
      </w:r>
      <w:r w:rsidR="00F405BF">
        <w:rPr>
          <w:rFonts w:ascii="Times New Roman" w:hAnsi="Times New Roman" w:cs="Times New Roman"/>
        </w:rPr>
        <w:t>d</w:t>
      </w:r>
      <w:r w:rsidR="00096070">
        <w:rPr>
          <w:rFonts w:ascii="Times New Roman" w:hAnsi="Times New Roman" w:cs="Times New Roman"/>
        </w:rPr>
        <w:t xml:space="preserve"> </w:t>
      </w:r>
      <w:r w:rsidR="009A32B5">
        <w:rPr>
          <w:rFonts w:ascii="Times New Roman" w:hAnsi="Times New Roman" w:cs="Times New Roman"/>
        </w:rPr>
        <w:t>likeliho</w:t>
      </w:r>
      <w:r w:rsidR="003749F1">
        <w:rPr>
          <w:rFonts w:ascii="Times New Roman" w:hAnsi="Times New Roman" w:cs="Times New Roman"/>
        </w:rPr>
        <w:t>o</w:t>
      </w:r>
      <w:r w:rsidR="009A32B5">
        <w:rPr>
          <w:rFonts w:ascii="Times New Roman" w:hAnsi="Times New Roman" w:cs="Times New Roman"/>
        </w:rPr>
        <w:t xml:space="preserve">d </w:t>
      </w:r>
      <w:r w:rsidR="003758A0">
        <w:rPr>
          <w:rFonts w:ascii="Times New Roman" w:hAnsi="Times New Roman" w:cs="Times New Roman"/>
        </w:rPr>
        <w:t>statements</w:t>
      </w:r>
      <w:r w:rsidR="00096070">
        <w:rPr>
          <w:rFonts w:ascii="Times New Roman" w:hAnsi="Times New Roman" w:cs="Times New Roman"/>
        </w:rPr>
        <w:t xml:space="preserve"> when the prediction involved events that will take place in the future</w:t>
      </w:r>
      <w:r w:rsidR="00096070" w:rsidRPr="000B6E97">
        <w:rPr>
          <w:rFonts w:ascii="Times New Roman" w:hAnsi="Times New Roman" w:cs="Times New Roman"/>
        </w:rPr>
        <w:t xml:space="preserve"> </w:t>
      </w:r>
      <w:r w:rsidR="00096070">
        <w:rPr>
          <w:rFonts w:ascii="Times New Roman" w:hAnsi="Times New Roman" w:cs="Times New Roman"/>
        </w:rPr>
        <w:t xml:space="preserve">(71%), but they </w:t>
      </w:r>
      <w:r w:rsidR="002B68B3">
        <w:rPr>
          <w:rFonts w:ascii="Times New Roman" w:hAnsi="Times New Roman" w:cs="Times New Roman"/>
        </w:rPr>
        <w:t xml:space="preserve">most </w:t>
      </w:r>
      <w:r w:rsidR="002B68B3">
        <w:rPr>
          <w:rFonts w:ascii="Times New Roman" w:hAnsi="Times New Roman" w:cs="Times New Roman"/>
        </w:rPr>
        <w:lastRenderedPageBreak/>
        <w:t>often</w:t>
      </w:r>
      <w:r w:rsidR="00096070">
        <w:rPr>
          <w:rFonts w:ascii="Times New Roman" w:hAnsi="Times New Roman" w:cs="Times New Roman"/>
        </w:rPr>
        <w:t xml:space="preserve"> use</w:t>
      </w:r>
      <w:r w:rsidR="00F405BF">
        <w:rPr>
          <w:rFonts w:ascii="Times New Roman" w:hAnsi="Times New Roman" w:cs="Times New Roman"/>
        </w:rPr>
        <w:t>d</w:t>
      </w:r>
      <w:r w:rsidR="00096070">
        <w:rPr>
          <w:rFonts w:ascii="Times New Roman" w:hAnsi="Times New Roman" w:cs="Times New Roman"/>
        </w:rPr>
        <w:t xml:space="preserve"> </w:t>
      </w:r>
      <w:r w:rsidR="003758A0">
        <w:rPr>
          <w:rFonts w:ascii="Times New Roman" w:hAnsi="Times New Roman" w:cs="Times New Roman"/>
        </w:rPr>
        <w:t>confidence statements</w:t>
      </w:r>
      <w:r w:rsidR="00096070">
        <w:rPr>
          <w:rFonts w:ascii="Times New Roman" w:hAnsi="Times New Roman" w:cs="Times New Roman"/>
        </w:rPr>
        <w:t xml:space="preserve"> for events that </w:t>
      </w:r>
      <w:r w:rsidR="00C05B8D">
        <w:rPr>
          <w:rFonts w:ascii="Times New Roman" w:hAnsi="Times New Roman" w:cs="Times New Roman"/>
        </w:rPr>
        <w:t xml:space="preserve">happened in the past </w:t>
      </w:r>
      <w:r w:rsidR="00096070">
        <w:rPr>
          <w:rFonts w:ascii="Times New Roman" w:hAnsi="Times New Roman" w:cs="Times New Roman"/>
        </w:rPr>
        <w:t>(5</w:t>
      </w:r>
      <w:r w:rsidR="00C05B8D">
        <w:rPr>
          <w:rFonts w:ascii="Times New Roman" w:hAnsi="Times New Roman" w:cs="Times New Roman"/>
        </w:rPr>
        <w:t>5</w:t>
      </w:r>
      <w:r w:rsidR="00096070">
        <w:rPr>
          <w:rFonts w:ascii="Times New Roman" w:hAnsi="Times New Roman" w:cs="Times New Roman"/>
        </w:rPr>
        <w:t xml:space="preserve">%) or events that </w:t>
      </w:r>
      <w:r w:rsidR="00C05B8D">
        <w:rPr>
          <w:rFonts w:ascii="Times New Roman" w:hAnsi="Times New Roman" w:cs="Times New Roman"/>
        </w:rPr>
        <w:t xml:space="preserve">are currently </w:t>
      </w:r>
      <w:r w:rsidR="00970193">
        <w:rPr>
          <w:rFonts w:ascii="Times New Roman" w:hAnsi="Times New Roman" w:cs="Times New Roman"/>
        </w:rPr>
        <w:t>occurring</w:t>
      </w:r>
      <w:r w:rsidR="00F405BF" w:rsidDel="00C05B8D">
        <w:rPr>
          <w:rFonts w:ascii="Times New Roman" w:hAnsi="Times New Roman" w:cs="Times New Roman"/>
        </w:rPr>
        <w:t xml:space="preserve"> </w:t>
      </w:r>
      <w:r w:rsidR="00096070">
        <w:rPr>
          <w:rFonts w:ascii="Times New Roman" w:hAnsi="Times New Roman" w:cs="Times New Roman"/>
        </w:rPr>
        <w:t>(5</w:t>
      </w:r>
      <w:r w:rsidR="006D28DF">
        <w:rPr>
          <w:rFonts w:ascii="Times New Roman" w:hAnsi="Times New Roman" w:cs="Times New Roman"/>
        </w:rPr>
        <w:t>4</w:t>
      </w:r>
      <w:r w:rsidR="00096070">
        <w:rPr>
          <w:rFonts w:ascii="Times New Roman" w:hAnsi="Times New Roman" w:cs="Times New Roman"/>
        </w:rPr>
        <w:t xml:space="preserve">%; </w:t>
      </w:r>
      <w:r w:rsidR="00A15F01">
        <w:rPr>
          <w:rFonts w:ascii="Times New Roman" w:hAnsi="Times New Roman" w:cs="Times New Roman"/>
        </w:rPr>
        <w:t>χ</w:t>
      </w:r>
      <w:r w:rsidR="00A15F01">
        <w:rPr>
          <w:rFonts w:ascii="Times New Roman" w:hAnsi="Times New Roman" w:cs="Times New Roman"/>
          <w:vertAlign w:val="superscript"/>
        </w:rPr>
        <w:t>2</w:t>
      </w:r>
      <w:r w:rsidR="006D28DF">
        <w:rPr>
          <w:rFonts w:ascii="Times New Roman" w:hAnsi="Times New Roman" w:cs="Times New Roman"/>
        </w:rPr>
        <w:t xml:space="preserve"> (2) = 56.08, </w:t>
      </w:r>
      <w:r w:rsidR="00096070" w:rsidRPr="003D6954">
        <w:rPr>
          <w:rFonts w:ascii="Times New Roman" w:hAnsi="Times New Roman" w:cs="Times New Roman"/>
          <w:i/>
        </w:rPr>
        <w:t>p</w:t>
      </w:r>
      <w:r w:rsidR="00096070">
        <w:rPr>
          <w:rFonts w:ascii="Times New Roman" w:hAnsi="Times New Roman" w:cs="Times New Roman"/>
        </w:rPr>
        <w:t xml:space="preserve"> </w:t>
      </w:r>
      <w:r w:rsidR="006D28DF">
        <w:rPr>
          <w:rFonts w:ascii="Times New Roman" w:hAnsi="Times New Roman" w:cs="Times New Roman"/>
        </w:rPr>
        <w:t>&lt;</w:t>
      </w:r>
      <w:r w:rsidR="00096070">
        <w:rPr>
          <w:rFonts w:ascii="Times New Roman" w:hAnsi="Times New Roman" w:cs="Times New Roman"/>
        </w:rPr>
        <w:t xml:space="preserve"> .00</w:t>
      </w:r>
      <w:r w:rsidR="006D28DF">
        <w:rPr>
          <w:rFonts w:ascii="Times New Roman" w:hAnsi="Times New Roman" w:cs="Times New Roman"/>
        </w:rPr>
        <w:t>1</w:t>
      </w:r>
      <w:r w:rsidR="00096070">
        <w:rPr>
          <w:rFonts w:ascii="Times New Roman" w:hAnsi="Times New Roman" w:cs="Times New Roman"/>
        </w:rPr>
        <w:t xml:space="preserve">). </w:t>
      </w:r>
    </w:p>
    <w:p w14:paraId="4D785E65" w14:textId="4878DA0F" w:rsidR="006368EE" w:rsidRDefault="00F405BF" w:rsidP="00290B78">
      <w:pPr>
        <w:spacing w:line="480" w:lineRule="auto"/>
        <w:ind w:firstLine="720"/>
        <w:rPr>
          <w:rFonts w:ascii="Times New Roman" w:hAnsi="Times New Roman" w:cs="Times New Roman"/>
        </w:rPr>
      </w:pPr>
      <w:r>
        <w:rPr>
          <w:rFonts w:ascii="Times New Roman" w:hAnsi="Times New Roman" w:cs="Times New Roman"/>
        </w:rPr>
        <w:t>Second,</w:t>
      </w:r>
      <w:r w:rsidR="00FB41BF">
        <w:rPr>
          <w:rFonts w:ascii="Times New Roman" w:hAnsi="Times New Roman" w:cs="Times New Roman"/>
        </w:rPr>
        <w:t xml:space="preserve"> we expect</w:t>
      </w:r>
      <w:r w:rsidR="002B68B3">
        <w:rPr>
          <w:rFonts w:ascii="Times New Roman" w:hAnsi="Times New Roman" w:cs="Times New Roman"/>
        </w:rPr>
        <w:t>ed</w:t>
      </w:r>
      <w:r w:rsidR="00FB41BF">
        <w:rPr>
          <w:rFonts w:ascii="Times New Roman" w:hAnsi="Times New Roman" w:cs="Times New Roman"/>
        </w:rPr>
        <w:t xml:space="preserve"> that when</w:t>
      </w:r>
      <w:r w:rsidR="00C02651">
        <w:rPr>
          <w:rFonts w:ascii="Times New Roman" w:hAnsi="Times New Roman" w:cs="Times New Roman"/>
        </w:rPr>
        <w:t xml:space="preserve"> </w:t>
      </w:r>
      <w:r w:rsidR="002A3036">
        <w:rPr>
          <w:rFonts w:ascii="Times New Roman" w:hAnsi="Times New Roman" w:cs="Times New Roman"/>
        </w:rPr>
        <w:t xml:space="preserve">predicting </w:t>
      </w:r>
      <w:r w:rsidR="00FA1A5E">
        <w:rPr>
          <w:rFonts w:ascii="Times New Roman" w:hAnsi="Times New Roman" w:cs="Times New Roman"/>
        </w:rPr>
        <w:t>thoughts and intentions of sentient beings</w:t>
      </w:r>
      <w:r w:rsidR="002A3036">
        <w:rPr>
          <w:rFonts w:ascii="Times New Roman" w:hAnsi="Times New Roman" w:cs="Times New Roman"/>
        </w:rPr>
        <w:t xml:space="preserve">, people </w:t>
      </w:r>
      <w:r w:rsidR="00FB41BF">
        <w:rPr>
          <w:rFonts w:ascii="Times New Roman" w:hAnsi="Times New Roman" w:cs="Times New Roman"/>
        </w:rPr>
        <w:t xml:space="preserve">will naturally tend to </w:t>
      </w:r>
      <w:r w:rsidR="00FA1A5E">
        <w:rPr>
          <w:rFonts w:ascii="Times New Roman" w:hAnsi="Times New Roman" w:cs="Times New Roman"/>
        </w:rPr>
        <w:t xml:space="preserve">assess the adequacy of a </w:t>
      </w:r>
      <w:r w:rsidR="004539D4">
        <w:rPr>
          <w:rFonts w:ascii="Times New Roman" w:hAnsi="Times New Roman" w:cs="Times New Roman"/>
        </w:rPr>
        <w:t xml:space="preserve">mentally simulated </w:t>
      </w:r>
      <w:r w:rsidR="00FA1A5E">
        <w:rPr>
          <w:rFonts w:ascii="Times New Roman" w:hAnsi="Times New Roman" w:cs="Times New Roman"/>
        </w:rPr>
        <w:t xml:space="preserve">scenario (i.e., engage in singular reasoning), </w:t>
      </w:r>
      <w:r w:rsidR="00FB41BF">
        <w:rPr>
          <w:rFonts w:ascii="Times New Roman" w:hAnsi="Times New Roman" w:cs="Times New Roman"/>
        </w:rPr>
        <w:t xml:space="preserve">whereas when predicting the </w:t>
      </w:r>
      <w:r w:rsidR="004539D4">
        <w:rPr>
          <w:rFonts w:ascii="Times New Roman" w:hAnsi="Times New Roman" w:cs="Times New Roman"/>
        </w:rPr>
        <w:t xml:space="preserve">observable </w:t>
      </w:r>
      <w:r w:rsidR="00FB41BF">
        <w:rPr>
          <w:rFonts w:ascii="Times New Roman" w:hAnsi="Times New Roman" w:cs="Times New Roman"/>
        </w:rPr>
        <w:t>behavior of non-sentient objects</w:t>
      </w:r>
      <w:r w:rsidR="00FA1A5E">
        <w:rPr>
          <w:rFonts w:ascii="Times New Roman" w:hAnsi="Times New Roman" w:cs="Times New Roman"/>
        </w:rPr>
        <w:t>,</w:t>
      </w:r>
      <w:r w:rsidR="00FB41BF">
        <w:rPr>
          <w:rFonts w:ascii="Times New Roman" w:hAnsi="Times New Roman" w:cs="Times New Roman"/>
        </w:rPr>
        <w:t xml:space="preserve"> people will be more apt to </w:t>
      </w:r>
      <w:r w:rsidR="00FA1A5E">
        <w:rPr>
          <w:rFonts w:ascii="Times New Roman" w:hAnsi="Times New Roman" w:cs="Times New Roman"/>
        </w:rPr>
        <w:t>assess the relative frequencies of possible outcomes (i.e., engage in distributional reasoning)</w:t>
      </w:r>
      <w:r w:rsidR="00FB41BF">
        <w:rPr>
          <w:rFonts w:ascii="Times New Roman" w:hAnsi="Times New Roman" w:cs="Times New Roman"/>
        </w:rPr>
        <w:t xml:space="preserve">. Thus, we </w:t>
      </w:r>
      <w:r w:rsidR="002B68B3">
        <w:rPr>
          <w:rFonts w:ascii="Times New Roman" w:hAnsi="Times New Roman" w:cs="Times New Roman"/>
        </w:rPr>
        <w:t xml:space="preserve">hypothesized </w:t>
      </w:r>
      <w:r w:rsidR="00FB41BF">
        <w:rPr>
          <w:rFonts w:ascii="Times New Roman" w:hAnsi="Times New Roman" w:cs="Times New Roman"/>
        </w:rPr>
        <w:t xml:space="preserve">that people would more often use confidence language when predicting behavior of sentient </w:t>
      </w:r>
      <w:r w:rsidR="00F40ED9">
        <w:rPr>
          <w:rFonts w:ascii="Times New Roman" w:hAnsi="Times New Roman" w:cs="Times New Roman"/>
        </w:rPr>
        <w:t xml:space="preserve">targets </w:t>
      </w:r>
      <w:r w:rsidR="00FB41BF">
        <w:rPr>
          <w:rFonts w:ascii="Times New Roman" w:hAnsi="Times New Roman" w:cs="Times New Roman"/>
        </w:rPr>
        <w:t xml:space="preserve">than when predicting the behavior of non-sentient </w:t>
      </w:r>
      <w:r w:rsidR="00F40ED9">
        <w:rPr>
          <w:rFonts w:ascii="Times New Roman" w:hAnsi="Times New Roman" w:cs="Times New Roman"/>
        </w:rPr>
        <w:t>targets</w:t>
      </w:r>
      <w:r w:rsidR="002A3036">
        <w:rPr>
          <w:rFonts w:ascii="Times New Roman" w:hAnsi="Times New Roman" w:cs="Times New Roman"/>
        </w:rPr>
        <w:t xml:space="preserve">. </w:t>
      </w:r>
      <w:r w:rsidR="00FB41BF">
        <w:rPr>
          <w:rFonts w:ascii="Times New Roman" w:hAnsi="Times New Roman" w:cs="Times New Roman"/>
        </w:rPr>
        <w:t xml:space="preserve">Indeed, we found that confidence language was used more frequently in relation to sentient targets (42%) than non-sentient targets </w:t>
      </w:r>
      <w:r w:rsidR="000710F2" w:rsidRPr="000B6E97">
        <w:rPr>
          <w:rFonts w:ascii="Times New Roman" w:hAnsi="Times New Roman" w:cs="Times New Roman"/>
        </w:rPr>
        <w:t>(</w:t>
      </w:r>
      <w:r w:rsidR="00FB41BF">
        <w:rPr>
          <w:rFonts w:ascii="Times New Roman" w:hAnsi="Times New Roman" w:cs="Times New Roman"/>
        </w:rPr>
        <w:t>29</w:t>
      </w:r>
      <w:r w:rsidR="00DB5FBE">
        <w:rPr>
          <w:rFonts w:ascii="Times New Roman" w:hAnsi="Times New Roman" w:cs="Times New Roman"/>
        </w:rPr>
        <w:t>%</w:t>
      </w:r>
      <w:r w:rsidR="000710F2" w:rsidRPr="000B6E97">
        <w:rPr>
          <w:rFonts w:ascii="Times New Roman" w:hAnsi="Times New Roman" w:cs="Times New Roman"/>
        </w:rPr>
        <w:t xml:space="preserve">; </w:t>
      </w:r>
      <w:r w:rsidR="00A15F01">
        <w:rPr>
          <w:rFonts w:ascii="Times New Roman" w:hAnsi="Times New Roman" w:cs="Times New Roman"/>
        </w:rPr>
        <w:t>χ</w:t>
      </w:r>
      <w:r w:rsidR="00A15F01">
        <w:rPr>
          <w:rFonts w:ascii="Times New Roman" w:hAnsi="Times New Roman" w:cs="Times New Roman"/>
          <w:vertAlign w:val="superscript"/>
        </w:rPr>
        <w:t>2</w:t>
      </w:r>
      <w:r w:rsidR="00F952BC">
        <w:rPr>
          <w:rFonts w:ascii="Times New Roman" w:hAnsi="Times New Roman" w:cs="Times New Roman"/>
        </w:rPr>
        <w:t xml:space="preserve"> (1) = 15.53, </w:t>
      </w:r>
      <w:r w:rsidR="000710F2" w:rsidRPr="00C74E14">
        <w:rPr>
          <w:rFonts w:ascii="Times New Roman" w:hAnsi="Times New Roman" w:cs="Times New Roman"/>
          <w:i/>
        </w:rPr>
        <w:t>p</w:t>
      </w:r>
      <w:r w:rsidR="000710F2" w:rsidRPr="000B6E97">
        <w:rPr>
          <w:rFonts w:ascii="Times New Roman" w:hAnsi="Times New Roman" w:cs="Times New Roman"/>
        </w:rPr>
        <w:t xml:space="preserve"> </w:t>
      </w:r>
      <w:r w:rsidR="00F952BC">
        <w:rPr>
          <w:rFonts w:ascii="Times New Roman" w:hAnsi="Times New Roman" w:cs="Times New Roman"/>
        </w:rPr>
        <w:t>&lt;</w:t>
      </w:r>
      <w:r w:rsidR="000710F2" w:rsidRPr="000B6E97">
        <w:rPr>
          <w:rFonts w:ascii="Times New Roman" w:hAnsi="Times New Roman" w:cs="Times New Roman"/>
        </w:rPr>
        <w:t xml:space="preserve"> .0</w:t>
      </w:r>
      <w:r w:rsidR="000710F2">
        <w:rPr>
          <w:rFonts w:ascii="Times New Roman" w:hAnsi="Times New Roman" w:cs="Times New Roman"/>
        </w:rPr>
        <w:t>0</w:t>
      </w:r>
      <w:r w:rsidR="00F952BC">
        <w:rPr>
          <w:rFonts w:ascii="Times New Roman" w:hAnsi="Times New Roman" w:cs="Times New Roman"/>
        </w:rPr>
        <w:t>1</w:t>
      </w:r>
      <w:r w:rsidR="000710F2" w:rsidRPr="000B6E97">
        <w:rPr>
          <w:rFonts w:ascii="Times New Roman" w:hAnsi="Times New Roman" w:cs="Times New Roman"/>
        </w:rPr>
        <w:t xml:space="preserve">). </w:t>
      </w:r>
      <w:r w:rsidR="00FB41BF">
        <w:rPr>
          <w:rFonts w:ascii="Times New Roman" w:hAnsi="Times New Roman" w:cs="Times New Roman"/>
        </w:rPr>
        <w:t>To explore this finding further we coded e</w:t>
      </w:r>
      <w:r w:rsidR="000710F2" w:rsidRPr="000B6E97">
        <w:rPr>
          <w:rFonts w:ascii="Times New Roman" w:hAnsi="Times New Roman" w:cs="Times New Roman"/>
        </w:rPr>
        <w:t xml:space="preserve">vents about sentient targets </w:t>
      </w:r>
      <w:r w:rsidR="00FB41BF">
        <w:rPr>
          <w:rFonts w:ascii="Times New Roman" w:hAnsi="Times New Roman" w:cs="Times New Roman"/>
        </w:rPr>
        <w:t>according to whether they appeared</w:t>
      </w:r>
      <w:r w:rsidR="000710F2" w:rsidRPr="000B6E97">
        <w:rPr>
          <w:rFonts w:ascii="Times New Roman" w:hAnsi="Times New Roman" w:cs="Times New Roman"/>
        </w:rPr>
        <w:t xml:space="preserve"> mental (e.g., uncertainty about what a person is thinking)</w:t>
      </w:r>
      <w:r w:rsidR="00FB41BF">
        <w:rPr>
          <w:rFonts w:ascii="Times New Roman" w:hAnsi="Times New Roman" w:cs="Times New Roman"/>
        </w:rPr>
        <w:t xml:space="preserve"> or </w:t>
      </w:r>
      <w:r w:rsidR="00FB41BF" w:rsidRPr="000B6E97">
        <w:rPr>
          <w:rFonts w:ascii="Times New Roman" w:hAnsi="Times New Roman" w:cs="Times New Roman"/>
        </w:rPr>
        <w:t>behavioral (e.g., uncertainty about whether a person will speak)</w:t>
      </w:r>
      <w:r w:rsidR="000710F2" w:rsidRPr="000B6E97">
        <w:rPr>
          <w:rFonts w:ascii="Times New Roman" w:hAnsi="Times New Roman" w:cs="Times New Roman"/>
        </w:rPr>
        <w:t xml:space="preserve">. </w:t>
      </w:r>
      <w:r w:rsidR="00FB41BF">
        <w:rPr>
          <w:rFonts w:ascii="Times New Roman" w:hAnsi="Times New Roman" w:cs="Times New Roman"/>
        </w:rPr>
        <w:t xml:space="preserve">We expected among sentient </w:t>
      </w:r>
      <w:r w:rsidR="00F40ED9">
        <w:rPr>
          <w:rFonts w:ascii="Times New Roman" w:hAnsi="Times New Roman" w:cs="Times New Roman"/>
        </w:rPr>
        <w:t>targets</w:t>
      </w:r>
      <w:r w:rsidR="00FB41BF">
        <w:rPr>
          <w:rFonts w:ascii="Times New Roman" w:hAnsi="Times New Roman" w:cs="Times New Roman"/>
        </w:rPr>
        <w:t>, mental events would more naturally lend themselves to singular prediction of intention and behavioral events would more naturally lend themselves to distributional observation of relative frequency or propensity. Indeed, we found that s</w:t>
      </w:r>
      <w:r w:rsidR="000710F2" w:rsidRPr="000B6E97">
        <w:rPr>
          <w:rFonts w:ascii="Times New Roman" w:hAnsi="Times New Roman" w:cs="Times New Roman"/>
        </w:rPr>
        <w:t xml:space="preserve">peakers </w:t>
      </w:r>
      <w:r w:rsidR="00FB41BF">
        <w:rPr>
          <w:rFonts w:ascii="Times New Roman" w:hAnsi="Times New Roman" w:cs="Times New Roman"/>
        </w:rPr>
        <w:t>more often</w:t>
      </w:r>
      <w:r w:rsidR="000710F2" w:rsidRPr="000B6E97">
        <w:rPr>
          <w:rFonts w:ascii="Times New Roman" w:hAnsi="Times New Roman" w:cs="Times New Roman"/>
        </w:rPr>
        <w:t xml:space="preserve"> use</w:t>
      </w:r>
      <w:r w:rsidR="00FB41BF">
        <w:rPr>
          <w:rFonts w:ascii="Times New Roman" w:hAnsi="Times New Roman" w:cs="Times New Roman"/>
        </w:rPr>
        <w:t>d</w:t>
      </w:r>
      <w:r w:rsidR="000710F2" w:rsidRPr="000B6E97">
        <w:rPr>
          <w:rFonts w:ascii="Times New Roman" w:hAnsi="Times New Roman" w:cs="Times New Roman"/>
        </w:rPr>
        <w:t xml:space="preserve"> </w:t>
      </w:r>
      <w:r w:rsidR="004539D4">
        <w:rPr>
          <w:rFonts w:ascii="Times New Roman" w:hAnsi="Times New Roman" w:cs="Times New Roman"/>
        </w:rPr>
        <w:t>confidence statements</w:t>
      </w:r>
      <w:r w:rsidR="004539D4" w:rsidRPr="000B6E97">
        <w:rPr>
          <w:rFonts w:ascii="Times New Roman" w:hAnsi="Times New Roman" w:cs="Times New Roman"/>
        </w:rPr>
        <w:t xml:space="preserve"> when predicting mental events </w:t>
      </w:r>
      <w:r w:rsidR="004539D4">
        <w:rPr>
          <w:rFonts w:ascii="Times New Roman" w:hAnsi="Times New Roman" w:cs="Times New Roman"/>
        </w:rPr>
        <w:t>of</w:t>
      </w:r>
      <w:r w:rsidR="004539D4" w:rsidRPr="000B6E97">
        <w:rPr>
          <w:rFonts w:ascii="Times New Roman" w:hAnsi="Times New Roman" w:cs="Times New Roman"/>
        </w:rPr>
        <w:t xml:space="preserve"> a sentient target (6</w:t>
      </w:r>
      <w:r w:rsidR="004539D4">
        <w:rPr>
          <w:rFonts w:ascii="Times New Roman" w:hAnsi="Times New Roman" w:cs="Times New Roman"/>
        </w:rPr>
        <w:t>9%) but they more often used</w:t>
      </w:r>
      <w:r w:rsidR="004539D4" w:rsidRPr="000B6E97">
        <w:rPr>
          <w:rFonts w:ascii="Times New Roman" w:hAnsi="Times New Roman" w:cs="Times New Roman"/>
        </w:rPr>
        <w:t xml:space="preserve"> </w:t>
      </w:r>
      <w:r w:rsidR="005A01B8">
        <w:rPr>
          <w:rFonts w:ascii="Times New Roman" w:hAnsi="Times New Roman" w:cs="Times New Roman"/>
        </w:rPr>
        <w:t xml:space="preserve">likelihood </w:t>
      </w:r>
      <w:r w:rsidR="00566248">
        <w:rPr>
          <w:rFonts w:ascii="Times New Roman" w:hAnsi="Times New Roman" w:cs="Times New Roman"/>
        </w:rPr>
        <w:t>statements</w:t>
      </w:r>
      <w:r w:rsidR="000710F2" w:rsidRPr="000B6E97">
        <w:rPr>
          <w:rFonts w:ascii="Times New Roman" w:hAnsi="Times New Roman" w:cs="Times New Roman"/>
        </w:rPr>
        <w:t xml:space="preserve"> when predicting behavioral events </w:t>
      </w:r>
      <w:r w:rsidR="004539D4">
        <w:rPr>
          <w:rFonts w:ascii="Times New Roman" w:hAnsi="Times New Roman" w:cs="Times New Roman"/>
        </w:rPr>
        <w:t>of</w:t>
      </w:r>
      <w:r w:rsidR="004539D4" w:rsidRPr="000B6E97">
        <w:rPr>
          <w:rFonts w:ascii="Times New Roman" w:hAnsi="Times New Roman" w:cs="Times New Roman"/>
        </w:rPr>
        <w:t xml:space="preserve"> </w:t>
      </w:r>
      <w:r w:rsidR="000710F2" w:rsidRPr="000B6E97">
        <w:rPr>
          <w:rFonts w:ascii="Times New Roman" w:hAnsi="Times New Roman" w:cs="Times New Roman"/>
        </w:rPr>
        <w:t>a sentient target (</w:t>
      </w:r>
      <w:r w:rsidR="000710F2">
        <w:rPr>
          <w:rFonts w:ascii="Times New Roman" w:hAnsi="Times New Roman" w:cs="Times New Roman"/>
        </w:rPr>
        <w:t>62</w:t>
      </w:r>
      <w:r w:rsidR="004539D4">
        <w:rPr>
          <w:rFonts w:ascii="Times New Roman" w:hAnsi="Times New Roman" w:cs="Times New Roman"/>
        </w:rPr>
        <w:t xml:space="preserve">%; </w:t>
      </w:r>
      <w:r w:rsidR="000710F2" w:rsidRPr="000B6E97">
        <w:rPr>
          <w:rFonts w:ascii="Times New Roman" w:hAnsi="Times New Roman" w:cs="Times New Roman"/>
        </w:rPr>
        <w:t xml:space="preserve"> </w:t>
      </w:r>
      <w:r w:rsidR="00A15F01">
        <w:rPr>
          <w:rFonts w:ascii="Times New Roman" w:hAnsi="Times New Roman" w:cs="Times New Roman"/>
        </w:rPr>
        <w:t>χ</w:t>
      </w:r>
      <w:r w:rsidR="00A15F01">
        <w:rPr>
          <w:rFonts w:ascii="Times New Roman" w:hAnsi="Times New Roman" w:cs="Times New Roman"/>
          <w:vertAlign w:val="superscript"/>
        </w:rPr>
        <w:t>2</w:t>
      </w:r>
      <w:r w:rsidR="00F952BC">
        <w:rPr>
          <w:rFonts w:ascii="Times New Roman" w:hAnsi="Times New Roman" w:cs="Times New Roman"/>
        </w:rPr>
        <w:t xml:space="preserve"> (1) = 27.45, </w:t>
      </w:r>
      <w:r w:rsidR="000710F2" w:rsidRPr="000B6E97">
        <w:rPr>
          <w:rFonts w:ascii="Times New Roman" w:hAnsi="Times New Roman" w:cs="Times New Roman"/>
          <w:i/>
        </w:rPr>
        <w:t>p</w:t>
      </w:r>
      <w:r w:rsidR="000710F2" w:rsidRPr="000B6E97">
        <w:rPr>
          <w:rFonts w:ascii="Times New Roman" w:hAnsi="Times New Roman" w:cs="Times New Roman"/>
        </w:rPr>
        <w:t xml:space="preserve"> </w:t>
      </w:r>
      <w:r w:rsidR="00F952BC">
        <w:rPr>
          <w:rFonts w:ascii="Times New Roman" w:hAnsi="Times New Roman" w:cs="Times New Roman"/>
        </w:rPr>
        <w:t>&lt;</w:t>
      </w:r>
      <w:r w:rsidR="00F952BC" w:rsidRPr="000B6E97">
        <w:rPr>
          <w:rFonts w:ascii="Times New Roman" w:hAnsi="Times New Roman" w:cs="Times New Roman"/>
        </w:rPr>
        <w:t xml:space="preserve"> </w:t>
      </w:r>
      <w:r w:rsidR="000710F2" w:rsidRPr="000B6E97">
        <w:rPr>
          <w:rFonts w:ascii="Times New Roman" w:hAnsi="Times New Roman" w:cs="Times New Roman"/>
        </w:rPr>
        <w:t>.00</w:t>
      </w:r>
      <w:r w:rsidR="00F952BC">
        <w:rPr>
          <w:rFonts w:ascii="Times New Roman" w:hAnsi="Times New Roman" w:cs="Times New Roman"/>
        </w:rPr>
        <w:t>1</w:t>
      </w:r>
      <w:r w:rsidR="000710F2" w:rsidRPr="000B6E97">
        <w:rPr>
          <w:rFonts w:ascii="Times New Roman" w:hAnsi="Times New Roman" w:cs="Times New Roman"/>
        </w:rPr>
        <w:t xml:space="preserve">). </w:t>
      </w:r>
    </w:p>
    <w:p w14:paraId="33F6D5A3" w14:textId="0A6874E9" w:rsidR="000710F2" w:rsidRDefault="00FB41BF" w:rsidP="00290B78">
      <w:pPr>
        <w:spacing w:line="480" w:lineRule="auto"/>
        <w:ind w:firstLine="720"/>
        <w:rPr>
          <w:rFonts w:ascii="Times New Roman" w:hAnsi="Times New Roman" w:cs="Times New Roman"/>
        </w:rPr>
      </w:pPr>
      <w:r>
        <w:rPr>
          <w:rFonts w:ascii="Times New Roman" w:hAnsi="Times New Roman" w:cs="Times New Roman"/>
          <w:b/>
          <w:i/>
        </w:rPr>
        <w:t xml:space="preserve">Summary impressions. </w:t>
      </w:r>
      <w:r w:rsidR="005B31DC">
        <w:rPr>
          <w:rFonts w:ascii="Times New Roman" w:hAnsi="Times New Roman" w:cs="Times New Roman"/>
        </w:rPr>
        <w:t xml:space="preserve">Finally, we </w:t>
      </w:r>
      <w:r w:rsidR="005A01B8">
        <w:rPr>
          <w:rFonts w:ascii="Times New Roman" w:hAnsi="Times New Roman" w:cs="Times New Roman"/>
        </w:rPr>
        <w:t xml:space="preserve">asked </w:t>
      </w:r>
      <w:r w:rsidR="005B31DC">
        <w:rPr>
          <w:rFonts w:ascii="Times New Roman" w:hAnsi="Times New Roman" w:cs="Times New Roman"/>
        </w:rPr>
        <w:t xml:space="preserve">our judges </w:t>
      </w:r>
      <w:r w:rsidR="00F9400E">
        <w:rPr>
          <w:rFonts w:ascii="Times New Roman" w:hAnsi="Times New Roman" w:cs="Times New Roman"/>
        </w:rPr>
        <w:t xml:space="preserve">to </w:t>
      </w:r>
      <w:r w:rsidR="004539D4">
        <w:rPr>
          <w:rFonts w:ascii="Times New Roman" w:hAnsi="Times New Roman" w:cs="Times New Roman"/>
        </w:rPr>
        <w:t>try to identify the</w:t>
      </w:r>
      <w:r w:rsidR="005B31DC">
        <w:rPr>
          <w:rFonts w:ascii="Times New Roman" w:hAnsi="Times New Roman" w:cs="Times New Roman"/>
        </w:rPr>
        <w:t xml:space="preserve"> locus of uncertainty</w:t>
      </w:r>
      <w:r w:rsidR="004539D4">
        <w:rPr>
          <w:rFonts w:ascii="Times New Roman" w:hAnsi="Times New Roman" w:cs="Times New Roman"/>
        </w:rPr>
        <w:t xml:space="preserve"> that might provide a</w:t>
      </w:r>
      <w:r w:rsidR="002A3036">
        <w:rPr>
          <w:rFonts w:ascii="Times New Roman" w:hAnsi="Times New Roman" w:cs="Times New Roman"/>
        </w:rPr>
        <w:t xml:space="preserve"> summary </w:t>
      </w:r>
      <w:r w:rsidR="004539D4">
        <w:rPr>
          <w:rFonts w:ascii="Times New Roman" w:hAnsi="Times New Roman" w:cs="Times New Roman"/>
        </w:rPr>
        <w:t xml:space="preserve">indication of </w:t>
      </w:r>
      <w:r w:rsidR="005B31DC">
        <w:rPr>
          <w:rFonts w:ascii="Times New Roman" w:hAnsi="Times New Roman" w:cs="Times New Roman"/>
        </w:rPr>
        <w:t xml:space="preserve">the prominent variant of uncertainty. </w:t>
      </w:r>
      <w:r w:rsidR="00C30ACB">
        <w:rPr>
          <w:rFonts w:ascii="Times New Roman" w:hAnsi="Times New Roman" w:cs="Times New Roman"/>
        </w:rPr>
        <w:t xml:space="preserve">While we expected the singular/distributional distinction to be difficult </w:t>
      </w:r>
      <w:r w:rsidR="00DB5FBE">
        <w:rPr>
          <w:rFonts w:ascii="Times New Roman" w:hAnsi="Times New Roman" w:cs="Times New Roman"/>
        </w:rPr>
        <w:t xml:space="preserve">for </w:t>
      </w:r>
      <w:r w:rsidR="00DB5FBE">
        <w:rPr>
          <w:rFonts w:ascii="Times New Roman" w:hAnsi="Times New Roman" w:cs="Times New Roman"/>
        </w:rPr>
        <w:lastRenderedPageBreak/>
        <w:t xml:space="preserve">coders to </w:t>
      </w:r>
      <w:r w:rsidR="00C30ACB">
        <w:rPr>
          <w:rFonts w:ascii="Times New Roman" w:hAnsi="Times New Roman" w:cs="Times New Roman"/>
        </w:rPr>
        <w:t xml:space="preserve">discern, we expected that coders would be able to form a general impression of whether the locus of uncertainty seemed to reside inside outside the </w:t>
      </w:r>
      <w:r w:rsidR="00DB5FBE">
        <w:rPr>
          <w:rFonts w:ascii="Times New Roman" w:hAnsi="Times New Roman" w:cs="Times New Roman"/>
        </w:rPr>
        <w:t>judge</w:t>
      </w:r>
      <w:r w:rsidR="00C30ACB">
        <w:rPr>
          <w:rFonts w:ascii="Times New Roman" w:hAnsi="Times New Roman" w:cs="Times New Roman"/>
        </w:rPr>
        <w:t xml:space="preserve">, and we expected that internal locus would be associated more strongly with confidence language whereas external locus would be associated more strongly with likelihood language.  </w:t>
      </w:r>
      <w:r w:rsidR="005A01B8">
        <w:rPr>
          <w:rFonts w:ascii="Times New Roman" w:hAnsi="Times New Roman" w:cs="Times New Roman"/>
        </w:rPr>
        <w:t xml:space="preserve">Consistent with </w:t>
      </w:r>
      <w:r w:rsidR="00C30ACB">
        <w:rPr>
          <w:rFonts w:ascii="Times New Roman" w:hAnsi="Times New Roman" w:cs="Times New Roman"/>
        </w:rPr>
        <w:t xml:space="preserve">this </w:t>
      </w:r>
      <w:r w:rsidR="005A01B8">
        <w:rPr>
          <w:rFonts w:ascii="Times New Roman" w:hAnsi="Times New Roman" w:cs="Times New Roman"/>
        </w:rPr>
        <w:t>prediction, when</w:t>
      </w:r>
      <w:r w:rsidR="000710F2" w:rsidRPr="000B6E97">
        <w:rPr>
          <w:rFonts w:ascii="Times New Roman" w:hAnsi="Times New Roman" w:cs="Times New Roman"/>
        </w:rPr>
        <w:t xml:space="preserve"> the uncertainty about the event </w:t>
      </w:r>
      <w:r w:rsidR="005A01B8">
        <w:rPr>
          <w:rFonts w:ascii="Times New Roman" w:hAnsi="Times New Roman" w:cs="Times New Roman"/>
        </w:rPr>
        <w:t xml:space="preserve">was interpreted </w:t>
      </w:r>
      <w:r w:rsidR="004539D4">
        <w:rPr>
          <w:rFonts w:ascii="Times New Roman" w:hAnsi="Times New Roman" w:cs="Times New Roman"/>
        </w:rPr>
        <w:t xml:space="preserve">by coders </w:t>
      </w:r>
      <w:r w:rsidR="005A01B8">
        <w:rPr>
          <w:rFonts w:ascii="Times New Roman" w:hAnsi="Times New Roman" w:cs="Times New Roman"/>
        </w:rPr>
        <w:t>as residing</w:t>
      </w:r>
      <w:r w:rsidR="005A01B8" w:rsidRPr="000B6E97">
        <w:rPr>
          <w:rFonts w:ascii="Times New Roman" w:hAnsi="Times New Roman" w:cs="Times New Roman"/>
        </w:rPr>
        <w:t xml:space="preserve"> </w:t>
      </w:r>
      <w:r w:rsidR="00DC5C34">
        <w:rPr>
          <w:rFonts w:ascii="Times New Roman" w:hAnsi="Times New Roman" w:cs="Times New Roman"/>
        </w:rPr>
        <w:t xml:space="preserve">primarily </w:t>
      </w:r>
      <w:r w:rsidR="000710F2" w:rsidRPr="000B6E97">
        <w:rPr>
          <w:rFonts w:ascii="Times New Roman" w:hAnsi="Times New Roman" w:cs="Times New Roman"/>
        </w:rPr>
        <w:t>outside the predictor</w:t>
      </w:r>
      <w:r w:rsidR="00DC5C34">
        <w:rPr>
          <w:rFonts w:ascii="Times New Roman" w:hAnsi="Times New Roman" w:cs="Times New Roman"/>
        </w:rPr>
        <w:t xml:space="preserve"> (i.e., due to dispositions of causal systems in the world)</w:t>
      </w:r>
      <w:r w:rsidR="000710F2" w:rsidRPr="000B6E97">
        <w:rPr>
          <w:rFonts w:ascii="Times New Roman" w:hAnsi="Times New Roman" w:cs="Times New Roman"/>
        </w:rPr>
        <w:t xml:space="preserve">, speakers </w:t>
      </w:r>
      <w:r w:rsidR="00DB5FBE">
        <w:rPr>
          <w:rFonts w:ascii="Times New Roman" w:hAnsi="Times New Roman" w:cs="Times New Roman"/>
        </w:rPr>
        <w:t xml:space="preserve">more </w:t>
      </w:r>
      <w:r w:rsidR="00C30ACB">
        <w:rPr>
          <w:rFonts w:ascii="Times New Roman" w:hAnsi="Times New Roman" w:cs="Times New Roman"/>
        </w:rPr>
        <w:t>often</w:t>
      </w:r>
      <w:r w:rsidR="000710F2" w:rsidRPr="000B6E97">
        <w:rPr>
          <w:rFonts w:ascii="Times New Roman" w:hAnsi="Times New Roman" w:cs="Times New Roman"/>
        </w:rPr>
        <w:t xml:space="preserve"> use</w:t>
      </w:r>
      <w:r w:rsidR="00C30ACB">
        <w:rPr>
          <w:rFonts w:ascii="Times New Roman" w:hAnsi="Times New Roman" w:cs="Times New Roman"/>
        </w:rPr>
        <w:t>d</w:t>
      </w:r>
      <w:r w:rsidR="000710F2" w:rsidRPr="000B6E97">
        <w:rPr>
          <w:rFonts w:ascii="Times New Roman" w:hAnsi="Times New Roman" w:cs="Times New Roman"/>
        </w:rPr>
        <w:t xml:space="preserve"> </w:t>
      </w:r>
      <w:r w:rsidR="005A01B8">
        <w:rPr>
          <w:rFonts w:ascii="Times New Roman" w:hAnsi="Times New Roman" w:cs="Times New Roman"/>
        </w:rPr>
        <w:t xml:space="preserve">likelihood </w:t>
      </w:r>
      <w:r w:rsidR="00F85C40">
        <w:rPr>
          <w:rFonts w:ascii="Times New Roman" w:hAnsi="Times New Roman" w:cs="Times New Roman"/>
        </w:rPr>
        <w:t>statements</w:t>
      </w:r>
      <w:r w:rsidR="000710F2" w:rsidRPr="000B6E97">
        <w:rPr>
          <w:rFonts w:ascii="Times New Roman" w:hAnsi="Times New Roman" w:cs="Times New Roman"/>
        </w:rPr>
        <w:t xml:space="preserve"> (</w:t>
      </w:r>
      <w:r w:rsidR="000710F2">
        <w:rPr>
          <w:rFonts w:ascii="Times New Roman" w:hAnsi="Times New Roman" w:cs="Times New Roman"/>
        </w:rPr>
        <w:t>7</w:t>
      </w:r>
      <w:r w:rsidR="00F9400E">
        <w:rPr>
          <w:rFonts w:ascii="Times New Roman" w:hAnsi="Times New Roman" w:cs="Times New Roman"/>
        </w:rPr>
        <w:t>3</w:t>
      </w:r>
      <w:r w:rsidR="000710F2" w:rsidRPr="000B6E97">
        <w:rPr>
          <w:rFonts w:ascii="Times New Roman" w:hAnsi="Times New Roman" w:cs="Times New Roman"/>
        </w:rPr>
        <w:t xml:space="preserve">%), </w:t>
      </w:r>
      <w:r w:rsidR="00DC5C34">
        <w:rPr>
          <w:rFonts w:ascii="Times New Roman" w:hAnsi="Times New Roman" w:cs="Times New Roman"/>
        </w:rPr>
        <w:t>whereas</w:t>
      </w:r>
      <w:r w:rsidR="00DC5C34" w:rsidRPr="000B6E97">
        <w:rPr>
          <w:rFonts w:ascii="Times New Roman" w:hAnsi="Times New Roman" w:cs="Times New Roman"/>
        </w:rPr>
        <w:t xml:space="preserve"> </w:t>
      </w:r>
      <w:r w:rsidR="000710F2" w:rsidRPr="000B6E97">
        <w:rPr>
          <w:rFonts w:ascii="Times New Roman" w:hAnsi="Times New Roman" w:cs="Times New Roman"/>
        </w:rPr>
        <w:t xml:space="preserve">when the uncertainty </w:t>
      </w:r>
      <w:r w:rsidR="005A01B8">
        <w:rPr>
          <w:rFonts w:ascii="Times New Roman" w:hAnsi="Times New Roman" w:cs="Times New Roman"/>
        </w:rPr>
        <w:t>was interpreted as residing</w:t>
      </w:r>
      <w:r w:rsidR="005A01B8" w:rsidRPr="000B6E97">
        <w:rPr>
          <w:rFonts w:ascii="Times New Roman" w:hAnsi="Times New Roman" w:cs="Times New Roman"/>
        </w:rPr>
        <w:t xml:space="preserve"> </w:t>
      </w:r>
      <w:r w:rsidR="00DC5C34">
        <w:rPr>
          <w:rFonts w:ascii="Times New Roman" w:hAnsi="Times New Roman" w:cs="Times New Roman"/>
        </w:rPr>
        <w:t>primarily</w:t>
      </w:r>
      <w:r w:rsidR="00DC5C34" w:rsidRPr="000B6E97">
        <w:rPr>
          <w:rFonts w:ascii="Times New Roman" w:hAnsi="Times New Roman" w:cs="Times New Roman"/>
        </w:rPr>
        <w:t xml:space="preserve"> </w:t>
      </w:r>
      <w:r w:rsidR="000710F2" w:rsidRPr="000B6E97">
        <w:rPr>
          <w:rFonts w:ascii="Times New Roman" w:hAnsi="Times New Roman" w:cs="Times New Roman"/>
        </w:rPr>
        <w:t>within the predictor (i.e., due to lack of knowledge</w:t>
      </w:r>
      <w:r w:rsidR="00DC5C34">
        <w:rPr>
          <w:rFonts w:ascii="Times New Roman" w:hAnsi="Times New Roman" w:cs="Times New Roman"/>
        </w:rPr>
        <w:t>, expertise</w:t>
      </w:r>
      <w:r w:rsidR="000710F2" w:rsidRPr="000B6E97">
        <w:rPr>
          <w:rFonts w:ascii="Times New Roman" w:hAnsi="Times New Roman" w:cs="Times New Roman"/>
        </w:rPr>
        <w:t xml:space="preserve"> or </w:t>
      </w:r>
      <w:r w:rsidR="00DC5C34">
        <w:rPr>
          <w:rFonts w:ascii="Times New Roman" w:hAnsi="Times New Roman" w:cs="Times New Roman"/>
        </w:rPr>
        <w:t>information</w:t>
      </w:r>
      <w:r w:rsidR="000710F2" w:rsidRPr="000B6E97">
        <w:rPr>
          <w:rFonts w:ascii="Times New Roman" w:hAnsi="Times New Roman" w:cs="Times New Roman"/>
        </w:rPr>
        <w:t xml:space="preserve">), speakers </w:t>
      </w:r>
      <w:r w:rsidR="00DB5FBE">
        <w:rPr>
          <w:rFonts w:ascii="Times New Roman" w:hAnsi="Times New Roman" w:cs="Times New Roman"/>
        </w:rPr>
        <w:t xml:space="preserve">more </w:t>
      </w:r>
      <w:r w:rsidR="00C30ACB">
        <w:rPr>
          <w:rFonts w:ascii="Times New Roman" w:hAnsi="Times New Roman" w:cs="Times New Roman"/>
        </w:rPr>
        <w:t>often</w:t>
      </w:r>
      <w:r w:rsidR="00C30ACB" w:rsidRPr="000B6E97">
        <w:rPr>
          <w:rFonts w:ascii="Times New Roman" w:hAnsi="Times New Roman" w:cs="Times New Roman"/>
        </w:rPr>
        <w:t xml:space="preserve"> </w:t>
      </w:r>
      <w:r w:rsidR="000710F2" w:rsidRPr="000B6E97">
        <w:rPr>
          <w:rFonts w:ascii="Times New Roman" w:hAnsi="Times New Roman" w:cs="Times New Roman"/>
        </w:rPr>
        <w:t>use</w:t>
      </w:r>
      <w:r w:rsidR="00C30ACB">
        <w:rPr>
          <w:rFonts w:ascii="Times New Roman" w:hAnsi="Times New Roman" w:cs="Times New Roman"/>
        </w:rPr>
        <w:t>d</w:t>
      </w:r>
      <w:r w:rsidR="000710F2" w:rsidRPr="000B6E97">
        <w:rPr>
          <w:rFonts w:ascii="Times New Roman" w:hAnsi="Times New Roman" w:cs="Times New Roman"/>
        </w:rPr>
        <w:t xml:space="preserve"> </w:t>
      </w:r>
      <w:r w:rsidR="00F85C40">
        <w:rPr>
          <w:rFonts w:ascii="Times New Roman" w:hAnsi="Times New Roman" w:cs="Times New Roman"/>
        </w:rPr>
        <w:t>confidence statements</w:t>
      </w:r>
      <w:r w:rsidR="000710F2" w:rsidRPr="000B6E97">
        <w:rPr>
          <w:rFonts w:ascii="Times New Roman" w:hAnsi="Times New Roman" w:cs="Times New Roman"/>
        </w:rPr>
        <w:t xml:space="preserve"> (</w:t>
      </w:r>
      <w:r w:rsidR="000710F2">
        <w:rPr>
          <w:rFonts w:ascii="Times New Roman" w:hAnsi="Times New Roman" w:cs="Times New Roman"/>
        </w:rPr>
        <w:t>6</w:t>
      </w:r>
      <w:r w:rsidR="00F9400E">
        <w:rPr>
          <w:rFonts w:ascii="Times New Roman" w:hAnsi="Times New Roman" w:cs="Times New Roman"/>
        </w:rPr>
        <w:t>2</w:t>
      </w:r>
      <w:r w:rsidR="000710F2" w:rsidRPr="000B6E97">
        <w:rPr>
          <w:rFonts w:ascii="Times New Roman" w:hAnsi="Times New Roman" w:cs="Times New Roman"/>
        </w:rPr>
        <w:t xml:space="preserve">%, </w:t>
      </w:r>
      <w:r w:rsidR="00A15F01">
        <w:rPr>
          <w:rFonts w:ascii="Times New Roman" w:hAnsi="Times New Roman" w:cs="Times New Roman"/>
        </w:rPr>
        <w:t>χ</w:t>
      </w:r>
      <w:r w:rsidR="00A15F01">
        <w:rPr>
          <w:rFonts w:ascii="Times New Roman" w:hAnsi="Times New Roman" w:cs="Times New Roman"/>
          <w:vertAlign w:val="superscript"/>
        </w:rPr>
        <w:t>2</w:t>
      </w:r>
      <w:r w:rsidR="00F9400E">
        <w:rPr>
          <w:rFonts w:ascii="Times New Roman" w:hAnsi="Times New Roman" w:cs="Times New Roman"/>
        </w:rPr>
        <w:t xml:space="preserve"> (1) = 107.73, </w:t>
      </w:r>
      <w:r w:rsidR="000710F2" w:rsidRPr="000B6E97">
        <w:rPr>
          <w:rFonts w:ascii="Times New Roman" w:hAnsi="Times New Roman" w:cs="Times New Roman"/>
          <w:i/>
        </w:rPr>
        <w:t>p</w:t>
      </w:r>
      <w:r w:rsidR="000710F2" w:rsidRPr="000B6E97">
        <w:rPr>
          <w:rFonts w:ascii="Times New Roman" w:hAnsi="Times New Roman" w:cs="Times New Roman"/>
        </w:rPr>
        <w:t xml:space="preserve"> </w:t>
      </w:r>
      <w:r w:rsidR="00F9400E">
        <w:rPr>
          <w:rFonts w:ascii="Times New Roman" w:hAnsi="Times New Roman" w:cs="Times New Roman"/>
        </w:rPr>
        <w:t>&lt;</w:t>
      </w:r>
      <w:r w:rsidR="00F9400E" w:rsidRPr="000B6E97">
        <w:rPr>
          <w:rFonts w:ascii="Times New Roman" w:hAnsi="Times New Roman" w:cs="Times New Roman"/>
        </w:rPr>
        <w:t xml:space="preserve"> </w:t>
      </w:r>
      <w:r w:rsidR="000710F2" w:rsidRPr="000B6E97">
        <w:rPr>
          <w:rFonts w:ascii="Times New Roman" w:hAnsi="Times New Roman" w:cs="Times New Roman"/>
        </w:rPr>
        <w:t>.00</w:t>
      </w:r>
      <w:r w:rsidR="00F9400E">
        <w:rPr>
          <w:rFonts w:ascii="Times New Roman" w:hAnsi="Times New Roman" w:cs="Times New Roman"/>
        </w:rPr>
        <w:t>1</w:t>
      </w:r>
      <w:r w:rsidR="000710F2" w:rsidRPr="000B6E97">
        <w:rPr>
          <w:rFonts w:ascii="Times New Roman" w:hAnsi="Times New Roman" w:cs="Times New Roman"/>
        </w:rPr>
        <w:t xml:space="preserve">). </w:t>
      </w:r>
    </w:p>
    <w:p w14:paraId="272EB98D" w14:textId="0805B87B" w:rsidR="00CD1E9C" w:rsidRPr="00F157F9" w:rsidRDefault="00CD1E9C" w:rsidP="00D760D9">
      <w:pPr>
        <w:spacing w:line="480" w:lineRule="auto"/>
        <w:ind w:firstLine="720"/>
        <w:rPr>
          <w:rFonts w:ascii="Times New Roman" w:hAnsi="Times New Roman" w:cs="Times New Roman"/>
        </w:rPr>
      </w:pPr>
      <w:r w:rsidRPr="00C22692">
        <w:rPr>
          <w:rFonts w:ascii="Times New Roman" w:hAnsi="Times New Roman" w:cs="Times New Roman"/>
          <w:b/>
          <w:i/>
        </w:rPr>
        <w:t xml:space="preserve">Verifying linguistic groups. </w:t>
      </w:r>
      <w:r w:rsidRPr="00F157F9">
        <w:rPr>
          <w:rFonts w:ascii="Times New Roman" w:hAnsi="Times New Roman" w:cs="Times New Roman"/>
        </w:rPr>
        <w:t xml:space="preserve">To inspect whether </w:t>
      </w:r>
      <w:r w:rsidR="00DC5C34">
        <w:rPr>
          <w:rFonts w:ascii="Times New Roman" w:hAnsi="Times New Roman" w:cs="Times New Roman"/>
        </w:rPr>
        <w:t>our</w:t>
      </w:r>
      <w:r w:rsidR="00DC5C34" w:rsidRPr="00F157F9">
        <w:rPr>
          <w:rFonts w:ascii="Times New Roman" w:hAnsi="Times New Roman" w:cs="Times New Roman"/>
        </w:rPr>
        <w:t xml:space="preserve"> </w:t>
      </w:r>
      <w:r w:rsidRPr="00F157F9">
        <w:rPr>
          <w:rFonts w:ascii="Times New Roman" w:hAnsi="Times New Roman" w:cs="Times New Roman"/>
        </w:rPr>
        <w:t>hypothesized grouping into three confidence stems (sure, confident, certain) and three likelihood stems (chance, likely/likelihood, probability) is supported by the classification of articles, we examined how well our coded categories of events collectively predict all possible allocations of the six stems into two categories. Our rationale is that the grouping that is best predicted by these variables can be considered to best represent the underlying latent (binary) group distinction. Six stems can be allocated to two nonempty categories in 2</w:t>
      </w:r>
      <w:r w:rsidRPr="00F157F9">
        <w:rPr>
          <w:rFonts w:ascii="Times New Roman" w:hAnsi="Times New Roman" w:cs="Times New Roman"/>
          <w:vertAlign w:val="superscript"/>
        </w:rPr>
        <w:t>5</w:t>
      </w:r>
      <w:r w:rsidRPr="00F157F9">
        <w:rPr>
          <w:rFonts w:ascii="Times New Roman" w:hAnsi="Times New Roman" w:cs="Times New Roman"/>
        </w:rPr>
        <w:t xml:space="preserve">-1 = 31 distinct ways. We estimated a </w:t>
      </w:r>
      <w:r w:rsidR="00481045">
        <w:rPr>
          <w:rFonts w:ascii="Times New Roman" w:hAnsi="Times New Roman" w:cs="Times New Roman"/>
        </w:rPr>
        <w:t xml:space="preserve">multinomial </w:t>
      </w:r>
      <w:r w:rsidRPr="00F157F9">
        <w:rPr>
          <w:rFonts w:ascii="Times New Roman" w:hAnsi="Times New Roman" w:cs="Times New Roman"/>
        </w:rPr>
        <w:t>logistic model for each of these 31 possible groupings and compared the model fit</w:t>
      </w:r>
      <w:r w:rsidR="00FD7B04">
        <w:rPr>
          <w:rFonts w:ascii="Times New Roman" w:hAnsi="Times New Roman" w:cs="Times New Roman"/>
        </w:rPr>
        <w:t>s</w:t>
      </w:r>
      <w:r w:rsidRPr="00F157F9">
        <w:rPr>
          <w:rFonts w:ascii="Times New Roman" w:hAnsi="Times New Roman" w:cs="Times New Roman"/>
        </w:rPr>
        <w:t xml:space="preserve"> (as measured by the Pseudo</w:t>
      </w:r>
      <w:r w:rsidRPr="00F157F9">
        <w:rPr>
          <w:rFonts w:ascii="Times New Roman" w:hAnsi="Times New Roman" w:cs="Times New Roman"/>
          <w:i/>
        </w:rPr>
        <w:t>-</w:t>
      </w:r>
      <w:r w:rsidR="001026F5">
        <w:rPr>
          <w:rFonts w:ascii="Times New Roman" w:hAnsi="Times New Roman" w:cs="Times New Roman"/>
          <w:i/>
        </w:rPr>
        <w:t>R</w:t>
      </w:r>
      <w:r w:rsidR="001026F5">
        <w:rPr>
          <w:rFonts w:ascii="Times New Roman" w:hAnsi="Times New Roman" w:cs="Times New Roman"/>
          <w:vertAlign w:val="superscript"/>
        </w:rPr>
        <w:t>2</w:t>
      </w:r>
      <w:r w:rsidRPr="00F157F9">
        <w:rPr>
          <w:rFonts w:ascii="Times New Roman" w:hAnsi="Times New Roman" w:cs="Times New Roman"/>
        </w:rPr>
        <w:t>)</w:t>
      </w:r>
      <w:r w:rsidRPr="00F157F9">
        <w:rPr>
          <w:rFonts w:ascii="Times New Roman" w:hAnsi="Times New Roman" w:cs="Times New Roman"/>
          <w:i/>
        </w:rPr>
        <w:t>.</w:t>
      </w:r>
      <w:r w:rsidRPr="00F157F9">
        <w:rPr>
          <w:rFonts w:ascii="Times New Roman" w:hAnsi="Times New Roman" w:cs="Times New Roman"/>
        </w:rPr>
        <w:t xml:space="preserve"> We use the set of variables listed in Table 1</w:t>
      </w:r>
      <w:r w:rsidR="0046509A" w:rsidRPr="00F157F9">
        <w:rPr>
          <w:rFonts w:ascii="Times New Roman" w:hAnsi="Times New Roman" w:cs="Times New Roman"/>
        </w:rPr>
        <w:t xml:space="preserve"> to predict each classification.</w:t>
      </w:r>
      <w:r w:rsidR="00741566" w:rsidRPr="00F157F9">
        <w:rPr>
          <w:rFonts w:ascii="Times New Roman" w:hAnsi="Times New Roman" w:cs="Times New Roman"/>
        </w:rPr>
        <w:t xml:space="preserve"> </w:t>
      </w:r>
      <w:r w:rsidRPr="00F157F9">
        <w:rPr>
          <w:rFonts w:ascii="Times New Roman" w:hAnsi="Times New Roman" w:cs="Times New Roman"/>
        </w:rPr>
        <w:t>Table 2</w:t>
      </w:r>
      <w:r w:rsidR="0046509A" w:rsidRPr="00F157F9">
        <w:rPr>
          <w:rFonts w:ascii="Times New Roman" w:hAnsi="Times New Roman" w:cs="Times New Roman"/>
        </w:rPr>
        <w:t>A</w:t>
      </w:r>
      <w:r w:rsidRPr="00F157F9">
        <w:rPr>
          <w:rFonts w:ascii="Times New Roman" w:hAnsi="Times New Roman" w:cs="Times New Roman"/>
        </w:rPr>
        <w:t xml:space="preserve"> reports the results. </w:t>
      </w:r>
      <w:r w:rsidR="001B7E44">
        <w:rPr>
          <w:rFonts w:ascii="Times New Roman" w:hAnsi="Times New Roman" w:cs="Times New Roman"/>
        </w:rPr>
        <w:t>Reassuringly, the</w:t>
      </w:r>
      <w:r w:rsidR="001B7E44" w:rsidRPr="00F157F9">
        <w:rPr>
          <w:rFonts w:ascii="Times New Roman" w:hAnsi="Times New Roman" w:cs="Times New Roman"/>
        </w:rPr>
        <w:t xml:space="preserve"> </w:t>
      </w:r>
      <w:r w:rsidRPr="00F157F9">
        <w:rPr>
          <w:rFonts w:ascii="Times New Roman" w:hAnsi="Times New Roman" w:cs="Times New Roman"/>
        </w:rPr>
        <w:t>grouping with the highest Pseudo-</w:t>
      </w:r>
      <w:r w:rsidR="001026F5">
        <w:rPr>
          <w:rFonts w:ascii="Times New Roman" w:hAnsi="Times New Roman" w:cs="Times New Roman"/>
          <w:i/>
        </w:rPr>
        <w:t>R</w:t>
      </w:r>
      <w:r w:rsidR="001026F5">
        <w:rPr>
          <w:rFonts w:ascii="Times New Roman" w:hAnsi="Times New Roman" w:cs="Times New Roman"/>
          <w:vertAlign w:val="superscript"/>
        </w:rPr>
        <w:t>2</w:t>
      </w:r>
      <w:r w:rsidRPr="00F157F9">
        <w:rPr>
          <w:rFonts w:ascii="Times New Roman" w:hAnsi="Times New Roman" w:cs="Times New Roman"/>
        </w:rPr>
        <w:t xml:space="preserve"> turns out to be our </w:t>
      </w:r>
      <w:r w:rsidR="002D1D07">
        <w:rPr>
          <w:rFonts w:ascii="Times New Roman" w:hAnsi="Times New Roman" w:cs="Times New Roman"/>
        </w:rPr>
        <w:t>proposed</w:t>
      </w:r>
      <w:r w:rsidR="001B7E44" w:rsidRPr="00F157F9">
        <w:rPr>
          <w:rFonts w:ascii="Times New Roman" w:hAnsi="Times New Roman" w:cs="Times New Roman"/>
        </w:rPr>
        <w:t xml:space="preserve"> </w:t>
      </w:r>
      <w:r w:rsidRPr="00F157F9">
        <w:rPr>
          <w:rFonts w:ascii="Times New Roman" w:hAnsi="Times New Roman" w:cs="Times New Roman"/>
        </w:rPr>
        <w:t xml:space="preserve">classification of confidence vs. probability stems. </w:t>
      </w:r>
    </w:p>
    <w:p w14:paraId="4C1F74BD" w14:textId="77813E59" w:rsidR="00936F63" w:rsidRPr="00F157F9" w:rsidRDefault="00D52996" w:rsidP="00290B78">
      <w:pPr>
        <w:spacing w:line="480" w:lineRule="auto"/>
        <w:ind w:firstLine="720"/>
        <w:rPr>
          <w:rFonts w:ascii="Times New Roman" w:hAnsi="Times New Roman" w:cs="Times New Roman"/>
        </w:rPr>
      </w:pPr>
      <w:r w:rsidRPr="00F157F9">
        <w:rPr>
          <w:rFonts w:ascii="Times New Roman" w:hAnsi="Times New Roman" w:cs="Times New Roman"/>
        </w:rPr>
        <w:lastRenderedPageBreak/>
        <w:t>Table 2B</w:t>
      </w:r>
      <w:r w:rsidR="00CD1E9C" w:rsidRPr="00F157F9">
        <w:rPr>
          <w:rFonts w:ascii="Times New Roman" w:hAnsi="Times New Roman" w:cs="Times New Roman"/>
        </w:rPr>
        <w:t xml:space="preserve"> reports the average marginal effects from the </w:t>
      </w:r>
      <w:r w:rsidRPr="00F157F9">
        <w:rPr>
          <w:rFonts w:ascii="Times New Roman" w:hAnsi="Times New Roman" w:cs="Times New Roman"/>
        </w:rPr>
        <w:t>best fitting (and hypothesized)</w:t>
      </w:r>
      <w:r w:rsidR="00CD1E9C" w:rsidRPr="00F157F9">
        <w:rPr>
          <w:rFonts w:ascii="Times New Roman" w:hAnsi="Times New Roman" w:cs="Times New Roman"/>
        </w:rPr>
        <w:t xml:space="preserve"> grouping </w:t>
      </w:r>
      <w:r w:rsidR="002D1D07">
        <w:rPr>
          <w:rFonts w:ascii="Times New Roman" w:hAnsi="Times New Roman" w:cs="Times New Roman"/>
        </w:rPr>
        <w:t xml:space="preserve">of stems </w:t>
      </w:r>
      <w:r w:rsidR="00CD1E9C" w:rsidRPr="00F157F9">
        <w:rPr>
          <w:rFonts w:ascii="Times New Roman" w:hAnsi="Times New Roman" w:cs="Times New Roman"/>
        </w:rPr>
        <w:t xml:space="preserve">for all independent variables. </w:t>
      </w:r>
      <w:r w:rsidRPr="00F157F9">
        <w:rPr>
          <w:rFonts w:ascii="Times New Roman" w:hAnsi="Times New Roman" w:cs="Times New Roman"/>
        </w:rPr>
        <w:t xml:space="preserve">We note that </w:t>
      </w:r>
      <w:r w:rsidR="002D1D07">
        <w:rPr>
          <w:rFonts w:ascii="Times New Roman" w:hAnsi="Times New Roman" w:cs="Times New Roman"/>
        </w:rPr>
        <w:t>all</w:t>
      </w:r>
      <w:r w:rsidR="002D1D07" w:rsidRPr="00F157F9">
        <w:rPr>
          <w:rFonts w:ascii="Times New Roman" w:hAnsi="Times New Roman" w:cs="Times New Roman"/>
        </w:rPr>
        <w:t xml:space="preserve"> </w:t>
      </w:r>
      <w:r w:rsidR="00CD1E9C" w:rsidRPr="00F157F9">
        <w:rPr>
          <w:rFonts w:ascii="Times New Roman" w:hAnsi="Times New Roman" w:cs="Times New Roman"/>
        </w:rPr>
        <w:t xml:space="preserve">marginal effects </w:t>
      </w:r>
      <w:r w:rsidRPr="00F157F9">
        <w:rPr>
          <w:rFonts w:ascii="Times New Roman" w:hAnsi="Times New Roman" w:cs="Times New Roman"/>
        </w:rPr>
        <w:t>are in the</w:t>
      </w:r>
      <w:r w:rsidR="00CD1E9C" w:rsidRPr="00F157F9">
        <w:rPr>
          <w:rFonts w:ascii="Times New Roman" w:hAnsi="Times New Roman" w:cs="Times New Roman"/>
        </w:rPr>
        <w:t xml:space="preserve"> </w:t>
      </w:r>
      <w:r w:rsidRPr="00F157F9">
        <w:rPr>
          <w:rFonts w:ascii="Times New Roman" w:hAnsi="Times New Roman" w:cs="Times New Roman"/>
        </w:rPr>
        <w:t>predicted</w:t>
      </w:r>
      <w:r w:rsidR="00CD1E9C" w:rsidRPr="00F157F9">
        <w:rPr>
          <w:rFonts w:ascii="Times New Roman" w:hAnsi="Times New Roman" w:cs="Times New Roman"/>
        </w:rPr>
        <w:t xml:space="preserve"> direction</w:t>
      </w:r>
      <w:r w:rsidR="002D1D07">
        <w:rPr>
          <w:rFonts w:ascii="Times New Roman" w:hAnsi="Times New Roman" w:cs="Times New Roman"/>
        </w:rPr>
        <w:t>, consistent with the analysis of raw proportions reported above</w:t>
      </w:r>
      <w:r w:rsidR="00CD1E9C" w:rsidRPr="00F157F9">
        <w:rPr>
          <w:rFonts w:ascii="Times New Roman" w:hAnsi="Times New Roman" w:cs="Times New Roman"/>
        </w:rPr>
        <w:t xml:space="preserve">. For instance, compared to </w:t>
      </w:r>
      <w:r w:rsidR="00A72A81">
        <w:rPr>
          <w:rFonts w:ascii="Times New Roman" w:hAnsi="Times New Roman" w:cs="Times New Roman"/>
        </w:rPr>
        <w:t xml:space="preserve">a speaker </w:t>
      </w:r>
      <w:r w:rsidR="00CD1E9C" w:rsidRPr="00F157F9">
        <w:rPr>
          <w:rFonts w:ascii="Times New Roman" w:hAnsi="Times New Roman" w:cs="Times New Roman"/>
        </w:rPr>
        <w:t xml:space="preserve">having no control, </w:t>
      </w:r>
      <w:r w:rsidRPr="00F157F9">
        <w:rPr>
          <w:rFonts w:ascii="Times New Roman" w:hAnsi="Times New Roman" w:cs="Times New Roman"/>
        </w:rPr>
        <w:t>a speaker being able to partly</w:t>
      </w:r>
      <w:r w:rsidR="00CD1E9C" w:rsidRPr="00F157F9">
        <w:rPr>
          <w:rFonts w:ascii="Times New Roman" w:hAnsi="Times New Roman" w:cs="Times New Roman"/>
        </w:rPr>
        <w:t xml:space="preserve"> influence the outcome increases the likelihood of</w:t>
      </w:r>
      <w:r w:rsidRPr="00F157F9">
        <w:rPr>
          <w:rFonts w:ascii="Times New Roman" w:hAnsi="Times New Roman" w:cs="Times New Roman"/>
        </w:rPr>
        <w:t xml:space="preserve"> using</w:t>
      </w:r>
      <w:r w:rsidR="00CD1E9C" w:rsidRPr="00F157F9">
        <w:rPr>
          <w:rFonts w:ascii="Times New Roman" w:hAnsi="Times New Roman" w:cs="Times New Roman"/>
        </w:rPr>
        <w:t xml:space="preserve"> a confidence stem by about 43 percentage points while being able to bring about the event increases it by </w:t>
      </w:r>
      <w:r w:rsidRPr="00F157F9">
        <w:rPr>
          <w:rFonts w:ascii="Times New Roman" w:hAnsi="Times New Roman" w:cs="Times New Roman"/>
        </w:rPr>
        <w:t>an additional</w:t>
      </w:r>
      <w:r w:rsidR="00CD1E9C" w:rsidRPr="00F157F9">
        <w:rPr>
          <w:rFonts w:ascii="Times New Roman" w:hAnsi="Times New Roman" w:cs="Times New Roman"/>
        </w:rPr>
        <w:t xml:space="preserve"> 2</w:t>
      </w:r>
      <w:r w:rsidR="0041259E" w:rsidRPr="00F157F9">
        <w:rPr>
          <w:rFonts w:ascii="Times New Roman" w:hAnsi="Times New Roman" w:cs="Times New Roman"/>
        </w:rPr>
        <w:t>4</w:t>
      </w:r>
      <w:r w:rsidR="00CD1E9C" w:rsidRPr="00F157F9">
        <w:rPr>
          <w:rFonts w:ascii="Times New Roman" w:hAnsi="Times New Roman" w:cs="Times New Roman"/>
        </w:rPr>
        <w:t xml:space="preserve"> percentage points. </w:t>
      </w:r>
      <w:r w:rsidR="00481045">
        <w:rPr>
          <w:rFonts w:ascii="Times New Roman" w:hAnsi="Times New Roman" w:cs="Times New Roman"/>
        </w:rPr>
        <w:t>This regression also suggests that control, source of uncertainty, and perceived locus of uncertainty were the strongest independent predictors of whether</w:t>
      </w:r>
      <w:r w:rsidR="00A72A81">
        <w:rPr>
          <w:rFonts w:ascii="Times New Roman" w:hAnsi="Times New Roman" w:cs="Times New Roman"/>
        </w:rPr>
        <w:t xml:space="preserve"> the speaker used</w:t>
      </w:r>
      <w:r w:rsidR="00481045">
        <w:rPr>
          <w:rFonts w:ascii="Times New Roman" w:hAnsi="Times New Roman" w:cs="Times New Roman"/>
        </w:rPr>
        <w:t xml:space="preserve"> confidence or likelihood statements</w:t>
      </w:r>
      <w:r w:rsidR="00A72A81">
        <w:rPr>
          <w:rFonts w:ascii="Times New Roman" w:hAnsi="Times New Roman" w:cs="Times New Roman"/>
        </w:rPr>
        <w:t xml:space="preserve"> </w:t>
      </w:r>
      <w:r w:rsidR="00481045">
        <w:rPr>
          <w:rFonts w:ascii="Times New Roman" w:hAnsi="Times New Roman" w:cs="Times New Roman"/>
        </w:rPr>
        <w:t>to qualify or quantify uncertainty.</w:t>
      </w:r>
    </w:p>
    <w:p w14:paraId="542C284F" w14:textId="4DEDBF8C" w:rsidR="00D52996" w:rsidRPr="00C22692" w:rsidRDefault="00FD7B04" w:rsidP="00290B78">
      <w:pPr>
        <w:spacing w:line="480" w:lineRule="auto"/>
        <w:ind w:firstLine="720"/>
        <w:rPr>
          <w:rFonts w:ascii="Times New Roman" w:hAnsi="Times New Roman" w:cs="Times New Roman"/>
        </w:rPr>
      </w:pPr>
      <w:r>
        <w:rPr>
          <w:rFonts w:ascii="Times New Roman" w:hAnsi="Times New Roman" w:cs="Times New Roman"/>
        </w:rPr>
        <w:t>Importantly</w:t>
      </w:r>
      <w:r w:rsidR="00D52996" w:rsidRPr="00F157F9">
        <w:rPr>
          <w:rFonts w:ascii="Times New Roman" w:hAnsi="Times New Roman" w:cs="Times New Roman"/>
        </w:rPr>
        <w:t xml:space="preserve">, </w:t>
      </w:r>
      <w:r w:rsidR="00481045">
        <w:rPr>
          <w:rFonts w:ascii="Times New Roman" w:hAnsi="Times New Roman" w:cs="Times New Roman"/>
        </w:rPr>
        <w:t xml:space="preserve">this analysis confirms </w:t>
      </w:r>
      <w:r w:rsidR="00D52996" w:rsidRPr="00F157F9">
        <w:rPr>
          <w:rFonts w:ascii="Times New Roman" w:hAnsi="Times New Roman" w:cs="Times New Roman"/>
        </w:rPr>
        <w:t xml:space="preserve">our </w:t>
      </w:r>
      <w:r w:rsidR="00D52996" w:rsidRPr="00F157F9">
        <w:rPr>
          <w:rFonts w:ascii="Times New Roman" w:hAnsi="Times New Roman" w:cs="Times New Roman"/>
          <w:i/>
        </w:rPr>
        <w:t>a priori</w:t>
      </w:r>
      <w:r w:rsidR="00D52996" w:rsidRPr="00F157F9">
        <w:rPr>
          <w:rFonts w:ascii="Times New Roman" w:hAnsi="Times New Roman" w:cs="Times New Roman"/>
        </w:rPr>
        <w:t xml:space="preserve"> assumptions about </w:t>
      </w:r>
      <w:r w:rsidR="002D1D07">
        <w:rPr>
          <w:rFonts w:ascii="Times New Roman" w:hAnsi="Times New Roman" w:cs="Times New Roman"/>
        </w:rPr>
        <w:t xml:space="preserve">both </w:t>
      </w:r>
      <w:r w:rsidR="00D52996" w:rsidRPr="00F157F9">
        <w:rPr>
          <w:rFonts w:ascii="Times New Roman" w:hAnsi="Times New Roman" w:cs="Times New Roman"/>
        </w:rPr>
        <w:t xml:space="preserve">the grouping of linguistic stems and the direction of their associations with the </w:t>
      </w:r>
      <w:r w:rsidR="002D1D07">
        <w:rPr>
          <w:rFonts w:ascii="Times New Roman" w:hAnsi="Times New Roman" w:cs="Times New Roman"/>
        </w:rPr>
        <w:t>contextual attributes</w:t>
      </w:r>
      <w:r w:rsidR="00D52996" w:rsidRPr="00F157F9">
        <w:rPr>
          <w:rFonts w:ascii="Times New Roman" w:hAnsi="Times New Roman" w:cs="Times New Roman"/>
        </w:rPr>
        <w:t xml:space="preserve">. We note that the probability that </w:t>
      </w:r>
      <w:r w:rsidR="00A72A81">
        <w:rPr>
          <w:rFonts w:ascii="Times New Roman" w:hAnsi="Times New Roman" w:cs="Times New Roman"/>
        </w:rPr>
        <w:t>the predicted</w:t>
      </w:r>
      <w:r w:rsidR="00A72A81" w:rsidRPr="00F157F9">
        <w:rPr>
          <w:rFonts w:ascii="Times New Roman" w:hAnsi="Times New Roman" w:cs="Times New Roman"/>
        </w:rPr>
        <w:t xml:space="preserve"> </w:t>
      </w:r>
      <w:r w:rsidR="002D1D07">
        <w:rPr>
          <w:rFonts w:ascii="Times New Roman" w:hAnsi="Times New Roman" w:cs="Times New Roman"/>
        </w:rPr>
        <w:t xml:space="preserve">stem </w:t>
      </w:r>
      <w:r w:rsidR="00D52996" w:rsidRPr="00F157F9">
        <w:rPr>
          <w:rFonts w:ascii="Times New Roman" w:hAnsi="Times New Roman" w:cs="Times New Roman"/>
        </w:rPr>
        <w:t>groupings would explain the most variance by chance</w:t>
      </w:r>
      <w:r w:rsidR="00111996">
        <w:rPr>
          <w:rFonts w:ascii="Times New Roman" w:hAnsi="Times New Roman" w:cs="Times New Roman"/>
        </w:rPr>
        <w:t xml:space="preserve"> is 1</w:t>
      </w:r>
      <w:r w:rsidR="00ED7A0C">
        <w:rPr>
          <w:rFonts w:ascii="Times New Roman" w:hAnsi="Times New Roman" w:cs="Times New Roman"/>
        </w:rPr>
        <w:t xml:space="preserve"> in </w:t>
      </w:r>
      <w:r w:rsidR="00111996">
        <w:rPr>
          <w:rFonts w:ascii="Times New Roman" w:hAnsi="Times New Roman" w:cs="Times New Roman"/>
        </w:rPr>
        <w:t xml:space="preserve">31 or </w:t>
      </w:r>
      <w:r w:rsidR="00111996">
        <w:rPr>
          <w:rFonts w:ascii="Times New Roman" w:hAnsi="Times New Roman" w:cs="Times New Roman"/>
          <w:i/>
        </w:rPr>
        <w:t xml:space="preserve">p </w:t>
      </w:r>
      <w:r w:rsidR="00111996">
        <w:rPr>
          <w:rFonts w:ascii="Times New Roman" w:hAnsi="Times New Roman" w:cs="Times New Roman"/>
        </w:rPr>
        <w:t>= .03</w:t>
      </w:r>
      <w:r w:rsidR="002D1D07">
        <w:rPr>
          <w:rFonts w:ascii="Times New Roman" w:hAnsi="Times New Roman" w:cs="Times New Roman"/>
        </w:rPr>
        <w:t>2</w:t>
      </w:r>
      <w:r w:rsidR="00111996">
        <w:rPr>
          <w:rFonts w:ascii="Times New Roman" w:hAnsi="Times New Roman" w:cs="Times New Roman"/>
        </w:rPr>
        <w:t>. If we add the finding that the coefficients are in the predicted direction and</w:t>
      </w:r>
      <w:r w:rsidR="00AB027A">
        <w:rPr>
          <w:rFonts w:ascii="Times New Roman" w:hAnsi="Times New Roman" w:cs="Times New Roman"/>
        </w:rPr>
        <w:t xml:space="preserve"> if we were to</w:t>
      </w:r>
      <w:r w:rsidR="00111996">
        <w:rPr>
          <w:rFonts w:ascii="Times New Roman" w:hAnsi="Times New Roman" w:cs="Times New Roman"/>
        </w:rPr>
        <w:t xml:space="preserve"> very conservatively assume dependence of all attributes (so that </w:t>
      </w:r>
      <w:r w:rsidR="00AB027A">
        <w:rPr>
          <w:rFonts w:ascii="Times New Roman" w:hAnsi="Times New Roman" w:cs="Times New Roman"/>
        </w:rPr>
        <w:t xml:space="preserve">coefficients of all classification variables </w:t>
      </w:r>
      <w:r w:rsidR="00111996">
        <w:rPr>
          <w:rFonts w:ascii="Times New Roman" w:hAnsi="Times New Roman" w:cs="Times New Roman"/>
        </w:rPr>
        <w:t>are either in the predicted or opposite direction)</w:t>
      </w:r>
      <w:r w:rsidR="00ED7A0C">
        <w:rPr>
          <w:rFonts w:ascii="Times New Roman" w:hAnsi="Times New Roman" w:cs="Times New Roman"/>
        </w:rPr>
        <w:t xml:space="preserve">, </w:t>
      </w:r>
      <w:r w:rsidR="00111996">
        <w:rPr>
          <w:rFonts w:ascii="Times New Roman" w:hAnsi="Times New Roman" w:cs="Times New Roman"/>
        </w:rPr>
        <w:t xml:space="preserve">then the significance level decreases to 1 in </w:t>
      </w:r>
      <w:r w:rsidR="002D1D07">
        <w:rPr>
          <w:rFonts w:ascii="Times New Roman" w:hAnsi="Times New Roman" w:cs="Times New Roman"/>
        </w:rPr>
        <w:t>(</w:t>
      </w:r>
      <w:r w:rsidR="00D52996" w:rsidRPr="00F157F9">
        <w:rPr>
          <w:rFonts w:ascii="Times New Roman" w:hAnsi="Times New Roman" w:cs="Times New Roman"/>
        </w:rPr>
        <w:t>31 × 2</w:t>
      </w:r>
      <w:r w:rsidR="002D1D07">
        <w:rPr>
          <w:rFonts w:ascii="Times New Roman" w:hAnsi="Times New Roman" w:cs="Times New Roman"/>
        </w:rPr>
        <w:t>)</w:t>
      </w:r>
      <w:r w:rsidR="00D52996" w:rsidRPr="00F157F9">
        <w:rPr>
          <w:rFonts w:ascii="Times New Roman" w:hAnsi="Times New Roman" w:cs="Times New Roman"/>
        </w:rPr>
        <w:t xml:space="preserve">, or </w:t>
      </w:r>
      <w:r w:rsidR="00D52996" w:rsidRPr="00F157F9">
        <w:rPr>
          <w:rFonts w:ascii="Times New Roman" w:hAnsi="Times New Roman" w:cs="Times New Roman"/>
          <w:i/>
        </w:rPr>
        <w:t>p</w:t>
      </w:r>
      <w:r w:rsidR="00D52996" w:rsidRPr="00F157F9">
        <w:rPr>
          <w:rFonts w:ascii="Times New Roman" w:hAnsi="Times New Roman" w:cs="Times New Roman"/>
        </w:rPr>
        <w:t xml:space="preserve"> = .016.</w:t>
      </w:r>
    </w:p>
    <w:p w14:paraId="44CA7D97" w14:textId="77777777" w:rsidR="00B240CE" w:rsidRPr="0039015E" w:rsidRDefault="00B240CE" w:rsidP="00290B78">
      <w:pPr>
        <w:spacing w:line="480" w:lineRule="auto"/>
        <w:rPr>
          <w:rFonts w:ascii="Times New Roman" w:hAnsi="Times New Roman" w:cs="Times New Roman"/>
        </w:rPr>
      </w:pPr>
    </w:p>
    <w:p w14:paraId="6E5A44AD" w14:textId="7F1E58D3" w:rsidR="00B240CE" w:rsidRPr="00582A0E" w:rsidRDefault="00B240CE" w:rsidP="00290B78">
      <w:pPr>
        <w:spacing w:line="480" w:lineRule="auto"/>
        <w:rPr>
          <w:rFonts w:ascii="Times New Roman" w:hAnsi="Times New Roman" w:cs="Times New Roman"/>
          <w:b/>
        </w:rPr>
      </w:pPr>
      <w:r w:rsidRPr="00582A0E">
        <w:rPr>
          <w:rFonts w:ascii="Times New Roman" w:hAnsi="Times New Roman" w:cs="Times New Roman"/>
          <w:b/>
        </w:rPr>
        <w:t>Discussion</w:t>
      </w:r>
    </w:p>
    <w:p w14:paraId="1F6E97DF" w14:textId="34DA330E" w:rsidR="000710F2" w:rsidRDefault="00B240CE" w:rsidP="00290B78">
      <w:pPr>
        <w:widowControl w:val="0"/>
        <w:autoSpaceDE w:val="0"/>
        <w:autoSpaceDN w:val="0"/>
        <w:adjustRightInd w:val="0"/>
        <w:spacing w:line="480" w:lineRule="auto"/>
        <w:ind w:firstLine="720"/>
        <w:rPr>
          <w:rFonts w:ascii="Times New Roman" w:hAnsi="Times New Roman" w:cs="Times New Roman"/>
          <w:szCs w:val="20"/>
        </w:rPr>
      </w:pPr>
      <w:commentRangeStart w:id="38"/>
      <w:r w:rsidRPr="00E15A8B">
        <w:rPr>
          <w:rFonts w:ascii="Times New Roman" w:hAnsi="Times New Roman" w:cs="Times New Roman"/>
          <w:szCs w:val="20"/>
        </w:rPr>
        <w:t xml:space="preserve">Results of this study provide strong evidence that speakers use </w:t>
      </w:r>
      <w:r w:rsidR="00EB49BA">
        <w:rPr>
          <w:rFonts w:ascii="Times New Roman" w:hAnsi="Times New Roman" w:cs="Times New Roman"/>
          <w:szCs w:val="20"/>
        </w:rPr>
        <w:t>confidence</w:t>
      </w:r>
      <w:r w:rsidR="00EB49BA" w:rsidRPr="00E15A8B">
        <w:rPr>
          <w:rFonts w:ascii="Times New Roman" w:hAnsi="Times New Roman" w:cs="Times New Roman"/>
          <w:szCs w:val="20"/>
        </w:rPr>
        <w:t xml:space="preserve"> </w:t>
      </w:r>
      <w:r w:rsidR="00C30F7A">
        <w:rPr>
          <w:rFonts w:ascii="Times New Roman" w:hAnsi="Times New Roman" w:cs="Times New Roman"/>
          <w:szCs w:val="20"/>
        </w:rPr>
        <w:t xml:space="preserve">statements </w:t>
      </w:r>
      <w:r w:rsidRPr="00E15A8B">
        <w:rPr>
          <w:rFonts w:ascii="Times New Roman" w:hAnsi="Times New Roman" w:cs="Times New Roman"/>
          <w:szCs w:val="20"/>
        </w:rPr>
        <w:t>(e.g.</w:t>
      </w:r>
      <w:r w:rsidR="00807AAB">
        <w:rPr>
          <w:rFonts w:ascii="Times New Roman" w:hAnsi="Times New Roman" w:cs="Times New Roman"/>
          <w:szCs w:val="20"/>
        </w:rPr>
        <w:t xml:space="preserve"> </w:t>
      </w:r>
      <w:r w:rsidRPr="00E15A8B">
        <w:rPr>
          <w:rFonts w:ascii="Times New Roman" w:hAnsi="Times New Roman" w:cs="Times New Roman"/>
          <w:szCs w:val="20"/>
        </w:rPr>
        <w:t xml:space="preserve">“% sure”) and </w:t>
      </w:r>
      <w:r w:rsidR="005A01B8">
        <w:rPr>
          <w:rFonts w:ascii="Times New Roman" w:hAnsi="Times New Roman" w:cs="Times New Roman"/>
          <w:szCs w:val="20"/>
        </w:rPr>
        <w:t>likelihood</w:t>
      </w:r>
      <w:r w:rsidR="005A01B8" w:rsidRPr="00E15A8B">
        <w:rPr>
          <w:rFonts w:ascii="Times New Roman" w:hAnsi="Times New Roman" w:cs="Times New Roman"/>
          <w:szCs w:val="20"/>
        </w:rPr>
        <w:t xml:space="preserve"> </w:t>
      </w:r>
      <w:r w:rsidR="00C30F7A">
        <w:rPr>
          <w:rFonts w:ascii="Times New Roman" w:hAnsi="Times New Roman" w:cs="Times New Roman"/>
          <w:szCs w:val="20"/>
        </w:rPr>
        <w:t xml:space="preserve">statements </w:t>
      </w:r>
      <w:r w:rsidRPr="00E15A8B">
        <w:rPr>
          <w:rFonts w:ascii="Times New Roman" w:hAnsi="Times New Roman" w:cs="Times New Roman"/>
          <w:szCs w:val="20"/>
        </w:rPr>
        <w:t xml:space="preserve">(e.g. “% chance”) in systematically different ways that generally correspond to epistemic and </w:t>
      </w:r>
      <w:proofErr w:type="spellStart"/>
      <w:r w:rsidRPr="00E15A8B">
        <w:rPr>
          <w:rFonts w:ascii="Times New Roman" w:hAnsi="Times New Roman" w:cs="Times New Roman"/>
          <w:szCs w:val="20"/>
        </w:rPr>
        <w:t>aleatory</w:t>
      </w:r>
      <w:proofErr w:type="spellEnd"/>
      <w:r w:rsidRPr="00E15A8B">
        <w:rPr>
          <w:rFonts w:ascii="Times New Roman" w:hAnsi="Times New Roman" w:cs="Times New Roman"/>
          <w:szCs w:val="20"/>
        </w:rPr>
        <w:t xml:space="preserve"> uncertainty, </w:t>
      </w:r>
      <w:r w:rsidRPr="00E15A8B">
        <w:rPr>
          <w:rFonts w:ascii="Times New Roman" w:hAnsi="Times New Roman" w:cs="Times New Roman"/>
          <w:szCs w:val="20"/>
        </w:rPr>
        <w:lastRenderedPageBreak/>
        <w:t xml:space="preserve">respectively. While speakers more often chose </w:t>
      </w:r>
      <w:r w:rsidR="005A01B8">
        <w:rPr>
          <w:rFonts w:ascii="Times New Roman" w:hAnsi="Times New Roman" w:cs="Times New Roman"/>
          <w:szCs w:val="20"/>
        </w:rPr>
        <w:t xml:space="preserve">likelihood </w:t>
      </w:r>
      <w:r w:rsidRPr="00E15A8B">
        <w:rPr>
          <w:rFonts w:ascii="Times New Roman" w:hAnsi="Times New Roman" w:cs="Times New Roman"/>
          <w:szCs w:val="20"/>
        </w:rPr>
        <w:t xml:space="preserve">than </w:t>
      </w:r>
      <w:r w:rsidR="00EB49BA">
        <w:rPr>
          <w:rFonts w:ascii="Times New Roman" w:hAnsi="Times New Roman" w:cs="Times New Roman"/>
          <w:szCs w:val="20"/>
        </w:rPr>
        <w:t>confidence</w:t>
      </w:r>
      <w:r w:rsidR="00EB49BA" w:rsidRPr="00E15A8B">
        <w:rPr>
          <w:rFonts w:ascii="Times New Roman" w:hAnsi="Times New Roman" w:cs="Times New Roman"/>
          <w:szCs w:val="20"/>
        </w:rPr>
        <w:t xml:space="preserve"> </w:t>
      </w:r>
      <w:r w:rsidRPr="00E15A8B">
        <w:rPr>
          <w:rFonts w:ascii="Times New Roman" w:hAnsi="Times New Roman" w:cs="Times New Roman"/>
          <w:szCs w:val="20"/>
        </w:rPr>
        <w:t xml:space="preserve">statements overall, </w:t>
      </w:r>
      <w:r w:rsidR="00AA1694">
        <w:rPr>
          <w:rFonts w:ascii="Times New Roman" w:hAnsi="Times New Roman" w:cs="Times New Roman"/>
          <w:szCs w:val="20"/>
        </w:rPr>
        <w:t>they were more apt to choose</w:t>
      </w:r>
      <w:r w:rsidRPr="00E15A8B">
        <w:rPr>
          <w:rFonts w:ascii="Times New Roman" w:hAnsi="Times New Roman" w:cs="Times New Roman"/>
          <w:szCs w:val="20"/>
        </w:rPr>
        <w:t xml:space="preserve"> </w:t>
      </w:r>
      <w:r w:rsidR="001754B9">
        <w:rPr>
          <w:rFonts w:ascii="Times New Roman" w:hAnsi="Times New Roman" w:cs="Times New Roman"/>
          <w:szCs w:val="20"/>
        </w:rPr>
        <w:t>confidence</w:t>
      </w:r>
      <w:r w:rsidR="001754B9" w:rsidRPr="00E15A8B">
        <w:rPr>
          <w:rFonts w:ascii="Times New Roman" w:hAnsi="Times New Roman" w:cs="Times New Roman"/>
          <w:szCs w:val="20"/>
        </w:rPr>
        <w:t xml:space="preserve"> </w:t>
      </w:r>
      <w:r w:rsidRPr="00E15A8B">
        <w:rPr>
          <w:rFonts w:ascii="Times New Roman" w:hAnsi="Times New Roman" w:cs="Times New Roman"/>
          <w:szCs w:val="20"/>
        </w:rPr>
        <w:t>statements</w:t>
      </w:r>
      <w:r w:rsidR="00AA1694">
        <w:rPr>
          <w:rFonts w:ascii="Times New Roman" w:hAnsi="Times New Roman" w:cs="Times New Roman"/>
          <w:szCs w:val="20"/>
        </w:rPr>
        <w:t xml:space="preserve"> when </w:t>
      </w:r>
      <w:r w:rsidRPr="00E15A8B">
        <w:rPr>
          <w:rFonts w:ascii="Times New Roman" w:hAnsi="Times New Roman" w:cs="Times New Roman"/>
          <w:szCs w:val="20"/>
        </w:rPr>
        <w:t>adopt</w:t>
      </w:r>
      <w:r w:rsidR="00AA1694">
        <w:rPr>
          <w:rFonts w:ascii="Times New Roman" w:hAnsi="Times New Roman" w:cs="Times New Roman"/>
          <w:szCs w:val="20"/>
        </w:rPr>
        <w:t>ing</w:t>
      </w:r>
      <w:r w:rsidRPr="00E15A8B">
        <w:rPr>
          <w:rFonts w:ascii="Times New Roman" w:hAnsi="Times New Roman" w:cs="Times New Roman"/>
          <w:szCs w:val="20"/>
        </w:rPr>
        <w:t xml:space="preserve"> a first-person perspective (e.g., “I am reasonably confident”), express</w:t>
      </w:r>
      <w:r w:rsidR="00AA1694">
        <w:rPr>
          <w:rFonts w:ascii="Times New Roman" w:hAnsi="Times New Roman" w:cs="Times New Roman"/>
          <w:szCs w:val="20"/>
        </w:rPr>
        <w:t>ing</w:t>
      </w:r>
      <w:r w:rsidRPr="00E15A8B">
        <w:rPr>
          <w:rFonts w:ascii="Times New Roman" w:hAnsi="Times New Roman" w:cs="Times New Roman"/>
          <w:szCs w:val="20"/>
        </w:rPr>
        <w:t xml:space="preserve"> some measure of control over the outcome, bas</w:t>
      </w:r>
      <w:r w:rsidR="00AA1694">
        <w:rPr>
          <w:rFonts w:ascii="Times New Roman" w:hAnsi="Times New Roman" w:cs="Times New Roman"/>
          <w:szCs w:val="20"/>
        </w:rPr>
        <w:t>ing</w:t>
      </w:r>
      <w:r w:rsidRPr="00E15A8B">
        <w:rPr>
          <w:rFonts w:ascii="Times New Roman" w:hAnsi="Times New Roman" w:cs="Times New Roman"/>
          <w:szCs w:val="20"/>
        </w:rPr>
        <w:t xml:space="preserve"> the prediction on intuition (or no identifiable source), speak</w:t>
      </w:r>
      <w:r w:rsidR="00AA1694">
        <w:rPr>
          <w:rFonts w:ascii="Times New Roman" w:hAnsi="Times New Roman" w:cs="Times New Roman"/>
          <w:szCs w:val="20"/>
        </w:rPr>
        <w:t>ing</w:t>
      </w:r>
      <w:r w:rsidRPr="00E15A8B">
        <w:rPr>
          <w:rFonts w:ascii="Times New Roman" w:hAnsi="Times New Roman" w:cs="Times New Roman"/>
          <w:szCs w:val="20"/>
        </w:rPr>
        <w:t xml:space="preserve"> about behavior of a sentient object, speak</w:t>
      </w:r>
      <w:r w:rsidR="00AA1694">
        <w:rPr>
          <w:rFonts w:ascii="Times New Roman" w:hAnsi="Times New Roman" w:cs="Times New Roman"/>
          <w:szCs w:val="20"/>
        </w:rPr>
        <w:t>ing</w:t>
      </w:r>
      <w:r w:rsidRPr="00E15A8B">
        <w:rPr>
          <w:rFonts w:ascii="Times New Roman" w:hAnsi="Times New Roman" w:cs="Times New Roman"/>
          <w:szCs w:val="20"/>
        </w:rPr>
        <w:t xml:space="preserve"> about events in the present or past (that may in principle be knowable), and </w:t>
      </w:r>
      <w:r w:rsidR="00AA1694">
        <w:rPr>
          <w:rFonts w:ascii="Times New Roman" w:hAnsi="Times New Roman" w:cs="Times New Roman"/>
          <w:szCs w:val="20"/>
        </w:rPr>
        <w:t xml:space="preserve">when </w:t>
      </w:r>
      <w:r w:rsidRPr="00E15A8B">
        <w:rPr>
          <w:rFonts w:ascii="Times New Roman" w:hAnsi="Times New Roman" w:cs="Times New Roman"/>
          <w:szCs w:val="20"/>
        </w:rPr>
        <w:t xml:space="preserve">uncertainty </w:t>
      </w:r>
      <w:r w:rsidR="00AA1694">
        <w:rPr>
          <w:rFonts w:ascii="Times New Roman" w:hAnsi="Times New Roman" w:cs="Times New Roman"/>
          <w:szCs w:val="20"/>
        </w:rPr>
        <w:t xml:space="preserve">appeared to be attributable to </w:t>
      </w:r>
      <w:r w:rsidR="00807AAB">
        <w:rPr>
          <w:rFonts w:ascii="Times New Roman" w:hAnsi="Times New Roman" w:cs="Times New Roman"/>
          <w:szCs w:val="20"/>
        </w:rPr>
        <w:t xml:space="preserve">internal sources (i.e., </w:t>
      </w:r>
      <w:r w:rsidR="00AA1694">
        <w:rPr>
          <w:rFonts w:ascii="Times New Roman" w:hAnsi="Times New Roman" w:cs="Times New Roman"/>
          <w:szCs w:val="20"/>
        </w:rPr>
        <w:t>lack of knowledge or information</w:t>
      </w:r>
      <w:r w:rsidR="00807AAB">
        <w:rPr>
          <w:rFonts w:ascii="Times New Roman" w:hAnsi="Times New Roman" w:cs="Times New Roman"/>
          <w:szCs w:val="20"/>
        </w:rPr>
        <w:t>)</w:t>
      </w:r>
      <w:r w:rsidRPr="00E15A8B">
        <w:rPr>
          <w:rFonts w:ascii="Times New Roman" w:hAnsi="Times New Roman" w:cs="Times New Roman"/>
          <w:szCs w:val="20"/>
        </w:rPr>
        <w:t>.</w:t>
      </w:r>
      <w:r w:rsidR="001754B9">
        <w:rPr>
          <w:rFonts w:ascii="Times New Roman" w:hAnsi="Times New Roman" w:cs="Times New Roman"/>
          <w:szCs w:val="20"/>
        </w:rPr>
        <w:t xml:space="preserve"> </w:t>
      </w:r>
      <w:r w:rsidR="00451773">
        <w:rPr>
          <w:rFonts w:ascii="Times New Roman" w:hAnsi="Times New Roman" w:cs="Times New Roman"/>
          <w:szCs w:val="20"/>
        </w:rPr>
        <w:t>Speakers were more apt to choose</w:t>
      </w:r>
      <w:r w:rsidR="001754B9" w:rsidRPr="00E15A8B">
        <w:rPr>
          <w:rFonts w:ascii="Times New Roman" w:hAnsi="Times New Roman" w:cs="Times New Roman"/>
          <w:szCs w:val="20"/>
        </w:rPr>
        <w:t xml:space="preserve"> </w:t>
      </w:r>
      <w:r w:rsidR="005A01B8">
        <w:rPr>
          <w:rFonts w:ascii="Times New Roman" w:hAnsi="Times New Roman" w:cs="Times New Roman"/>
          <w:szCs w:val="20"/>
        </w:rPr>
        <w:t>likelihood</w:t>
      </w:r>
      <w:r w:rsidR="005A01B8" w:rsidRPr="00E15A8B">
        <w:rPr>
          <w:rFonts w:ascii="Times New Roman" w:hAnsi="Times New Roman" w:cs="Times New Roman"/>
          <w:szCs w:val="20"/>
        </w:rPr>
        <w:t xml:space="preserve"> </w:t>
      </w:r>
      <w:r w:rsidR="001754B9" w:rsidRPr="00E15A8B">
        <w:rPr>
          <w:rFonts w:ascii="Times New Roman" w:hAnsi="Times New Roman" w:cs="Times New Roman"/>
          <w:szCs w:val="20"/>
        </w:rPr>
        <w:t>statements</w:t>
      </w:r>
      <w:r w:rsidR="001754B9">
        <w:rPr>
          <w:rFonts w:ascii="Times New Roman" w:hAnsi="Times New Roman" w:cs="Times New Roman"/>
          <w:szCs w:val="20"/>
        </w:rPr>
        <w:t>, in contrast,</w:t>
      </w:r>
      <w:r w:rsidR="001754B9" w:rsidRPr="00E15A8B">
        <w:rPr>
          <w:rFonts w:ascii="Times New Roman" w:hAnsi="Times New Roman" w:cs="Times New Roman"/>
          <w:szCs w:val="20"/>
        </w:rPr>
        <w:t xml:space="preserve"> </w:t>
      </w:r>
      <w:r w:rsidR="00451773">
        <w:rPr>
          <w:rFonts w:ascii="Times New Roman" w:hAnsi="Times New Roman" w:cs="Times New Roman"/>
          <w:szCs w:val="20"/>
        </w:rPr>
        <w:t>when they</w:t>
      </w:r>
      <w:r w:rsidR="001754B9" w:rsidRPr="00E15A8B">
        <w:rPr>
          <w:rFonts w:ascii="Times New Roman" w:hAnsi="Times New Roman" w:cs="Times New Roman"/>
          <w:szCs w:val="20"/>
        </w:rPr>
        <w:t xml:space="preserve"> adopt</w:t>
      </w:r>
      <w:r w:rsidR="00451773">
        <w:rPr>
          <w:rFonts w:ascii="Times New Roman" w:hAnsi="Times New Roman" w:cs="Times New Roman"/>
          <w:szCs w:val="20"/>
        </w:rPr>
        <w:t>ed</w:t>
      </w:r>
      <w:r w:rsidR="001754B9" w:rsidRPr="00E15A8B">
        <w:rPr>
          <w:rFonts w:ascii="Times New Roman" w:hAnsi="Times New Roman" w:cs="Times New Roman"/>
          <w:szCs w:val="20"/>
        </w:rPr>
        <w:t xml:space="preserve"> a second- or third-person perspective (e.g. “</w:t>
      </w:r>
      <w:r w:rsidR="00C30F7A">
        <w:rPr>
          <w:rFonts w:ascii="Times New Roman" w:hAnsi="Times New Roman" w:cs="Times New Roman"/>
          <w:szCs w:val="20"/>
        </w:rPr>
        <w:t xml:space="preserve">I think </w:t>
      </w:r>
      <w:r w:rsidR="001754B9" w:rsidRPr="00E15A8B">
        <w:rPr>
          <w:rFonts w:ascii="Times New Roman" w:hAnsi="Times New Roman" w:cs="Times New Roman"/>
          <w:szCs w:val="20"/>
        </w:rPr>
        <w:t xml:space="preserve">it is fairly likely to occur”), </w:t>
      </w:r>
      <w:r w:rsidR="00451773">
        <w:rPr>
          <w:rFonts w:ascii="Times New Roman" w:hAnsi="Times New Roman" w:cs="Times New Roman"/>
          <w:szCs w:val="20"/>
        </w:rPr>
        <w:t>appeared to have</w:t>
      </w:r>
      <w:r w:rsidR="00451773" w:rsidRPr="00E15A8B">
        <w:rPr>
          <w:rFonts w:ascii="Times New Roman" w:hAnsi="Times New Roman" w:cs="Times New Roman"/>
          <w:szCs w:val="20"/>
        </w:rPr>
        <w:t xml:space="preserve"> </w:t>
      </w:r>
      <w:r w:rsidR="001754B9">
        <w:rPr>
          <w:rFonts w:ascii="Times New Roman" w:hAnsi="Times New Roman" w:cs="Times New Roman"/>
          <w:szCs w:val="20"/>
        </w:rPr>
        <w:t>limited</w:t>
      </w:r>
      <w:r w:rsidR="001754B9" w:rsidRPr="00E15A8B">
        <w:rPr>
          <w:rFonts w:ascii="Times New Roman" w:hAnsi="Times New Roman" w:cs="Times New Roman"/>
          <w:szCs w:val="20"/>
        </w:rPr>
        <w:t xml:space="preserve"> control over the outcome, base</w:t>
      </w:r>
      <w:r w:rsidR="00451773">
        <w:rPr>
          <w:rFonts w:ascii="Times New Roman" w:hAnsi="Times New Roman" w:cs="Times New Roman"/>
          <w:szCs w:val="20"/>
        </w:rPr>
        <w:t>d</w:t>
      </w:r>
      <w:r w:rsidR="001754B9" w:rsidRPr="00E15A8B">
        <w:rPr>
          <w:rFonts w:ascii="Times New Roman" w:hAnsi="Times New Roman" w:cs="Times New Roman"/>
          <w:szCs w:val="20"/>
        </w:rPr>
        <w:t xml:space="preserve"> the prediction on calculation/logic</w:t>
      </w:r>
      <w:r w:rsidR="00C30F7A">
        <w:rPr>
          <w:rFonts w:ascii="Times New Roman" w:hAnsi="Times New Roman" w:cs="Times New Roman"/>
          <w:szCs w:val="20"/>
        </w:rPr>
        <w:t xml:space="preserve"> or trends/facts</w:t>
      </w:r>
      <w:r w:rsidR="001754B9" w:rsidRPr="00E15A8B">
        <w:rPr>
          <w:rFonts w:ascii="Times New Roman" w:hAnsi="Times New Roman" w:cs="Times New Roman"/>
          <w:szCs w:val="20"/>
        </w:rPr>
        <w:t xml:space="preserve">, </w:t>
      </w:r>
      <w:r w:rsidR="00807AAB">
        <w:rPr>
          <w:rFonts w:ascii="Times New Roman" w:hAnsi="Times New Roman" w:cs="Times New Roman"/>
          <w:szCs w:val="20"/>
        </w:rPr>
        <w:t xml:space="preserve">were </w:t>
      </w:r>
      <w:r w:rsidR="00451773">
        <w:rPr>
          <w:rFonts w:ascii="Times New Roman" w:hAnsi="Times New Roman" w:cs="Times New Roman"/>
          <w:szCs w:val="20"/>
        </w:rPr>
        <w:t>speaking</w:t>
      </w:r>
      <w:r w:rsidR="00451773" w:rsidRPr="00E15A8B">
        <w:rPr>
          <w:rFonts w:ascii="Times New Roman" w:hAnsi="Times New Roman" w:cs="Times New Roman"/>
          <w:szCs w:val="20"/>
        </w:rPr>
        <w:t xml:space="preserve"> </w:t>
      </w:r>
      <w:r w:rsidR="001754B9" w:rsidRPr="00E15A8B">
        <w:rPr>
          <w:rFonts w:ascii="Times New Roman" w:hAnsi="Times New Roman" w:cs="Times New Roman"/>
          <w:szCs w:val="20"/>
        </w:rPr>
        <w:t xml:space="preserve">about the behavior of non-sentient objects, </w:t>
      </w:r>
      <w:r w:rsidR="00451773">
        <w:rPr>
          <w:rFonts w:ascii="Times New Roman" w:hAnsi="Times New Roman" w:cs="Times New Roman"/>
          <w:szCs w:val="20"/>
        </w:rPr>
        <w:t>speaking</w:t>
      </w:r>
      <w:r w:rsidR="00451773" w:rsidRPr="00E15A8B">
        <w:rPr>
          <w:rFonts w:ascii="Times New Roman" w:hAnsi="Times New Roman" w:cs="Times New Roman"/>
          <w:szCs w:val="20"/>
        </w:rPr>
        <w:t xml:space="preserve"> </w:t>
      </w:r>
      <w:r w:rsidR="001754B9" w:rsidRPr="00E15A8B">
        <w:rPr>
          <w:rFonts w:ascii="Times New Roman" w:hAnsi="Times New Roman" w:cs="Times New Roman"/>
          <w:szCs w:val="20"/>
        </w:rPr>
        <w:t xml:space="preserve">about events that are in the future (and therefore not yet fully knowable), and </w:t>
      </w:r>
      <w:r w:rsidR="00451773">
        <w:rPr>
          <w:rFonts w:ascii="Times New Roman" w:hAnsi="Times New Roman" w:cs="Times New Roman"/>
          <w:szCs w:val="20"/>
        </w:rPr>
        <w:t>when</w:t>
      </w:r>
      <w:r w:rsidR="00451773" w:rsidRPr="00E15A8B">
        <w:rPr>
          <w:rFonts w:ascii="Times New Roman" w:hAnsi="Times New Roman" w:cs="Times New Roman"/>
          <w:szCs w:val="20"/>
        </w:rPr>
        <w:t xml:space="preserve"> </w:t>
      </w:r>
      <w:r w:rsidR="001754B9" w:rsidRPr="00E15A8B">
        <w:rPr>
          <w:rFonts w:ascii="Times New Roman" w:hAnsi="Times New Roman" w:cs="Times New Roman"/>
          <w:szCs w:val="20"/>
        </w:rPr>
        <w:t xml:space="preserve">uncertainty </w:t>
      </w:r>
      <w:r w:rsidR="00451773">
        <w:rPr>
          <w:rFonts w:ascii="Times New Roman" w:hAnsi="Times New Roman" w:cs="Times New Roman"/>
          <w:szCs w:val="20"/>
        </w:rPr>
        <w:t>appeared to be attributable to the</w:t>
      </w:r>
      <w:r w:rsidR="001754B9" w:rsidRPr="00E15A8B">
        <w:rPr>
          <w:rFonts w:ascii="Times New Roman" w:hAnsi="Times New Roman" w:cs="Times New Roman"/>
          <w:szCs w:val="20"/>
        </w:rPr>
        <w:t xml:space="preserve"> external world.</w:t>
      </w:r>
      <w:commentRangeEnd w:id="38"/>
      <w:r w:rsidR="00545496">
        <w:rPr>
          <w:rStyle w:val="CommentReference"/>
        </w:rPr>
        <w:commentReference w:id="38"/>
      </w:r>
    </w:p>
    <w:p w14:paraId="058F7D52" w14:textId="77777777" w:rsidR="00E01275" w:rsidRPr="000B6E97" w:rsidRDefault="00E01275" w:rsidP="00290B78">
      <w:pPr>
        <w:tabs>
          <w:tab w:val="left" w:pos="3240"/>
        </w:tabs>
        <w:spacing w:line="480" w:lineRule="auto"/>
        <w:ind w:firstLine="720"/>
        <w:rPr>
          <w:rFonts w:ascii="Times New Roman" w:hAnsi="Times New Roman" w:cs="Times New Roman"/>
        </w:rPr>
      </w:pPr>
    </w:p>
    <w:p w14:paraId="019790A5" w14:textId="3DB89CFC" w:rsidR="000710F2" w:rsidRDefault="000710F2" w:rsidP="00290B78">
      <w:pPr>
        <w:tabs>
          <w:tab w:val="left" w:pos="3240"/>
        </w:tabs>
        <w:spacing w:line="480" w:lineRule="auto"/>
        <w:jc w:val="center"/>
        <w:rPr>
          <w:rFonts w:ascii="Times New Roman" w:hAnsi="Times New Roman" w:cs="Times New Roman"/>
          <w:b/>
        </w:rPr>
      </w:pPr>
      <w:r w:rsidRPr="000B6E97">
        <w:rPr>
          <w:rFonts w:ascii="Times New Roman" w:hAnsi="Times New Roman" w:cs="Times New Roman"/>
          <w:b/>
        </w:rPr>
        <w:t xml:space="preserve">STUDY </w:t>
      </w:r>
      <w:r w:rsidR="00680F1E">
        <w:rPr>
          <w:rFonts w:ascii="Times New Roman" w:hAnsi="Times New Roman" w:cs="Times New Roman"/>
          <w:b/>
        </w:rPr>
        <w:t>2</w:t>
      </w:r>
      <w:r w:rsidR="00FD2BA3">
        <w:rPr>
          <w:rFonts w:ascii="Times New Roman" w:hAnsi="Times New Roman" w:cs="Times New Roman"/>
          <w:b/>
        </w:rPr>
        <w:t>A</w:t>
      </w:r>
      <w:r w:rsidRPr="000B6E97">
        <w:rPr>
          <w:rFonts w:ascii="Times New Roman" w:hAnsi="Times New Roman" w:cs="Times New Roman"/>
          <w:b/>
        </w:rPr>
        <w:t>:</w:t>
      </w:r>
      <w:r w:rsidR="000B6221">
        <w:rPr>
          <w:rFonts w:ascii="Times New Roman" w:hAnsi="Times New Roman" w:cs="Times New Roman"/>
          <w:b/>
        </w:rPr>
        <w:t xml:space="preserve"> </w:t>
      </w:r>
      <w:r w:rsidR="00724B87">
        <w:rPr>
          <w:rFonts w:ascii="Times New Roman" w:hAnsi="Times New Roman" w:cs="Times New Roman"/>
          <w:b/>
        </w:rPr>
        <w:t xml:space="preserve">EXPLICITLY CHOOSING BETWEEN </w:t>
      </w:r>
      <w:r w:rsidR="00563275">
        <w:rPr>
          <w:rFonts w:ascii="Times New Roman" w:hAnsi="Times New Roman" w:cs="Times New Roman"/>
          <w:b/>
        </w:rPr>
        <w:t>CONFIDENCE AND LIKELIHOOD STATEMENTS</w:t>
      </w:r>
    </w:p>
    <w:p w14:paraId="6765D4CF" w14:textId="77777777" w:rsidR="00FA1A5E" w:rsidRPr="00CD71F0" w:rsidRDefault="00FA1A5E" w:rsidP="00290B78">
      <w:pPr>
        <w:tabs>
          <w:tab w:val="left" w:pos="3240"/>
        </w:tabs>
        <w:spacing w:line="480" w:lineRule="auto"/>
        <w:jc w:val="center"/>
        <w:rPr>
          <w:rFonts w:ascii="Times New Roman" w:hAnsi="Times New Roman" w:cs="Times New Roman"/>
          <w:b/>
        </w:rPr>
      </w:pPr>
    </w:p>
    <w:p w14:paraId="421788D2" w14:textId="2538C926" w:rsidR="0023483E" w:rsidRDefault="003C3F1B" w:rsidP="0023483E">
      <w:pPr>
        <w:widowControl w:val="0"/>
        <w:autoSpaceDE w:val="0"/>
        <w:autoSpaceDN w:val="0"/>
        <w:adjustRightInd w:val="0"/>
        <w:spacing w:line="480" w:lineRule="auto"/>
        <w:ind w:firstLine="720"/>
        <w:rPr>
          <w:b/>
        </w:rPr>
      </w:pPr>
      <w:r>
        <w:rPr>
          <w:rFonts w:ascii="Times New Roman" w:hAnsi="Times New Roman" w:cs="Times New Roman"/>
        </w:rPr>
        <w:t xml:space="preserve">Using archival data, Study 1 established that there is a </w:t>
      </w:r>
      <w:r w:rsidR="0023483E">
        <w:rPr>
          <w:rFonts w:ascii="Times New Roman" w:hAnsi="Times New Roman" w:cs="Times New Roman"/>
        </w:rPr>
        <w:t xml:space="preserve">strong </w:t>
      </w:r>
      <w:r>
        <w:rPr>
          <w:rFonts w:ascii="Times New Roman" w:hAnsi="Times New Roman" w:cs="Times New Roman"/>
        </w:rPr>
        <w:t xml:space="preserve">correspondence between </w:t>
      </w:r>
      <w:r w:rsidR="00974A72">
        <w:rPr>
          <w:rFonts w:ascii="Times New Roman" w:hAnsi="Times New Roman" w:cs="Times New Roman"/>
        </w:rPr>
        <w:t>confidence statements</w:t>
      </w:r>
      <w:r>
        <w:rPr>
          <w:rFonts w:ascii="Times New Roman" w:hAnsi="Times New Roman" w:cs="Times New Roman"/>
        </w:rPr>
        <w:t xml:space="preserve"> and epistemic uncertainty</w:t>
      </w:r>
      <w:r w:rsidR="0023483E">
        <w:rPr>
          <w:rFonts w:ascii="Times New Roman" w:hAnsi="Times New Roman" w:cs="Times New Roman"/>
        </w:rPr>
        <w:t>,</w:t>
      </w:r>
      <w:r>
        <w:rPr>
          <w:rFonts w:ascii="Times New Roman" w:hAnsi="Times New Roman" w:cs="Times New Roman"/>
        </w:rPr>
        <w:t xml:space="preserve"> and </w:t>
      </w:r>
      <w:r w:rsidR="00AA6A51">
        <w:rPr>
          <w:rFonts w:ascii="Times New Roman" w:hAnsi="Times New Roman" w:cs="Times New Roman"/>
        </w:rPr>
        <w:t xml:space="preserve">between likelihood </w:t>
      </w:r>
      <w:r w:rsidR="00974A72">
        <w:rPr>
          <w:rFonts w:ascii="Times New Roman" w:hAnsi="Times New Roman" w:cs="Times New Roman"/>
        </w:rPr>
        <w:t>statements</w:t>
      </w:r>
      <w:r>
        <w:rPr>
          <w:rFonts w:ascii="Times New Roman" w:hAnsi="Times New Roman" w:cs="Times New Roman"/>
        </w:rPr>
        <w:t xml:space="preserve"> and </w:t>
      </w:r>
      <w:proofErr w:type="spellStart"/>
      <w:r>
        <w:rPr>
          <w:rFonts w:ascii="Times New Roman" w:hAnsi="Times New Roman" w:cs="Times New Roman"/>
        </w:rPr>
        <w:t>aleatory</w:t>
      </w:r>
      <w:proofErr w:type="spellEnd"/>
      <w:r>
        <w:rPr>
          <w:rFonts w:ascii="Times New Roman" w:hAnsi="Times New Roman" w:cs="Times New Roman"/>
        </w:rPr>
        <w:t xml:space="preserve"> certainty. </w:t>
      </w:r>
      <w:r w:rsidR="0023483E">
        <w:rPr>
          <w:rFonts w:ascii="Times New Roman" w:hAnsi="Times New Roman" w:cs="Times New Roman"/>
          <w:szCs w:val="20"/>
        </w:rPr>
        <w:t>One virtue of Study 1 is that it examined language</w:t>
      </w:r>
      <w:r w:rsidR="00BE7155">
        <w:rPr>
          <w:rFonts w:ascii="Times New Roman" w:hAnsi="Times New Roman" w:cs="Times New Roman"/>
          <w:szCs w:val="20"/>
        </w:rPr>
        <w:t xml:space="preserve"> use</w:t>
      </w:r>
      <w:r w:rsidR="0023483E">
        <w:rPr>
          <w:rFonts w:ascii="Times New Roman" w:hAnsi="Times New Roman" w:cs="Times New Roman"/>
          <w:szCs w:val="20"/>
        </w:rPr>
        <w:t xml:space="preserve"> in a natural setting in which speakers (or writers) have discretion over </w:t>
      </w:r>
      <w:r w:rsidR="00BE7155">
        <w:rPr>
          <w:rFonts w:ascii="Times New Roman" w:hAnsi="Times New Roman" w:cs="Times New Roman"/>
          <w:szCs w:val="20"/>
        </w:rPr>
        <w:t xml:space="preserve">the words that </w:t>
      </w:r>
      <w:r w:rsidR="00451773">
        <w:rPr>
          <w:rFonts w:ascii="Times New Roman" w:hAnsi="Times New Roman" w:cs="Times New Roman"/>
          <w:szCs w:val="20"/>
        </w:rPr>
        <w:t xml:space="preserve">they choose to </w:t>
      </w:r>
      <w:r w:rsidR="00BE7155">
        <w:rPr>
          <w:rFonts w:ascii="Times New Roman" w:hAnsi="Times New Roman" w:cs="Times New Roman"/>
          <w:szCs w:val="20"/>
        </w:rPr>
        <w:t>express their uncertainty</w:t>
      </w:r>
      <w:r w:rsidR="0023483E">
        <w:rPr>
          <w:rFonts w:ascii="Times New Roman" w:hAnsi="Times New Roman" w:cs="Times New Roman"/>
          <w:szCs w:val="20"/>
        </w:rPr>
        <w:t>. In Study 2 we examine whether people have explicit intuitions concerning which kind of language is more natural for expressin</w:t>
      </w:r>
      <w:r w:rsidR="009E0739">
        <w:rPr>
          <w:rFonts w:ascii="Times New Roman" w:hAnsi="Times New Roman" w:cs="Times New Roman"/>
          <w:szCs w:val="20"/>
        </w:rPr>
        <w:t xml:space="preserve">g different </w:t>
      </w:r>
      <w:r w:rsidR="009E0739">
        <w:rPr>
          <w:rFonts w:ascii="Times New Roman" w:hAnsi="Times New Roman" w:cs="Times New Roman"/>
          <w:szCs w:val="20"/>
        </w:rPr>
        <w:lastRenderedPageBreak/>
        <w:t>kinds of uncertain events</w:t>
      </w:r>
      <w:r w:rsidR="0023483E">
        <w:rPr>
          <w:rFonts w:ascii="Times New Roman" w:hAnsi="Times New Roman" w:cs="Times New Roman"/>
          <w:szCs w:val="20"/>
        </w:rPr>
        <w:t>.</w:t>
      </w:r>
    </w:p>
    <w:p w14:paraId="30E956DA" w14:textId="5DBB1ADB" w:rsidR="00DA05F8" w:rsidRDefault="00AA6A51" w:rsidP="008B7ED4">
      <w:pPr>
        <w:tabs>
          <w:tab w:val="left" w:pos="3240"/>
        </w:tabs>
        <w:spacing w:line="480" w:lineRule="auto"/>
        <w:ind w:firstLine="720"/>
        <w:rPr>
          <w:rFonts w:ascii="Times New Roman" w:hAnsi="Times New Roman" w:cs="Times New Roman"/>
        </w:rPr>
      </w:pPr>
      <w:r>
        <w:rPr>
          <w:rFonts w:ascii="Times New Roman" w:hAnsi="Times New Roman" w:cs="Times New Roman"/>
        </w:rPr>
        <w:t>In</w:t>
      </w:r>
      <w:r w:rsidR="00832777">
        <w:rPr>
          <w:rFonts w:ascii="Times New Roman" w:hAnsi="Times New Roman" w:cs="Times New Roman"/>
        </w:rPr>
        <w:t xml:space="preserve"> Study 1 </w:t>
      </w:r>
      <w:r w:rsidR="00F60AEA">
        <w:rPr>
          <w:rFonts w:ascii="Times New Roman" w:hAnsi="Times New Roman" w:cs="Times New Roman"/>
        </w:rPr>
        <w:t xml:space="preserve">we </w:t>
      </w:r>
      <w:r w:rsidR="0023483E">
        <w:rPr>
          <w:rFonts w:ascii="Times New Roman" w:hAnsi="Times New Roman" w:cs="Times New Roman"/>
        </w:rPr>
        <w:t xml:space="preserve">coded archival </w:t>
      </w:r>
      <w:r w:rsidR="00451773">
        <w:rPr>
          <w:rFonts w:ascii="Times New Roman" w:hAnsi="Times New Roman" w:cs="Times New Roman"/>
        </w:rPr>
        <w:t xml:space="preserve">stories </w:t>
      </w:r>
      <w:r w:rsidR="0023483E">
        <w:rPr>
          <w:rFonts w:ascii="Times New Roman" w:hAnsi="Times New Roman" w:cs="Times New Roman"/>
        </w:rPr>
        <w:t>on dimensions informed by</w:t>
      </w:r>
      <w:r w:rsidR="00901183">
        <w:rPr>
          <w:rFonts w:ascii="Times New Roman" w:hAnsi="Times New Roman" w:cs="Times New Roman"/>
        </w:rPr>
        <w:t xml:space="preserve"> </w:t>
      </w:r>
      <w:r w:rsidR="00A71897">
        <w:rPr>
          <w:rFonts w:ascii="Times New Roman" w:hAnsi="Times New Roman" w:cs="Times New Roman"/>
        </w:rPr>
        <w:t xml:space="preserve">previously </w:t>
      </w:r>
      <w:r>
        <w:rPr>
          <w:rFonts w:ascii="Times New Roman" w:hAnsi="Times New Roman" w:cs="Times New Roman"/>
        </w:rPr>
        <w:t>hypoth</w:t>
      </w:r>
      <w:r w:rsidR="0023483E">
        <w:rPr>
          <w:rFonts w:ascii="Times New Roman" w:hAnsi="Times New Roman" w:cs="Times New Roman"/>
        </w:rPr>
        <w:t>e</w:t>
      </w:r>
      <w:r>
        <w:rPr>
          <w:rFonts w:ascii="Times New Roman" w:hAnsi="Times New Roman" w:cs="Times New Roman"/>
        </w:rPr>
        <w:t xml:space="preserve">sized </w:t>
      </w:r>
      <w:r w:rsidR="00F60AEA">
        <w:rPr>
          <w:rFonts w:ascii="Times New Roman" w:hAnsi="Times New Roman" w:cs="Times New Roman"/>
        </w:rPr>
        <w:t>differences</w:t>
      </w:r>
      <w:r w:rsidR="00901183">
        <w:rPr>
          <w:rFonts w:ascii="Times New Roman" w:hAnsi="Times New Roman" w:cs="Times New Roman"/>
        </w:rPr>
        <w:t xml:space="preserve"> </w:t>
      </w:r>
      <w:r w:rsidR="00F60AEA">
        <w:rPr>
          <w:rFonts w:ascii="Times New Roman" w:hAnsi="Times New Roman" w:cs="Times New Roman"/>
        </w:rPr>
        <w:t>between</w:t>
      </w:r>
      <w:r w:rsidR="00901183">
        <w:rPr>
          <w:rFonts w:ascii="Times New Roman" w:hAnsi="Times New Roman" w:cs="Times New Roman"/>
        </w:rPr>
        <w:t xml:space="preserve"> </w:t>
      </w:r>
      <w:r w:rsidR="00AE0EC5">
        <w:rPr>
          <w:rFonts w:ascii="Times New Roman" w:hAnsi="Times New Roman" w:cs="Times New Roman"/>
        </w:rPr>
        <w:t xml:space="preserve">epistemic and </w:t>
      </w:r>
      <w:proofErr w:type="spellStart"/>
      <w:r w:rsidR="00AE0EC5">
        <w:rPr>
          <w:rFonts w:ascii="Times New Roman" w:hAnsi="Times New Roman" w:cs="Times New Roman"/>
        </w:rPr>
        <w:t>aleatory</w:t>
      </w:r>
      <w:proofErr w:type="spellEnd"/>
      <w:r w:rsidR="00901183">
        <w:rPr>
          <w:rFonts w:ascii="Times New Roman" w:hAnsi="Times New Roman" w:cs="Times New Roman"/>
        </w:rPr>
        <w:t xml:space="preserve"> uncertainty</w:t>
      </w:r>
      <w:r w:rsidR="00F60AEA">
        <w:rPr>
          <w:rFonts w:ascii="Times New Roman" w:hAnsi="Times New Roman" w:cs="Times New Roman"/>
        </w:rPr>
        <w:t xml:space="preserve"> (Fox &amp; </w:t>
      </w:r>
      <w:r w:rsidR="009A36BD">
        <w:rPr>
          <w:rFonts w:ascii="Times New Roman" w:hAnsi="Times New Roman" w:cs="Times New Roman"/>
        </w:rPr>
        <w:t xml:space="preserve">Ülkümen </w:t>
      </w:r>
      <w:r w:rsidR="00F60AEA">
        <w:rPr>
          <w:rFonts w:ascii="Times New Roman" w:hAnsi="Times New Roman" w:cs="Times New Roman"/>
        </w:rPr>
        <w:t>2011)</w:t>
      </w:r>
      <w:r w:rsidR="000B616C">
        <w:rPr>
          <w:rFonts w:ascii="Times New Roman" w:hAnsi="Times New Roman" w:cs="Times New Roman"/>
        </w:rPr>
        <w:t xml:space="preserve">. </w:t>
      </w:r>
      <w:r w:rsidR="006A09BD">
        <w:rPr>
          <w:rFonts w:ascii="Times New Roman" w:hAnsi="Times New Roman" w:cs="Times New Roman"/>
        </w:rPr>
        <w:t xml:space="preserve">In </w:t>
      </w:r>
      <w:r w:rsidR="003C3F1B">
        <w:rPr>
          <w:rFonts w:ascii="Times New Roman" w:hAnsi="Times New Roman" w:cs="Times New Roman"/>
        </w:rPr>
        <w:t>S</w:t>
      </w:r>
      <w:r w:rsidR="006A09BD">
        <w:rPr>
          <w:rFonts w:ascii="Times New Roman" w:hAnsi="Times New Roman" w:cs="Times New Roman"/>
        </w:rPr>
        <w:t>tudy</w:t>
      </w:r>
      <w:r w:rsidR="003C3F1B">
        <w:rPr>
          <w:rFonts w:ascii="Times New Roman" w:hAnsi="Times New Roman" w:cs="Times New Roman"/>
        </w:rPr>
        <w:t xml:space="preserve"> 2</w:t>
      </w:r>
      <w:r w:rsidR="006A09BD">
        <w:rPr>
          <w:rFonts w:ascii="Times New Roman" w:hAnsi="Times New Roman" w:cs="Times New Roman"/>
        </w:rPr>
        <w:t xml:space="preserve">, we </w:t>
      </w:r>
      <w:r w:rsidR="0023483E">
        <w:rPr>
          <w:rFonts w:ascii="Times New Roman" w:hAnsi="Times New Roman" w:cs="Times New Roman"/>
        </w:rPr>
        <w:t>build on</w:t>
      </w:r>
      <w:r w:rsidR="006A09BD">
        <w:rPr>
          <w:rFonts w:ascii="Times New Roman" w:hAnsi="Times New Roman" w:cs="Times New Roman"/>
        </w:rPr>
        <w:t xml:space="preserve"> these findings by </w:t>
      </w:r>
      <w:r w:rsidR="009E0739">
        <w:rPr>
          <w:rFonts w:ascii="Times New Roman" w:hAnsi="Times New Roman" w:cs="Times New Roman"/>
        </w:rPr>
        <w:t xml:space="preserve">asking participants to rate </w:t>
      </w:r>
      <w:r w:rsidR="00BE7155">
        <w:rPr>
          <w:rFonts w:ascii="Times New Roman" w:hAnsi="Times New Roman" w:cs="Times New Roman"/>
        </w:rPr>
        <w:t>target</w:t>
      </w:r>
      <w:r w:rsidR="009E0739">
        <w:rPr>
          <w:rFonts w:ascii="Times New Roman" w:hAnsi="Times New Roman" w:cs="Times New Roman"/>
        </w:rPr>
        <w:t xml:space="preserve"> events</w:t>
      </w:r>
      <w:r w:rsidR="00451773">
        <w:rPr>
          <w:rFonts w:ascii="Times New Roman" w:hAnsi="Times New Roman" w:cs="Times New Roman"/>
        </w:rPr>
        <w:t xml:space="preserve"> </w:t>
      </w:r>
      <w:r w:rsidR="009E0739">
        <w:rPr>
          <w:rFonts w:ascii="Times New Roman" w:hAnsi="Times New Roman" w:cs="Times New Roman"/>
        </w:rPr>
        <w:t xml:space="preserve">using </w:t>
      </w:r>
      <w:r w:rsidR="00AE0EC5">
        <w:rPr>
          <w:rFonts w:ascii="Times New Roman" w:hAnsi="Times New Roman" w:cs="Times New Roman"/>
        </w:rPr>
        <w:t xml:space="preserve">the </w:t>
      </w:r>
      <w:r w:rsidR="006A09BD" w:rsidRPr="00C93E0F">
        <w:rPr>
          <w:rFonts w:ascii="Times New Roman" w:hAnsi="Times New Roman" w:cs="Times New Roman"/>
        </w:rPr>
        <w:t>epistemic-</w:t>
      </w:r>
      <w:proofErr w:type="spellStart"/>
      <w:r w:rsidR="006A09BD" w:rsidRPr="00C93E0F">
        <w:rPr>
          <w:rFonts w:ascii="Times New Roman" w:hAnsi="Times New Roman" w:cs="Times New Roman"/>
        </w:rPr>
        <w:t>aleatory</w:t>
      </w:r>
      <w:proofErr w:type="spellEnd"/>
      <w:r w:rsidR="006A09BD" w:rsidRPr="00C93E0F">
        <w:rPr>
          <w:rFonts w:ascii="Times New Roman" w:hAnsi="Times New Roman" w:cs="Times New Roman"/>
        </w:rPr>
        <w:t xml:space="preserve"> rating scale (EARS</w:t>
      </w:r>
      <w:r w:rsidR="00AE0EC5">
        <w:rPr>
          <w:rFonts w:ascii="Times New Roman" w:hAnsi="Times New Roman" w:cs="Times New Roman"/>
        </w:rPr>
        <w:t>)</w:t>
      </w:r>
      <w:r w:rsidR="009E0739">
        <w:rPr>
          <w:rFonts w:ascii="Times New Roman" w:hAnsi="Times New Roman" w:cs="Times New Roman"/>
        </w:rPr>
        <w:t>, a measure</w:t>
      </w:r>
      <w:r w:rsidR="0075323F">
        <w:rPr>
          <w:rFonts w:ascii="Times New Roman" w:hAnsi="Times New Roman" w:cs="Times New Roman"/>
        </w:rPr>
        <w:t xml:space="preserve"> </w:t>
      </w:r>
      <w:r w:rsidR="0075323F" w:rsidRPr="00C93E0F">
        <w:rPr>
          <w:rFonts w:ascii="Times New Roman" w:hAnsi="Times New Roman" w:cs="Times New Roman"/>
        </w:rPr>
        <w:t>that we recently developed</w:t>
      </w:r>
      <w:r w:rsidR="009E0739">
        <w:rPr>
          <w:rFonts w:ascii="Times New Roman" w:hAnsi="Times New Roman" w:cs="Times New Roman"/>
        </w:rPr>
        <w:t xml:space="preserve"> to operationalize impressions of these forms of uncertainty</w:t>
      </w:r>
      <w:r w:rsidR="0075323F" w:rsidRPr="00C93E0F">
        <w:rPr>
          <w:rFonts w:ascii="Times New Roman" w:hAnsi="Times New Roman" w:cs="Times New Roman"/>
        </w:rPr>
        <w:t xml:space="preserve"> (Fox</w:t>
      </w:r>
      <w:r w:rsidR="00F04FD6">
        <w:rPr>
          <w:rFonts w:ascii="Times New Roman" w:hAnsi="Times New Roman" w:cs="Times New Roman"/>
        </w:rPr>
        <w:t xml:space="preserve">, Tannenbaum &amp; Ülkümen, </w:t>
      </w:r>
      <w:r w:rsidR="0075323F" w:rsidRPr="00C93E0F">
        <w:rPr>
          <w:rFonts w:ascii="Times New Roman" w:hAnsi="Times New Roman" w:cs="Times New Roman"/>
        </w:rPr>
        <w:t>2014). Th</w:t>
      </w:r>
      <w:r w:rsidR="0075323F">
        <w:rPr>
          <w:rFonts w:ascii="Times New Roman" w:hAnsi="Times New Roman" w:cs="Times New Roman"/>
        </w:rPr>
        <w:t>is</w:t>
      </w:r>
      <w:r w:rsidR="0075323F" w:rsidRPr="00C93E0F">
        <w:rPr>
          <w:rFonts w:ascii="Times New Roman" w:hAnsi="Times New Roman" w:cs="Times New Roman"/>
        </w:rPr>
        <w:t xml:space="preserve"> </w:t>
      </w:r>
      <w:r w:rsidR="0075323F">
        <w:rPr>
          <w:rFonts w:ascii="Times New Roman" w:hAnsi="Times New Roman" w:cs="Times New Roman"/>
        </w:rPr>
        <w:t xml:space="preserve">10-item </w:t>
      </w:r>
      <w:r w:rsidR="0075323F" w:rsidRPr="00C93E0F">
        <w:rPr>
          <w:rFonts w:ascii="Times New Roman" w:hAnsi="Times New Roman" w:cs="Times New Roman"/>
        </w:rPr>
        <w:t>scal</w:t>
      </w:r>
      <w:r w:rsidR="0075323F">
        <w:rPr>
          <w:rFonts w:ascii="Times New Roman" w:hAnsi="Times New Roman" w:cs="Times New Roman"/>
        </w:rPr>
        <w:t xml:space="preserve">e prompts participants to rate their </w:t>
      </w:r>
      <w:r w:rsidR="0075323F" w:rsidRPr="00C93E0F">
        <w:rPr>
          <w:rFonts w:ascii="Times New Roman" w:hAnsi="Times New Roman" w:cs="Times New Roman"/>
        </w:rPr>
        <w:t>agreem</w:t>
      </w:r>
      <w:r w:rsidR="0075323F">
        <w:rPr>
          <w:rFonts w:ascii="Times New Roman" w:hAnsi="Times New Roman" w:cs="Times New Roman"/>
        </w:rPr>
        <w:t xml:space="preserve">ent with </w:t>
      </w:r>
      <w:r w:rsidR="0075323F" w:rsidRPr="00C93E0F">
        <w:rPr>
          <w:rFonts w:ascii="Times New Roman" w:hAnsi="Times New Roman" w:cs="Times New Roman"/>
        </w:rPr>
        <w:t>a set o</w:t>
      </w:r>
      <w:r w:rsidR="0075323F">
        <w:rPr>
          <w:rFonts w:ascii="Times New Roman" w:hAnsi="Times New Roman" w:cs="Times New Roman"/>
        </w:rPr>
        <w:t xml:space="preserve">f statements that measure perceptions of </w:t>
      </w:r>
      <w:r w:rsidR="00451773">
        <w:rPr>
          <w:rFonts w:ascii="Times New Roman" w:hAnsi="Times New Roman" w:cs="Times New Roman"/>
        </w:rPr>
        <w:t xml:space="preserve">both </w:t>
      </w:r>
      <w:r w:rsidR="0075323F">
        <w:rPr>
          <w:rFonts w:ascii="Times New Roman" w:hAnsi="Times New Roman" w:cs="Times New Roman"/>
        </w:rPr>
        <w:t xml:space="preserve">epistemic </w:t>
      </w:r>
      <w:r w:rsidR="0075323F" w:rsidRPr="00C93E0F">
        <w:rPr>
          <w:rFonts w:ascii="Times New Roman" w:hAnsi="Times New Roman" w:cs="Times New Roman"/>
        </w:rPr>
        <w:t>uncertainty (e.</w:t>
      </w:r>
      <w:r w:rsidR="0075323F">
        <w:rPr>
          <w:rFonts w:ascii="Times New Roman" w:hAnsi="Times New Roman" w:cs="Times New Roman"/>
        </w:rPr>
        <w:t xml:space="preserve">g., “determining the outcome to this </w:t>
      </w:r>
      <w:r w:rsidR="0075323F" w:rsidRPr="00C93E0F">
        <w:rPr>
          <w:rFonts w:ascii="Times New Roman" w:hAnsi="Times New Roman" w:cs="Times New Roman"/>
        </w:rPr>
        <w:t>question depends on kno</w:t>
      </w:r>
      <w:r w:rsidR="0075323F">
        <w:rPr>
          <w:rFonts w:ascii="Times New Roman" w:hAnsi="Times New Roman" w:cs="Times New Roman"/>
        </w:rPr>
        <w:t xml:space="preserve">wledge or skill”) and </w:t>
      </w:r>
      <w:proofErr w:type="spellStart"/>
      <w:r w:rsidR="0075323F">
        <w:rPr>
          <w:rFonts w:ascii="Times New Roman" w:hAnsi="Times New Roman" w:cs="Times New Roman"/>
        </w:rPr>
        <w:t>aleatory</w:t>
      </w:r>
      <w:proofErr w:type="spellEnd"/>
      <w:r w:rsidR="0075323F">
        <w:rPr>
          <w:rFonts w:ascii="Times New Roman" w:hAnsi="Times New Roman" w:cs="Times New Roman"/>
        </w:rPr>
        <w:t xml:space="preserve"> </w:t>
      </w:r>
      <w:r w:rsidR="0075323F" w:rsidRPr="00C93E0F">
        <w:rPr>
          <w:rFonts w:ascii="Times New Roman" w:hAnsi="Times New Roman" w:cs="Times New Roman"/>
        </w:rPr>
        <w:t>u</w:t>
      </w:r>
      <w:r w:rsidR="0075323F">
        <w:rPr>
          <w:rFonts w:ascii="Times New Roman" w:hAnsi="Times New Roman" w:cs="Times New Roman"/>
        </w:rPr>
        <w:t xml:space="preserve">ncertainty (e.g., </w:t>
      </w:r>
      <w:r w:rsidR="00451773">
        <w:rPr>
          <w:rFonts w:ascii="Times New Roman" w:hAnsi="Times New Roman" w:cs="Times New Roman"/>
        </w:rPr>
        <w:t>“</w:t>
      </w:r>
      <w:r w:rsidR="0075323F">
        <w:rPr>
          <w:rFonts w:ascii="Times New Roman" w:hAnsi="Times New Roman" w:cs="Times New Roman"/>
        </w:rPr>
        <w:t>the outcome to this question</w:t>
      </w:r>
      <w:r w:rsidR="0075323F" w:rsidRPr="00C93E0F">
        <w:rPr>
          <w:rFonts w:ascii="Times New Roman" w:hAnsi="Times New Roman" w:cs="Times New Roman"/>
        </w:rPr>
        <w:t xml:space="preserve"> feels like it is dete</w:t>
      </w:r>
      <w:r w:rsidR="0075323F">
        <w:rPr>
          <w:rFonts w:ascii="Times New Roman" w:hAnsi="Times New Roman" w:cs="Times New Roman"/>
        </w:rPr>
        <w:t>rmined by chance factors”).</w:t>
      </w:r>
      <w:r w:rsidR="009E0739">
        <w:rPr>
          <w:rFonts w:ascii="Times New Roman" w:hAnsi="Times New Roman" w:cs="Times New Roman"/>
        </w:rPr>
        <w:t xml:space="preserve"> </w:t>
      </w:r>
      <w:r w:rsidR="00451773">
        <w:rPr>
          <w:rFonts w:ascii="Times New Roman" w:hAnsi="Times New Roman" w:cs="Times New Roman"/>
        </w:rPr>
        <w:t>We provided</w:t>
      </w:r>
      <w:r w:rsidR="00BE7155">
        <w:rPr>
          <w:rFonts w:ascii="Times New Roman" w:hAnsi="Times New Roman" w:cs="Times New Roman"/>
        </w:rPr>
        <w:t xml:space="preserve"> </w:t>
      </w:r>
      <w:r w:rsidR="004D1195">
        <w:rPr>
          <w:rFonts w:ascii="Times New Roman" w:hAnsi="Times New Roman" w:cs="Times New Roman"/>
        </w:rPr>
        <w:t xml:space="preserve">participants with </w:t>
      </w:r>
      <w:r w:rsidR="00BE7155">
        <w:rPr>
          <w:rFonts w:ascii="Times New Roman" w:hAnsi="Times New Roman" w:cs="Times New Roman"/>
        </w:rPr>
        <w:t xml:space="preserve">concise characterizations </w:t>
      </w:r>
      <w:r w:rsidR="009E0370">
        <w:rPr>
          <w:rFonts w:ascii="Times New Roman" w:hAnsi="Times New Roman" w:cs="Times New Roman"/>
        </w:rPr>
        <w:t xml:space="preserve">of </w:t>
      </w:r>
      <w:r w:rsidR="00BE7155">
        <w:rPr>
          <w:rFonts w:ascii="Times New Roman" w:hAnsi="Times New Roman" w:cs="Times New Roman"/>
        </w:rPr>
        <w:t>uncertain events</w:t>
      </w:r>
      <w:r w:rsidR="004D1195">
        <w:rPr>
          <w:rFonts w:ascii="Times New Roman" w:hAnsi="Times New Roman" w:cs="Times New Roman"/>
        </w:rPr>
        <w:t>,</w:t>
      </w:r>
      <w:r w:rsidR="00BE7155">
        <w:rPr>
          <w:rFonts w:ascii="Times New Roman" w:hAnsi="Times New Roman" w:cs="Times New Roman"/>
        </w:rPr>
        <w:t xml:space="preserve"> without fixed language to </w:t>
      </w:r>
      <w:r w:rsidR="00451773">
        <w:rPr>
          <w:rFonts w:ascii="Times New Roman" w:hAnsi="Times New Roman" w:cs="Times New Roman"/>
        </w:rPr>
        <w:t xml:space="preserve">express </w:t>
      </w:r>
      <w:r w:rsidR="00BE7155">
        <w:rPr>
          <w:rFonts w:ascii="Times New Roman" w:hAnsi="Times New Roman" w:cs="Times New Roman"/>
        </w:rPr>
        <w:t xml:space="preserve">uncertainty. </w:t>
      </w:r>
      <w:r w:rsidR="00451773">
        <w:rPr>
          <w:rFonts w:ascii="Times New Roman" w:hAnsi="Times New Roman" w:cs="Times New Roman"/>
        </w:rPr>
        <w:t xml:space="preserve">We hypothesized that respondents would more often assign confidence </w:t>
      </w:r>
      <w:r w:rsidR="0079534A">
        <w:rPr>
          <w:rFonts w:ascii="Times New Roman" w:hAnsi="Times New Roman" w:cs="Times New Roman"/>
        </w:rPr>
        <w:t xml:space="preserve">statements </w:t>
      </w:r>
      <w:r w:rsidR="00451773">
        <w:rPr>
          <w:rFonts w:ascii="Times New Roman" w:hAnsi="Times New Roman" w:cs="Times New Roman"/>
        </w:rPr>
        <w:t xml:space="preserve">to events that they perceived to be more epistemic and they would more often assign likelihood </w:t>
      </w:r>
      <w:r w:rsidR="0079534A">
        <w:rPr>
          <w:rFonts w:ascii="Times New Roman" w:hAnsi="Times New Roman" w:cs="Times New Roman"/>
        </w:rPr>
        <w:t xml:space="preserve">statements </w:t>
      </w:r>
      <w:r w:rsidR="00451773">
        <w:rPr>
          <w:rFonts w:ascii="Times New Roman" w:hAnsi="Times New Roman" w:cs="Times New Roman"/>
        </w:rPr>
        <w:t xml:space="preserve">to events that they perceived to be more </w:t>
      </w:r>
      <w:proofErr w:type="spellStart"/>
      <w:r w:rsidR="00451773">
        <w:rPr>
          <w:rFonts w:ascii="Times New Roman" w:hAnsi="Times New Roman" w:cs="Times New Roman"/>
        </w:rPr>
        <w:t>aleatory</w:t>
      </w:r>
      <w:proofErr w:type="spellEnd"/>
      <w:r w:rsidR="00451773">
        <w:rPr>
          <w:rFonts w:ascii="Times New Roman" w:hAnsi="Times New Roman" w:cs="Times New Roman"/>
        </w:rPr>
        <w:t>.</w:t>
      </w:r>
    </w:p>
    <w:p w14:paraId="11DCE3E2" w14:textId="77777777" w:rsidR="00DA05F8" w:rsidRDefault="00DA05F8" w:rsidP="001B7ACD">
      <w:pPr>
        <w:tabs>
          <w:tab w:val="left" w:pos="3240"/>
        </w:tabs>
        <w:spacing w:line="480" w:lineRule="auto"/>
        <w:rPr>
          <w:rFonts w:ascii="Times New Roman" w:hAnsi="Times New Roman" w:cs="Times New Roman"/>
        </w:rPr>
        <w:pPrChange w:id="39" w:author="DW" w:date="2015-02-12T14:56:00Z">
          <w:pPr>
            <w:tabs>
              <w:tab w:val="left" w:pos="3240"/>
            </w:tabs>
            <w:spacing w:line="480" w:lineRule="auto"/>
            <w:ind w:firstLine="720"/>
          </w:pPr>
        </w:pPrChange>
      </w:pPr>
    </w:p>
    <w:p w14:paraId="2E94CAAE" w14:textId="02B5C1EA" w:rsidR="000710F2" w:rsidRPr="00CD71F0" w:rsidRDefault="000710F2" w:rsidP="008B7ED4">
      <w:pPr>
        <w:tabs>
          <w:tab w:val="left" w:pos="3240"/>
        </w:tabs>
        <w:spacing w:line="480" w:lineRule="auto"/>
        <w:rPr>
          <w:rFonts w:ascii="Times New Roman" w:hAnsi="Times New Roman" w:cs="Times New Roman"/>
          <w:b/>
        </w:rPr>
      </w:pPr>
      <w:r w:rsidRPr="00CD71F0">
        <w:rPr>
          <w:rFonts w:ascii="Times New Roman" w:hAnsi="Times New Roman" w:cs="Times New Roman"/>
          <w:b/>
        </w:rPr>
        <w:t>Method</w:t>
      </w:r>
    </w:p>
    <w:p w14:paraId="1D304CA8" w14:textId="6473499A" w:rsidR="000710F2" w:rsidRPr="000B6E97" w:rsidRDefault="00C13A29" w:rsidP="008B7ED4">
      <w:pPr>
        <w:tabs>
          <w:tab w:val="left" w:pos="3240"/>
        </w:tabs>
        <w:spacing w:line="480" w:lineRule="auto"/>
        <w:ind w:firstLine="720"/>
        <w:rPr>
          <w:rFonts w:ascii="Times New Roman" w:hAnsi="Times New Roman" w:cs="Times New Roman"/>
        </w:rPr>
      </w:pPr>
      <w:r>
        <w:rPr>
          <w:rFonts w:ascii="Times New Roman" w:hAnsi="Times New Roman" w:cs="Times New Roman"/>
        </w:rPr>
        <w:t xml:space="preserve">We recruited </w:t>
      </w:r>
      <w:r w:rsidR="004D1195">
        <w:rPr>
          <w:rFonts w:ascii="Times New Roman" w:hAnsi="Times New Roman" w:cs="Times New Roman"/>
        </w:rPr>
        <w:t>154</w:t>
      </w:r>
      <w:r>
        <w:rPr>
          <w:rFonts w:ascii="Times New Roman" w:hAnsi="Times New Roman" w:cs="Times New Roman"/>
        </w:rPr>
        <w:t xml:space="preserve"> participants</w:t>
      </w:r>
      <w:r w:rsidRPr="00C13A29">
        <w:rPr>
          <w:rFonts w:ascii="Times New Roman" w:hAnsi="Times New Roman" w:cs="Times New Roman"/>
        </w:rPr>
        <w:t xml:space="preserve"> through </w:t>
      </w:r>
      <w:proofErr w:type="spellStart"/>
      <w:r w:rsidRPr="00C13A29">
        <w:rPr>
          <w:rFonts w:ascii="Times New Roman" w:hAnsi="Times New Roman" w:cs="Times New Roman"/>
        </w:rPr>
        <w:t>Amazon.com’s</w:t>
      </w:r>
      <w:proofErr w:type="spellEnd"/>
      <w:r w:rsidRPr="00C13A29">
        <w:rPr>
          <w:rFonts w:ascii="Times New Roman" w:hAnsi="Times New Roman" w:cs="Times New Roman"/>
        </w:rPr>
        <w:t xml:space="preserve"> Mechanical Turk labor mark</w:t>
      </w:r>
      <w:r>
        <w:rPr>
          <w:rFonts w:ascii="Times New Roman" w:hAnsi="Times New Roman" w:cs="Times New Roman"/>
        </w:rPr>
        <w:t>et</w:t>
      </w:r>
      <w:r w:rsidRPr="00C13A29">
        <w:rPr>
          <w:rFonts w:ascii="Times New Roman" w:hAnsi="Times New Roman" w:cs="Times New Roman"/>
        </w:rPr>
        <w:t xml:space="preserve"> (</w:t>
      </w:r>
      <w:proofErr w:type="spellStart"/>
      <w:r w:rsidRPr="00C13A29">
        <w:rPr>
          <w:rFonts w:ascii="Times New Roman" w:hAnsi="Times New Roman" w:cs="Times New Roman"/>
        </w:rPr>
        <w:t>MTurk</w:t>
      </w:r>
      <w:proofErr w:type="spellEnd"/>
      <w:r w:rsidRPr="00C13A29">
        <w:rPr>
          <w:rFonts w:ascii="Times New Roman" w:hAnsi="Times New Roman" w:cs="Times New Roman"/>
        </w:rPr>
        <w:t>)</w:t>
      </w:r>
      <w:r>
        <w:rPr>
          <w:rFonts w:ascii="Times New Roman" w:hAnsi="Times New Roman" w:cs="Times New Roman"/>
        </w:rPr>
        <w:t xml:space="preserve"> for </w:t>
      </w:r>
      <w:r w:rsidRPr="00C13A29">
        <w:rPr>
          <w:rFonts w:ascii="Times New Roman" w:hAnsi="Times New Roman" w:cs="Times New Roman"/>
        </w:rPr>
        <w:t xml:space="preserve">a </w:t>
      </w:r>
      <w:r w:rsidR="00135F0C">
        <w:rPr>
          <w:rFonts w:ascii="Times New Roman" w:hAnsi="Times New Roman" w:cs="Times New Roman"/>
        </w:rPr>
        <w:t>fixed</w:t>
      </w:r>
      <w:r w:rsidR="00135F0C" w:rsidRPr="00C13A29">
        <w:rPr>
          <w:rFonts w:ascii="Times New Roman" w:hAnsi="Times New Roman" w:cs="Times New Roman"/>
        </w:rPr>
        <w:t xml:space="preserve"> </w:t>
      </w:r>
      <w:r w:rsidRPr="00C13A29">
        <w:rPr>
          <w:rFonts w:ascii="Times New Roman" w:hAnsi="Times New Roman" w:cs="Times New Roman"/>
        </w:rPr>
        <w:t xml:space="preserve">cash payment. </w:t>
      </w:r>
      <w:r w:rsidR="0079534A">
        <w:rPr>
          <w:rFonts w:ascii="Times New Roman" w:hAnsi="Times New Roman" w:cs="Times New Roman"/>
        </w:rPr>
        <w:t>We presented p</w:t>
      </w:r>
      <w:r w:rsidR="000710F2" w:rsidRPr="000B6E97">
        <w:rPr>
          <w:rFonts w:ascii="Times New Roman" w:hAnsi="Times New Roman" w:cs="Times New Roman"/>
        </w:rPr>
        <w:t xml:space="preserve">articipants with </w:t>
      </w:r>
      <w:r w:rsidR="008E2A09">
        <w:rPr>
          <w:rFonts w:ascii="Times New Roman" w:hAnsi="Times New Roman" w:cs="Times New Roman"/>
        </w:rPr>
        <w:t>1</w:t>
      </w:r>
      <w:r w:rsidR="000710F2" w:rsidRPr="000B6E97">
        <w:rPr>
          <w:rFonts w:ascii="Times New Roman" w:hAnsi="Times New Roman" w:cs="Times New Roman"/>
        </w:rPr>
        <w:t>0 events</w:t>
      </w:r>
      <w:r w:rsidR="006272F1">
        <w:rPr>
          <w:rFonts w:ascii="Times New Roman" w:hAnsi="Times New Roman" w:cs="Times New Roman"/>
        </w:rPr>
        <w:t>, randomly selected from a pool of 20 (</w:t>
      </w:r>
      <w:r w:rsidR="00EB55DF">
        <w:rPr>
          <w:rFonts w:ascii="Times New Roman" w:hAnsi="Times New Roman" w:cs="Times New Roman"/>
        </w:rPr>
        <w:t>s</w:t>
      </w:r>
      <w:r w:rsidR="006272F1">
        <w:rPr>
          <w:rFonts w:ascii="Times New Roman" w:hAnsi="Times New Roman" w:cs="Times New Roman"/>
        </w:rPr>
        <w:t xml:space="preserve">ee Table </w:t>
      </w:r>
      <w:r w:rsidR="00FF33D3">
        <w:rPr>
          <w:rFonts w:ascii="Times New Roman" w:hAnsi="Times New Roman" w:cs="Times New Roman"/>
        </w:rPr>
        <w:t xml:space="preserve">3 </w:t>
      </w:r>
      <w:r w:rsidR="006272F1">
        <w:rPr>
          <w:rFonts w:ascii="Times New Roman" w:hAnsi="Times New Roman" w:cs="Times New Roman"/>
        </w:rPr>
        <w:t>for a complete list of events used)</w:t>
      </w:r>
      <w:r w:rsidR="000710F2" w:rsidRPr="000B6E97">
        <w:rPr>
          <w:rFonts w:ascii="Times New Roman" w:hAnsi="Times New Roman" w:cs="Times New Roman"/>
        </w:rPr>
        <w:t xml:space="preserve">. Half of </w:t>
      </w:r>
      <w:r w:rsidR="004D1195">
        <w:rPr>
          <w:rFonts w:ascii="Times New Roman" w:hAnsi="Times New Roman" w:cs="Times New Roman"/>
        </w:rPr>
        <w:t>the events</w:t>
      </w:r>
      <w:r w:rsidR="004D1195" w:rsidRPr="000B6E97">
        <w:rPr>
          <w:rFonts w:ascii="Times New Roman" w:hAnsi="Times New Roman" w:cs="Times New Roman"/>
        </w:rPr>
        <w:t xml:space="preserve"> </w:t>
      </w:r>
      <w:r w:rsidR="00451773">
        <w:rPr>
          <w:rFonts w:ascii="Times New Roman" w:hAnsi="Times New Roman" w:cs="Times New Roman"/>
        </w:rPr>
        <w:t>concerned</w:t>
      </w:r>
      <w:r w:rsidR="000710F2" w:rsidRPr="000B6E97">
        <w:rPr>
          <w:rFonts w:ascii="Times New Roman" w:hAnsi="Times New Roman" w:cs="Times New Roman"/>
        </w:rPr>
        <w:t xml:space="preserve"> </w:t>
      </w:r>
      <w:r w:rsidR="004D1195">
        <w:rPr>
          <w:rFonts w:ascii="Times New Roman" w:hAnsi="Times New Roman" w:cs="Times New Roman"/>
        </w:rPr>
        <w:t>one’s own future behavior or outcomes</w:t>
      </w:r>
      <w:r w:rsidR="004D1195" w:rsidRPr="000B6E97">
        <w:rPr>
          <w:rFonts w:ascii="Times New Roman" w:hAnsi="Times New Roman" w:cs="Times New Roman"/>
        </w:rPr>
        <w:t xml:space="preserve"> </w:t>
      </w:r>
      <w:r w:rsidR="000710F2" w:rsidRPr="000B6E97">
        <w:rPr>
          <w:rFonts w:ascii="Times New Roman" w:hAnsi="Times New Roman" w:cs="Times New Roman"/>
        </w:rPr>
        <w:t xml:space="preserve">(e.g., I will earn at least a 3.0 GPA this semester), and half </w:t>
      </w:r>
      <w:r w:rsidR="00451773">
        <w:rPr>
          <w:rFonts w:ascii="Times New Roman" w:hAnsi="Times New Roman" w:cs="Times New Roman"/>
        </w:rPr>
        <w:t>concerned</w:t>
      </w:r>
      <w:r w:rsidR="000710F2" w:rsidRPr="000B6E97">
        <w:rPr>
          <w:rFonts w:ascii="Times New Roman" w:hAnsi="Times New Roman" w:cs="Times New Roman"/>
        </w:rPr>
        <w:t xml:space="preserve"> the </w:t>
      </w:r>
      <w:r w:rsidR="004D1195">
        <w:rPr>
          <w:rFonts w:ascii="Times New Roman" w:hAnsi="Times New Roman" w:cs="Times New Roman"/>
        </w:rPr>
        <w:t xml:space="preserve">external </w:t>
      </w:r>
      <w:r w:rsidR="000710F2" w:rsidRPr="000B6E97">
        <w:rPr>
          <w:rFonts w:ascii="Times New Roman" w:hAnsi="Times New Roman" w:cs="Times New Roman"/>
        </w:rPr>
        <w:t>world (e.g., Intelligent life exists in other planets). For each event</w:t>
      </w:r>
      <w:r w:rsidR="0079534A">
        <w:rPr>
          <w:rFonts w:ascii="Times New Roman" w:hAnsi="Times New Roman" w:cs="Times New Roman"/>
        </w:rPr>
        <w:t xml:space="preserve"> we presented participants with both a</w:t>
      </w:r>
      <w:r w:rsidR="00832777">
        <w:rPr>
          <w:rFonts w:ascii="Times New Roman" w:hAnsi="Times New Roman" w:cs="Times New Roman"/>
        </w:rPr>
        <w:t xml:space="preserve"> confidence </w:t>
      </w:r>
      <w:r w:rsidR="00832777">
        <w:rPr>
          <w:rFonts w:ascii="Times New Roman" w:hAnsi="Times New Roman" w:cs="Times New Roman"/>
        </w:rPr>
        <w:lastRenderedPageBreak/>
        <w:t>statement</w:t>
      </w:r>
      <w:r w:rsidR="004D1195">
        <w:rPr>
          <w:rFonts w:ascii="Times New Roman" w:hAnsi="Times New Roman" w:cs="Times New Roman"/>
        </w:rPr>
        <w:t xml:space="preserve"> template</w:t>
      </w:r>
      <w:r w:rsidR="00832777">
        <w:rPr>
          <w:rFonts w:ascii="Times New Roman" w:hAnsi="Times New Roman" w:cs="Times New Roman"/>
        </w:rPr>
        <w:t xml:space="preserve"> </w:t>
      </w:r>
      <w:r w:rsidR="00280152">
        <w:rPr>
          <w:rFonts w:ascii="Times New Roman" w:hAnsi="Times New Roman" w:cs="Times New Roman"/>
        </w:rPr>
        <w:t xml:space="preserve">using “sure” language </w:t>
      </w:r>
      <w:r w:rsidR="000710F2" w:rsidRPr="000B6E97">
        <w:rPr>
          <w:rFonts w:ascii="Times New Roman" w:hAnsi="Times New Roman" w:cs="Times New Roman"/>
        </w:rPr>
        <w:t xml:space="preserve">(e.g., </w:t>
      </w:r>
      <w:r w:rsidR="008E2A09" w:rsidRPr="000B6E97">
        <w:rPr>
          <w:rFonts w:ascii="Times New Roman" w:hAnsi="Times New Roman" w:cs="Times New Roman"/>
        </w:rPr>
        <w:t>"</w:t>
      </w:r>
      <w:r w:rsidR="008E2A09" w:rsidRPr="00574AD6">
        <w:rPr>
          <w:rFonts w:ascii="Times New Roman" w:hAnsi="Times New Roman" w:cs="Times New Roman"/>
        </w:rPr>
        <w:t>I am ___ % sure</w:t>
      </w:r>
      <w:r w:rsidR="008E2A09" w:rsidRPr="000B6E97">
        <w:rPr>
          <w:rFonts w:ascii="Times New Roman" w:hAnsi="Times New Roman" w:cs="Times New Roman"/>
        </w:rPr>
        <w:t xml:space="preserve"> that USC will play in t</w:t>
      </w:r>
      <w:r w:rsidR="008E2A09">
        <w:rPr>
          <w:rFonts w:ascii="Times New Roman" w:hAnsi="Times New Roman" w:cs="Times New Roman"/>
        </w:rPr>
        <w:t>he Rose Bowl next January 1”)</w:t>
      </w:r>
      <w:r w:rsidR="008E2A09" w:rsidRPr="000B6E97">
        <w:rPr>
          <w:rFonts w:ascii="Times New Roman" w:hAnsi="Times New Roman" w:cs="Times New Roman"/>
        </w:rPr>
        <w:t xml:space="preserve"> </w:t>
      </w:r>
      <w:r w:rsidR="008E2A09">
        <w:rPr>
          <w:rFonts w:ascii="Times New Roman" w:hAnsi="Times New Roman" w:cs="Times New Roman"/>
        </w:rPr>
        <w:t xml:space="preserve">and </w:t>
      </w:r>
      <w:r w:rsidR="00832777">
        <w:rPr>
          <w:rFonts w:ascii="Times New Roman" w:hAnsi="Times New Roman" w:cs="Times New Roman"/>
        </w:rPr>
        <w:t>a</w:t>
      </w:r>
      <w:r w:rsidR="008E2A09">
        <w:rPr>
          <w:rFonts w:ascii="Times New Roman" w:hAnsi="Times New Roman" w:cs="Times New Roman"/>
        </w:rPr>
        <w:t xml:space="preserve"> </w:t>
      </w:r>
      <w:r w:rsidR="004C15E9">
        <w:rPr>
          <w:rFonts w:ascii="Times New Roman" w:hAnsi="Times New Roman" w:cs="Times New Roman"/>
        </w:rPr>
        <w:t xml:space="preserve">likelihood </w:t>
      </w:r>
      <w:r w:rsidR="00832777">
        <w:rPr>
          <w:rFonts w:ascii="Times New Roman" w:hAnsi="Times New Roman" w:cs="Times New Roman"/>
        </w:rPr>
        <w:t>statement</w:t>
      </w:r>
      <w:r w:rsidR="004D1195">
        <w:rPr>
          <w:rFonts w:ascii="Times New Roman" w:hAnsi="Times New Roman" w:cs="Times New Roman"/>
        </w:rPr>
        <w:t xml:space="preserve"> template</w:t>
      </w:r>
      <w:r w:rsidR="00280152">
        <w:rPr>
          <w:rFonts w:ascii="Times New Roman" w:hAnsi="Times New Roman" w:cs="Times New Roman"/>
        </w:rPr>
        <w:t xml:space="preserve"> using “chance” language</w:t>
      </w:r>
      <w:r w:rsidR="00832777">
        <w:rPr>
          <w:rFonts w:ascii="Times New Roman" w:hAnsi="Times New Roman" w:cs="Times New Roman"/>
        </w:rPr>
        <w:t xml:space="preserve"> </w:t>
      </w:r>
      <w:r w:rsidR="008E2A09">
        <w:rPr>
          <w:rFonts w:ascii="Times New Roman" w:hAnsi="Times New Roman" w:cs="Times New Roman"/>
        </w:rPr>
        <w:t xml:space="preserve">(e.g., </w:t>
      </w:r>
      <w:r w:rsidR="000710F2" w:rsidRPr="000B6E97">
        <w:rPr>
          <w:rFonts w:ascii="Times New Roman" w:hAnsi="Times New Roman" w:cs="Times New Roman"/>
        </w:rPr>
        <w:t>“</w:t>
      </w:r>
      <w:r w:rsidR="006C663B">
        <w:rPr>
          <w:rFonts w:ascii="Times New Roman" w:hAnsi="Times New Roman" w:cs="Times New Roman"/>
        </w:rPr>
        <w:t>I think t</w:t>
      </w:r>
      <w:r w:rsidR="000710F2" w:rsidRPr="00574AD6">
        <w:rPr>
          <w:rFonts w:ascii="Times New Roman" w:hAnsi="Times New Roman" w:cs="Times New Roman"/>
        </w:rPr>
        <w:t>here is</w:t>
      </w:r>
      <w:r w:rsidR="00BE1137" w:rsidRPr="00574AD6">
        <w:rPr>
          <w:rFonts w:ascii="Times New Roman" w:hAnsi="Times New Roman" w:cs="Times New Roman"/>
        </w:rPr>
        <w:t xml:space="preserve"> a</w:t>
      </w:r>
      <w:r w:rsidR="006C663B">
        <w:rPr>
          <w:rFonts w:ascii="Times New Roman" w:hAnsi="Times New Roman" w:cs="Times New Roman"/>
        </w:rPr>
        <w:t>n</w:t>
      </w:r>
      <w:r w:rsidR="00BE1137" w:rsidRPr="00574AD6">
        <w:rPr>
          <w:rFonts w:ascii="Times New Roman" w:hAnsi="Times New Roman" w:cs="Times New Roman"/>
        </w:rPr>
        <w:t xml:space="preserve"> </w:t>
      </w:r>
      <w:r w:rsidR="000710F2" w:rsidRPr="00574AD6">
        <w:rPr>
          <w:rFonts w:ascii="Times New Roman" w:hAnsi="Times New Roman" w:cs="Times New Roman"/>
        </w:rPr>
        <w:t>___ % chance</w:t>
      </w:r>
      <w:r w:rsidR="000710F2" w:rsidRPr="000B6E97">
        <w:rPr>
          <w:rFonts w:ascii="Times New Roman" w:hAnsi="Times New Roman" w:cs="Times New Roman"/>
        </w:rPr>
        <w:t xml:space="preserve"> that USC will play in the Rose Bowl next January 1"</w:t>
      </w:r>
      <w:r w:rsidR="00BE1137">
        <w:rPr>
          <w:rFonts w:ascii="Times New Roman" w:hAnsi="Times New Roman" w:cs="Times New Roman"/>
        </w:rPr>
        <w:t>).</w:t>
      </w:r>
      <w:r w:rsidR="00206072">
        <w:rPr>
          <w:rStyle w:val="FootnoteReference"/>
          <w:rFonts w:ascii="Times New Roman" w:hAnsi="Times New Roman" w:cs="Times New Roman"/>
        </w:rPr>
        <w:footnoteReference w:id="2"/>
      </w:r>
      <w:r w:rsidR="00BE1137">
        <w:rPr>
          <w:rFonts w:ascii="Times New Roman" w:hAnsi="Times New Roman" w:cs="Times New Roman"/>
        </w:rPr>
        <w:t xml:space="preserve"> </w:t>
      </w:r>
      <w:r w:rsidR="0079534A">
        <w:rPr>
          <w:rFonts w:ascii="Times New Roman" w:hAnsi="Times New Roman" w:cs="Times New Roman"/>
        </w:rPr>
        <w:t>We first asked participants to indicate</w:t>
      </w:r>
      <w:r w:rsidR="000710F2" w:rsidRPr="000B6E97">
        <w:rPr>
          <w:rFonts w:ascii="Times New Roman" w:hAnsi="Times New Roman" w:cs="Times New Roman"/>
        </w:rPr>
        <w:t xml:space="preserve"> </w:t>
      </w:r>
      <w:r w:rsidR="004D1195">
        <w:rPr>
          <w:rFonts w:ascii="Times New Roman" w:hAnsi="Times New Roman" w:cs="Times New Roman"/>
        </w:rPr>
        <w:t>which</w:t>
      </w:r>
      <w:r w:rsidR="004D1195" w:rsidRPr="000B6E97">
        <w:rPr>
          <w:rFonts w:ascii="Times New Roman" w:hAnsi="Times New Roman" w:cs="Times New Roman"/>
        </w:rPr>
        <w:t xml:space="preserve"> </w:t>
      </w:r>
      <w:r w:rsidR="004D1195">
        <w:rPr>
          <w:rFonts w:ascii="Times New Roman" w:hAnsi="Times New Roman" w:cs="Times New Roman"/>
        </w:rPr>
        <w:t>statement template</w:t>
      </w:r>
      <w:r w:rsidR="00BE1137">
        <w:rPr>
          <w:rFonts w:ascii="Times New Roman" w:hAnsi="Times New Roman" w:cs="Times New Roman"/>
        </w:rPr>
        <w:t xml:space="preserve"> sounded most natural to them. </w:t>
      </w:r>
      <w:r w:rsidR="000710F2" w:rsidRPr="000B6E97">
        <w:rPr>
          <w:rFonts w:ascii="Times New Roman" w:hAnsi="Times New Roman" w:cs="Times New Roman"/>
        </w:rPr>
        <w:t xml:space="preserve">On the next screen, </w:t>
      </w:r>
      <w:r w:rsidR="0079534A">
        <w:rPr>
          <w:rFonts w:ascii="Times New Roman" w:hAnsi="Times New Roman" w:cs="Times New Roman"/>
        </w:rPr>
        <w:t xml:space="preserve">we presented participants </w:t>
      </w:r>
      <w:r w:rsidR="000710F2" w:rsidRPr="000B6E97">
        <w:rPr>
          <w:rFonts w:ascii="Times New Roman" w:hAnsi="Times New Roman" w:cs="Times New Roman"/>
        </w:rPr>
        <w:t xml:space="preserve">with only the phrase they </w:t>
      </w:r>
      <w:r w:rsidR="0079534A">
        <w:rPr>
          <w:rFonts w:ascii="Times New Roman" w:hAnsi="Times New Roman" w:cs="Times New Roman"/>
        </w:rPr>
        <w:t xml:space="preserve">had </w:t>
      </w:r>
      <w:r w:rsidR="000710F2" w:rsidRPr="000B6E97">
        <w:rPr>
          <w:rFonts w:ascii="Times New Roman" w:hAnsi="Times New Roman" w:cs="Times New Roman"/>
        </w:rPr>
        <w:t>selected</w:t>
      </w:r>
      <w:r w:rsidR="0079534A">
        <w:rPr>
          <w:rFonts w:ascii="Times New Roman" w:hAnsi="Times New Roman" w:cs="Times New Roman"/>
        </w:rPr>
        <w:t xml:space="preserve"> and asked them to complete</w:t>
      </w:r>
      <w:r w:rsidR="000710F2" w:rsidRPr="000B6E97">
        <w:rPr>
          <w:rFonts w:ascii="Times New Roman" w:hAnsi="Times New Roman" w:cs="Times New Roman"/>
        </w:rPr>
        <w:t xml:space="preserve"> th</w:t>
      </w:r>
      <w:r w:rsidR="00BE1137">
        <w:rPr>
          <w:rFonts w:ascii="Times New Roman" w:hAnsi="Times New Roman" w:cs="Times New Roman"/>
        </w:rPr>
        <w:t>is</w:t>
      </w:r>
      <w:r w:rsidR="000710F2" w:rsidRPr="000B6E97">
        <w:rPr>
          <w:rFonts w:ascii="Times New Roman" w:hAnsi="Times New Roman" w:cs="Times New Roman"/>
        </w:rPr>
        <w:t xml:space="preserve"> phrase by entering a number between 0 and 100 that best reflected </w:t>
      </w:r>
      <w:r w:rsidR="0079534A">
        <w:rPr>
          <w:rFonts w:ascii="Times New Roman" w:hAnsi="Times New Roman" w:cs="Times New Roman"/>
        </w:rPr>
        <w:t>their</w:t>
      </w:r>
      <w:r w:rsidR="00451773" w:rsidRPr="000B6E97">
        <w:rPr>
          <w:rFonts w:ascii="Times New Roman" w:hAnsi="Times New Roman" w:cs="Times New Roman"/>
        </w:rPr>
        <w:t xml:space="preserve"> </w:t>
      </w:r>
      <w:r w:rsidR="000710F2" w:rsidRPr="000B6E97">
        <w:rPr>
          <w:rFonts w:ascii="Times New Roman" w:hAnsi="Times New Roman" w:cs="Times New Roman"/>
        </w:rPr>
        <w:t xml:space="preserve">belief </w:t>
      </w:r>
      <w:r w:rsidR="00451773">
        <w:rPr>
          <w:rFonts w:ascii="Times New Roman" w:hAnsi="Times New Roman" w:cs="Times New Roman"/>
        </w:rPr>
        <w:t>strength concerning</w:t>
      </w:r>
      <w:r w:rsidR="00451773" w:rsidRPr="000B6E97">
        <w:rPr>
          <w:rFonts w:ascii="Times New Roman" w:hAnsi="Times New Roman" w:cs="Times New Roman"/>
        </w:rPr>
        <w:t xml:space="preserve"> </w:t>
      </w:r>
      <w:r w:rsidR="006C663B">
        <w:rPr>
          <w:rFonts w:ascii="Times New Roman" w:hAnsi="Times New Roman" w:cs="Times New Roman"/>
        </w:rPr>
        <w:t xml:space="preserve">the </w:t>
      </w:r>
      <w:r w:rsidR="00451773">
        <w:rPr>
          <w:rFonts w:ascii="Times New Roman" w:hAnsi="Times New Roman" w:cs="Times New Roman"/>
        </w:rPr>
        <w:t>target</w:t>
      </w:r>
      <w:r w:rsidR="000710F2" w:rsidRPr="000B6E97">
        <w:rPr>
          <w:rFonts w:ascii="Times New Roman" w:hAnsi="Times New Roman" w:cs="Times New Roman"/>
        </w:rPr>
        <w:t xml:space="preserve"> event. The order of presentation of these </w:t>
      </w:r>
      <w:r w:rsidR="008E2A09">
        <w:rPr>
          <w:rFonts w:ascii="Times New Roman" w:hAnsi="Times New Roman" w:cs="Times New Roman"/>
        </w:rPr>
        <w:t>1</w:t>
      </w:r>
      <w:r w:rsidR="000710F2" w:rsidRPr="000B6E97">
        <w:rPr>
          <w:rFonts w:ascii="Times New Roman" w:hAnsi="Times New Roman" w:cs="Times New Roman"/>
        </w:rPr>
        <w:t xml:space="preserve">0 events was randomized for each participant. In the choice </w:t>
      </w:r>
      <w:r w:rsidR="006C663B">
        <w:rPr>
          <w:rFonts w:ascii="Times New Roman" w:hAnsi="Times New Roman" w:cs="Times New Roman"/>
        </w:rPr>
        <w:t>phase</w:t>
      </w:r>
      <w:r w:rsidR="006C663B" w:rsidRPr="000B6E97">
        <w:rPr>
          <w:rFonts w:ascii="Times New Roman" w:hAnsi="Times New Roman" w:cs="Times New Roman"/>
        </w:rPr>
        <w:t xml:space="preserve"> </w:t>
      </w:r>
      <w:r w:rsidR="000710F2" w:rsidRPr="000B6E97">
        <w:rPr>
          <w:rFonts w:ascii="Times New Roman" w:hAnsi="Times New Roman" w:cs="Times New Roman"/>
        </w:rPr>
        <w:t>of the task, for half the participants</w:t>
      </w:r>
      <w:r w:rsidR="00047EDF">
        <w:rPr>
          <w:rFonts w:ascii="Times New Roman" w:hAnsi="Times New Roman" w:cs="Times New Roman"/>
        </w:rPr>
        <w:t xml:space="preserve"> the</w:t>
      </w:r>
      <w:r w:rsidR="000710F2" w:rsidRPr="000B6E97">
        <w:rPr>
          <w:rFonts w:ascii="Times New Roman" w:hAnsi="Times New Roman" w:cs="Times New Roman"/>
        </w:rPr>
        <w:t xml:space="preserve"> </w:t>
      </w:r>
      <w:r w:rsidR="00832777">
        <w:rPr>
          <w:rFonts w:ascii="Times New Roman" w:hAnsi="Times New Roman" w:cs="Times New Roman"/>
        </w:rPr>
        <w:t>confidence</w:t>
      </w:r>
      <w:r w:rsidR="00832777" w:rsidRPr="000B6E97">
        <w:rPr>
          <w:rFonts w:ascii="Times New Roman" w:hAnsi="Times New Roman" w:cs="Times New Roman"/>
        </w:rPr>
        <w:t xml:space="preserve"> </w:t>
      </w:r>
      <w:r w:rsidR="00832777">
        <w:rPr>
          <w:rFonts w:ascii="Times New Roman" w:hAnsi="Times New Roman" w:cs="Times New Roman"/>
        </w:rPr>
        <w:t>statement</w:t>
      </w:r>
      <w:r w:rsidR="00832777" w:rsidRPr="000B6E97">
        <w:rPr>
          <w:rFonts w:ascii="Times New Roman" w:hAnsi="Times New Roman" w:cs="Times New Roman"/>
        </w:rPr>
        <w:t xml:space="preserve"> </w:t>
      </w:r>
      <w:r w:rsidR="000710F2" w:rsidRPr="000B6E97">
        <w:rPr>
          <w:rFonts w:ascii="Times New Roman" w:hAnsi="Times New Roman" w:cs="Times New Roman"/>
        </w:rPr>
        <w:t xml:space="preserve">appeared above the </w:t>
      </w:r>
      <w:r w:rsidR="00832777">
        <w:rPr>
          <w:rFonts w:ascii="Times New Roman" w:hAnsi="Times New Roman" w:cs="Times New Roman"/>
        </w:rPr>
        <w:t>probability</w:t>
      </w:r>
      <w:r w:rsidR="00832777" w:rsidRPr="000B6E97">
        <w:rPr>
          <w:rFonts w:ascii="Times New Roman" w:hAnsi="Times New Roman" w:cs="Times New Roman"/>
        </w:rPr>
        <w:t xml:space="preserve"> </w:t>
      </w:r>
      <w:r w:rsidR="00047EDF">
        <w:rPr>
          <w:rFonts w:ascii="Times New Roman" w:hAnsi="Times New Roman" w:cs="Times New Roman"/>
        </w:rPr>
        <w:t>statement; t</w:t>
      </w:r>
      <w:r w:rsidR="000710F2" w:rsidRPr="000B6E97">
        <w:rPr>
          <w:rFonts w:ascii="Times New Roman" w:hAnsi="Times New Roman" w:cs="Times New Roman"/>
        </w:rPr>
        <w:t xml:space="preserve">his order was reversed for the remaining participants. </w:t>
      </w:r>
    </w:p>
    <w:p w14:paraId="7A9CFFC5" w14:textId="2948940B" w:rsidR="00C93E0F" w:rsidRPr="00C93E0F" w:rsidRDefault="00D50C33" w:rsidP="00047EDF">
      <w:pPr>
        <w:tabs>
          <w:tab w:val="left" w:pos="2700"/>
          <w:tab w:val="left" w:pos="3240"/>
        </w:tabs>
        <w:spacing w:line="480" w:lineRule="auto"/>
        <w:ind w:firstLine="720"/>
        <w:rPr>
          <w:rFonts w:ascii="Times New Roman" w:hAnsi="Times New Roman" w:cs="Times New Roman"/>
        </w:rPr>
      </w:pPr>
      <w:r>
        <w:rPr>
          <w:rFonts w:ascii="Times New Roman" w:hAnsi="Times New Roman" w:cs="Times New Roman"/>
        </w:rPr>
        <w:t>P</w:t>
      </w:r>
      <w:r w:rsidR="007671E7">
        <w:rPr>
          <w:rFonts w:ascii="Times New Roman" w:hAnsi="Times New Roman" w:cs="Times New Roman"/>
        </w:rPr>
        <w:t xml:space="preserve">articipants </w:t>
      </w:r>
      <w:r>
        <w:rPr>
          <w:rFonts w:ascii="Times New Roman" w:hAnsi="Times New Roman" w:cs="Times New Roman"/>
        </w:rPr>
        <w:t xml:space="preserve">also </w:t>
      </w:r>
      <w:r w:rsidR="007671E7">
        <w:rPr>
          <w:rFonts w:ascii="Times New Roman" w:hAnsi="Times New Roman" w:cs="Times New Roman"/>
        </w:rPr>
        <w:t>r</w:t>
      </w:r>
      <w:r w:rsidR="004D1195">
        <w:rPr>
          <w:rFonts w:ascii="Times New Roman" w:hAnsi="Times New Roman" w:cs="Times New Roman"/>
        </w:rPr>
        <w:t>ate</w:t>
      </w:r>
      <w:r w:rsidR="00C22692">
        <w:rPr>
          <w:rFonts w:ascii="Times New Roman" w:hAnsi="Times New Roman" w:cs="Times New Roman"/>
        </w:rPr>
        <w:t xml:space="preserve">d the 10 events </w:t>
      </w:r>
      <w:r w:rsidR="00047EDF">
        <w:rPr>
          <w:rFonts w:ascii="Times New Roman" w:hAnsi="Times New Roman" w:cs="Times New Roman"/>
        </w:rPr>
        <w:t xml:space="preserve">(without any confidence or likelihood language, e.g. “Whether </w:t>
      </w:r>
      <w:r w:rsidRPr="00D50C33">
        <w:rPr>
          <w:rFonts w:ascii="Times New Roman" w:hAnsi="Times New Roman" w:cs="Times New Roman"/>
        </w:rPr>
        <w:t>USC will win more football games next year then they did this year</w:t>
      </w:r>
      <w:r w:rsidR="00563275">
        <w:rPr>
          <w:rFonts w:ascii="Times New Roman" w:hAnsi="Times New Roman" w:cs="Times New Roman"/>
        </w:rPr>
        <w:t>”</w:t>
      </w:r>
      <w:r w:rsidR="00047EDF">
        <w:rPr>
          <w:rFonts w:ascii="Times New Roman" w:hAnsi="Times New Roman" w:cs="Times New Roman"/>
        </w:rPr>
        <w:t xml:space="preserve">) </w:t>
      </w:r>
      <w:r w:rsidR="004D1195">
        <w:rPr>
          <w:rFonts w:ascii="Times New Roman" w:hAnsi="Times New Roman" w:cs="Times New Roman"/>
        </w:rPr>
        <w:t>using the EARS</w:t>
      </w:r>
      <w:r w:rsidR="0075323F">
        <w:rPr>
          <w:rFonts w:ascii="Times New Roman" w:hAnsi="Times New Roman" w:cs="Times New Roman"/>
        </w:rPr>
        <w:t>.</w:t>
      </w:r>
      <w:r w:rsidR="00C93E0F" w:rsidRPr="00C93E0F">
        <w:rPr>
          <w:rFonts w:ascii="Times New Roman" w:hAnsi="Times New Roman" w:cs="Times New Roman"/>
        </w:rPr>
        <w:t xml:space="preserve"> </w:t>
      </w:r>
      <w:r>
        <w:rPr>
          <w:rFonts w:ascii="Times New Roman" w:hAnsi="Times New Roman" w:cs="Times New Roman"/>
        </w:rPr>
        <w:t xml:space="preserve">The order of presentation of the </w:t>
      </w:r>
      <w:r w:rsidR="006C663B">
        <w:rPr>
          <w:rFonts w:ascii="Times New Roman" w:hAnsi="Times New Roman" w:cs="Times New Roman"/>
        </w:rPr>
        <w:t>“</w:t>
      </w:r>
      <w:r>
        <w:rPr>
          <w:rFonts w:ascii="Times New Roman" w:hAnsi="Times New Roman" w:cs="Times New Roman"/>
        </w:rPr>
        <w:t>pick-and-fill</w:t>
      </w:r>
      <w:r w:rsidR="006C663B">
        <w:rPr>
          <w:rFonts w:ascii="Times New Roman" w:hAnsi="Times New Roman" w:cs="Times New Roman"/>
        </w:rPr>
        <w:t>”</w:t>
      </w:r>
      <w:r>
        <w:rPr>
          <w:rFonts w:ascii="Times New Roman" w:hAnsi="Times New Roman" w:cs="Times New Roman"/>
        </w:rPr>
        <w:t xml:space="preserve"> task described above</w:t>
      </w:r>
      <w:r w:rsidR="00563275">
        <w:rPr>
          <w:rFonts w:ascii="Times New Roman" w:hAnsi="Times New Roman" w:cs="Times New Roman"/>
        </w:rPr>
        <w:t xml:space="preserve"> versus</w:t>
      </w:r>
      <w:r>
        <w:rPr>
          <w:rFonts w:ascii="Times New Roman" w:hAnsi="Times New Roman" w:cs="Times New Roman"/>
        </w:rPr>
        <w:t xml:space="preserve"> the EARS was </w:t>
      </w:r>
      <w:r w:rsidR="009873CE">
        <w:rPr>
          <w:rFonts w:ascii="Times New Roman" w:hAnsi="Times New Roman" w:cs="Times New Roman"/>
        </w:rPr>
        <w:t>randomized</w:t>
      </w:r>
      <w:r>
        <w:rPr>
          <w:rFonts w:ascii="Times New Roman" w:hAnsi="Times New Roman" w:cs="Times New Roman"/>
        </w:rPr>
        <w:t xml:space="preserve">. </w:t>
      </w:r>
      <w:r w:rsidR="00EB1296">
        <w:rPr>
          <w:rFonts w:ascii="Times New Roman" w:hAnsi="Times New Roman" w:cs="Times New Roman"/>
        </w:rPr>
        <w:t>For most events, the e</w:t>
      </w:r>
      <w:r w:rsidR="00C4672D">
        <w:rPr>
          <w:rFonts w:ascii="Times New Roman" w:hAnsi="Times New Roman" w:cs="Times New Roman"/>
        </w:rPr>
        <w:t xml:space="preserve">pistemic and </w:t>
      </w:r>
      <w:proofErr w:type="spellStart"/>
      <w:r w:rsidR="00C4672D">
        <w:rPr>
          <w:rFonts w:ascii="Times New Roman" w:hAnsi="Times New Roman" w:cs="Times New Roman"/>
        </w:rPr>
        <w:t>aleator</w:t>
      </w:r>
      <w:r w:rsidR="00047EDF">
        <w:rPr>
          <w:rFonts w:ascii="Times New Roman" w:hAnsi="Times New Roman" w:cs="Times New Roman"/>
        </w:rPr>
        <w:t>y</w:t>
      </w:r>
      <w:proofErr w:type="spellEnd"/>
      <w:r w:rsidR="00C4672D">
        <w:rPr>
          <w:rFonts w:ascii="Times New Roman" w:hAnsi="Times New Roman" w:cs="Times New Roman"/>
        </w:rPr>
        <w:t xml:space="preserve"> subscales </w:t>
      </w:r>
      <w:r w:rsidR="00047EDF">
        <w:rPr>
          <w:rFonts w:ascii="Times New Roman" w:hAnsi="Times New Roman" w:cs="Times New Roman"/>
        </w:rPr>
        <w:t>exhibited</w:t>
      </w:r>
      <w:r w:rsidR="00EB1296">
        <w:rPr>
          <w:rFonts w:ascii="Times New Roman" w:hAnsi="Times New Roman" w:cs="Times New Roman"/>
        </w:rPr>
        <w:t xml:space="preserve"> </w:t>
      </w:r>
      <w:r w:rsidR="00177F69">
        <w:rPr>
          <w:rFonts w:ascii="Times New Roman" w:hAnsi="Times New Roman" w:cs="Times New Roman"/>
        </w:rPr>
        <w:t xml:space="preserve">a </w:t>
      </w:r>
      <w:r w:rsidR="00C4672D">
        <w:rPr>
          <w:rFonts w:ascii="Times New Roman" w:hAnsi="Times New Roman" w:cs="Times New Roman"/>
        </w:rPr>
        <w:t>negative</w:t>
      </w:r>
      <w:r w:rsidR="00EB1296">
        <w:rPr>
          <w:rFonts w:ascii="Times New Roman" w:hAnsi="Times New Roman" w:cs="Times New Roman"/>
        </w:rPr>
        <w:t>, non-significant correlation</w:t>
      </w:r>
      <w:r w:rsidR="00C4672D">
        <w:rPr>
          <w:rFonts w:ascii="Times New Roman" w:hAnsi="Times New Roman" w:cs="Times New Roman"/>
        </w:rPr>
        <w:t xml:space="preserve"> (</w:t>
      </w:r>
      <w:r w:rsidR="00177F69">
        <w:rPr>
          <w:rFonts w:ascii="Times New Roman" w:hAnsi="Times New Roman" w:cs="Times New Roman"/>
        </w:rPr>
        <w:t xml:space="preserve">Table </w:t>
      </w:r>
      <w:r w:rsidR="00232E17">
        <w:rPr>
          <w:rFonts w:ascii="Times New Roman" w:hAnsi="Times New Roman" w:cs="Times New Roman"/>
        </w:rPr>
        <w:t xml:space="preserve">3 </w:t>
      </w:r>
      <w:r w:rsidR="00177F69">
        <w:rPr>
          <w:rFonts w:ascii="Times New Roman" w:hAnsi="Times New Roman" w:cs="Times New Roman"/>
        </w:rPr>
        <w:t>lists the Cronbach’s Alpha statistics and correlations at the event level</w:t>
      </w:r>
      <w:r w:rsidR="00C4672D">
        <w:rPr>
          <w:rFonts w:ascii="Times New Roman" w:hAnsi="Times New Roman" w:cs="Times New Roman"/>
        </w:rPr>
        <w:t>)</w:t>
      </w:r>
      <w:r w:rsidR="00177F69">
        <w:rPr>
          <w:rFonts w:ascii="Times New Roman" w:hAnsi="Times New Roman" w:cs="Times New Roman"/>
        </w:rPr>
        <w:t>.</w:t>
      </w:r>
    </w:p>
    <w:p w14:paraId="5FBE36BA" w14:textId="77777777" w:rsidR="000710F2" w:rsidRDefault="000710F2" w:rsidP="008B7ED4">
      <w:pPr>
        <w:tabs>
          <w:tab w:val="left" w:pos="3240"/>
        </w:tabs>
        <w:spacing w:line="480" w:lineRule="auto"/>
        <w:rPr>
          <w:rFonts w:ascii="Times New Roman" w:hAnsi="Times New Roman" w:cs="Times New Roman"/>
        </w:rPr>
      </w:pPr>
    </w:p>
    <w:p w14:paraId="1F46669F" w14:textId="77777777" w:rsidR="000710F2" w:rsidRPr="00C93E0F" w:rsidRDefault="000710F2" w:rsidP="008B7ED4">
      <w:pPr>
        <w:tabs>
          <w:tab w:val="left" w:pos="3240"/>
        </w:tabs>
        <w:spacing w:line="480" w:lineRule="auto"/>
        <w:rPr>
          <w:rFonts w:ascii="Times New Roman" w:hAnsi="Times New Roman" w:cs="Times New Roman"/>
          <w:b/>
        </w:rPr>
      </w:pPr>
      <w:r w:rsidRPr="00C93E0F">
        <w:rPr>
          <w:rFonts w:ascii="Times New Roman" w:hAnsi="Times New Roman" w:cs="Times New Roman"/>
          <w:b/>
        </w:rPr>
        <w:t>Results</w:t>
      </w:r>
    </w:p>
    <w:p w14:paraId="7B446536" w14:textId="35DB7DE0" w:rsidR="00047EDF" w:rsidRDefault="00954044" w:rsidP="008B7ED4">
      <w:pPr>
        <w:tabs>
          <w:tab w:val="left" w:pos="3240"/>
        </w:tabs>
        <w:spacing w:line="480" w:lineRule="auto"/>
        <w:ind w:firstLine="720"/>
        <w:rPr>
          <w:rFonts w:ascii="Times New Roman" w:hAnsi="Times New Roman" w:cs="Times New Roman"/>
        </w:rPr>
      </w:pPr>
      <w:r>
        <w:rPr>
          <w:rFonts w:ascii="Times New Roman" w:hAnsi="Times New Roman" w:cs="Times New Roman"/>
        </w:rPr>
        <w:t xml:space="preserve">We received 29 blank responses so that we ended up with a total of </w:t>
      </w:r>
      <w:r w:rsidRPr="000B6E97">
        <w:rPr>
          <w:rFonts w:ascii="Times New Roman" w:hAnsi="Times New Roman" w:cs="Times New Roman"/>
        </w:rPr>
        <w:t>1</w:t>
      </w:r>
      <w:r>
        <w:rPr>
          <w:rFonts w:ascii="Times New Roman" w:hAnsi="Times New Roman" w:cs="Times New Roman"/>
        </w:rPr>
        <w:t>511 resp</w:t>
      </w:r>
      <w:r w:rsidRPr="000B6E97">
        <w:rPr>
          <w:rFonts w:ascii="Times New Roman" w:hAnsi="Times New Roman" w:cs="Times New Roman"/>
        </w:rPr>
        <w:t xml:space="preserve">onses from </w:t>
      </w:r>
      <w:r>
        <w:rPr>
          <w:rFonts w:ascii="Times New Roman" w:hAnsi="Times New Roman" w:cs="Times New Roman"/>
        </w:rPr>
        <w:t>154</w:t>
      </w:r>
      <w:r w:rsidRPr="000B6E97">
        <w:rPr>
          <w:rFonts w:ascii="Times New Roman" w:hAnsi="Times New Roman" w:cs="Times New Roman"/>
        </w:rPr>
        <w:t xml:space="preserve"> participants.</w:t>
      </w:r>
      <w:r>
        <w:rPr>
          <w:rFonts w:ascii="Times New Roman" w:hAnsi="Times New Roman" w:cs="Times New Roman"/>
        </w:rPr>
        <w:t xml:space="preserve"> </w:t>
      </w:r>
      <w:r w:rsidR="000710F2" w:rsidRPr="000B6E97">
        <w:rPr>
          <w:rFonts w:ascii="Times New Roman" w:hAnsi="Times New Roman" w:cs="Times New Roman"/>
        </w:rPr>
        <w:t xml:space="preserve">Overall, participants were </w:t>
      </w:r>
      <w:r w:rsidR="004C15E9">
        <w:rPr>
          <w:rFonts w:ascii="Times New Roman" w:hAnsi="Times New Roman" w:cs="Times New Roman"/>
        </w:rPr>
        <w:t xml:space="preserve">roughly </w:t>
      </w:r>
      <w:r w:rsidR="000710F2" w:rsidRPr="000B6E97">
        <w:rPr>
          <w:rFonts w:ascii="Times New Roman" w:hAnsi="Times New Roman" w:cs="Times New Roman"/>
        </w:rPr>
        <w:t xml:space="preserve">equally </w:t>
      </w:r>
      <w:r w:rsidR="004C15E9">
        <w:rPr>
          <w:rFonts w:ascii="Times New Roman" w:hAnsi="Times New Roman" w:cs="Times New Roman"/>
        </w:rPr>
        <w:t>apt</w:t>
      </w:r>
      <w:r w:rsidR="004C15E9" w:rsidRPr="000B6E97">
        <w:rPr>
          <w:rFonts w:ascii="Times New Roman" w:hAnsi="Times New Roman" w:cs="Times New Roman"/>
        </w:rPr>
        <w:t xml:space="preserve"> </w:t>
      </w:r>
      <w:r w:rsidR="000710F2" w:rsidRPr="000B6E97">
        <w:rPr>
          <w:rFonts w:ascii="Times New Roman" w:hAnsi="Times New Roman" w:cs="Times New Roman"/>
        </w:rPr>
        <w:t xml:space="preserve">to choose the </w:t>
      </w:r>
      <w:r w:rsidR="00832777">
        <w:rPr>
          <w:rFonts w:ascii="Times New Roman" w:hAnsi="Times New Roman" w:cs="Times New Roman"/>
        </w:rPr>
        <w:t>confidence statement</w:t>
      </w:r>
      <w:r w:rsidR="000710F2" w:rsidRPr="000B6E97">
        <w:rPr>
          <w:rFonts w:ascii="Times New Roman" w:hAnsi="Times New Roman" w:cs="Times New Roman"/>
        </w:rPr>
        <w:t xml:space="preserve"> (</w:t>
      </w:r>
      <w:r w:rsidR="001D7346">
        <w:rPr>
          <w:rFonts w:ascii="Times New Roman" w:hAnsi="Times New Roman" w:cs="Times New Roman"/>
        </w:rPr>
        <w:t>49.8</w:t>
      </w:r>
      <w:r w:rsidR="000710F2" w:rsidRPr="000B6E97">
        <w:rPr>
          <w:rFonts w:ascii="Times New Roman" w:hAnsi="Times New Roman" w:cs="Times New Roman"/>
        </w:rPr>
        <w:t>%)</w:t>
      </w:r>
      <w:r w:rsidR="004C15E9">
        <w:rPr>
          <w:rFonts w:ascii="Times New Roman" w:hAnsi="Times New Roman" w:cs="Times New Roman"/>
        </w:rPr>
        <w:t xml:space="preserve"> as </w:t>
      </w:r>
      <w:r w:rsidR="000710F2" w:rsidRPr="000B6E97">
        <w:rPr>
          <w:rFonts w:ascii="Times New Roman" w:hAnsi="Times New Roman" w:cs="Times New Roman"/>
        </w:rPr>
        <w:t xml:space="preserve">the </w:t>
      </w:r>
      <w:r w:rsidR="004C15E9">
        <w:rPr>
          <w:rFonts w:ascii="Times New Roman" w:hAnsi="Times New Roman" w:cs="Times New Roman"/>
        </w:rPr>
        <w:t xml:space="preserve">likelihood </w:t>
      </w:r>
      <w:r w:rsidR="00832777">
        <w:rPr>
          <w:rFonts w:ascii="Times New Roman" w:hAnsi="Times New Roman" w:cs="Times New Roman"/>
        </w:rPr>
        <w:t>statement</w:t>
      </w:r>
      <w:r w:rsidR="000710F2" w:rsidRPr="000B6E97">
        <w:rPr>
          <w:rFonts w:ascii="Times New Roman" w:hAnsi="Times New Roman" w:cs="Times New Roman"/>
        </w:rPr>
        <w:t xml:space="preserve"> (</w:t>
      </w:r>
      <w:r w:rsidR="001D7346">
        <w:rPr>
          <w:rFonts w:ascii="Times New Roman" w:hAnsi="Times New Roman" w:cs="Times New Roman"/>
        </w:rPr>
        <w:t>50.2</w:t>
      </w:r>
      <w:r w:rsidR="000710F2" w:rsidRPr="000B6E97">
        <w:rPr>
          <w:rFonts w:ascii="Times New Roman" w:hAnsi="Times New Roman" w:cs="Times New Roman"/>
        </w:rPr>
        <w:t xml:space="preserve">%). </w:t>
      </w:r>
    </w:p>
    <w:p w14:paraId="08C4AB20" w14:textId="748C4981" w:rsidR="000710F2" w:rsidRPr="000B6E97" w:rsidRDefault="00047EDF" w:rsidP="008B7ED4">
      <w:pPr>
        <w:tabs>
          <w:tab w:val="left" w:pos="3240"/>
        </w:tabs>
        <w:spacing w:line="480" w:lineRule="auto"/>
        <w:ind w:firstLine="720"/>
        <w:rPr>
          <w:rFonts w:ascii="Times New Roman" w:hAnsi="Times New Roman" w:cs="Times New Roman"/>
        </w:rPr>
      </w:pPr>
      <w:commentRangeStart w:id="40"/>
      <w:r>
        <w:rPr>
          <w:rFonts w:ascii="Times New Roman" w:hAnsi="Times New Roman" w:cs="Times New Roman"/>
        </w:rPr>
        <w:lastRenderedPageBreak/>
        <w:t>Not surprisingly</w:t>
      </w:r>
      <w:r w:rsidR="006C663B">
        <w:rPr>
          <w:rFonts w:ascii="Times New Roman" w:hAnsi="Times New Roman" w:cs="Times New Roman"/>
        </w:rPr>
        <w:t>,</w:t>
      </w:r>
      <w:r>
        <w:rPr>
          <w:rFonts w:ascii="Times New Roman" w:hAnsi="Times New Roman" w:cs="Times New Roman"/>
        </w:rPr>
        <w:t xml:space="preserve"> </w:t>
      </w:r>
      <w:r w:rsidR="00304EDD">
        <w:rPr>
          <w:rFonts w:ascii="Times New Roman" w:hAnsi="Times New Roman" w:cs="Times New Roman"/>
        </w:rPr>
        <w:t>participants chose likelihood statements over confidence statements when they did not believe that events would obtain</w:t>
      </w:r>
      <w:r>
        <w:rPr>
          <w:rFonts w:ascii="Times New Roman" w:hAnsi="Times New Roman" w:cs="Times New Roman"/>
        </w:rPr>
        <w:t xml:space="preserve">. </w:t>
      </w:r>
      <w:commentRangeEnd w:id="40"/>
      <w:r w:rsidR="001B7ACD">
        <w:rPr>
          <w:rStyle w:val="CommentReference"/>
        </w:rPr>
        <w:commentReference w:id="40"/>
      </w:r>
      <w:r w:rsidR="000710F2" w:rsidRPr="000B6E97">
        <w:rPr>
          <w:rFonts w:ascii="Times New Roman" w:hAnsi="Times New Roman" w:cs="Times New Roman"/>
        </w:rPr>
        <w:t xml:space="preserve">Events that were assigned a probability less than or equal to </w:t>
      </w:r>
      <w:r>
        <w:rPr>
          <w:rFonts w:ascii="Times New Roman" w:hAnsi="Times New Roman" w:cs="Times New Roman"/>
        </w:rPr>
        <w:t>.5</w:t>
      </w:r>
      <w:r w:rsidR="000710F2" w:rsidRPr="000B6E97">
        <w:rPr>
          <w:rFonts w:ascii="Times New Roman" w:hAnsi="Times New Roman" w:cs="Times New Roman"/>
        </w:rPr>
        <w:t xml:space="preserve"> were more </w:t>
      </w:r>
      <w:r>
        <w:rPr>
          <w:rFonts w:ascii="Times New Roman" w:hAnsi="Times New Roman" w:cs="Times New Roman"/>
        </w:rPr>
        <w:t>often</w:t>
      </w:r>
      <w:r w:rsidR="000710F2" w:rsidRPr="000B6E97">
        <w:rPr>
          <w:rFonts w:ascii="Times New Roman" w:hAnsi="Times New Roman" w:cs="Times New Roman"/>
        </w:rPr>
        <w:t xml:space="preserve"> </w:t>
      </w:r>
      <w:r>
        <w:rPr>
          <w:rFonts w:ascii="Times New Roman" w:hAnsi="Times New Roman" w:cs="Times New Roman"/>
        </w:rPr>
        <w:t xml:space="preserve">matched with the </w:t>
      </w:r>
      <w:r w:rsidR="004C15E9">
        <w:rPr>
          <w:rFonts w:ascii="Times New Roman" w:hAnsi="Times New Roman" w:cs="Times New Roman"/>
        </w:rPr>
        <w:t xml:space="preserve">likelihood </w:t>
      </w:r>
      <w:r w:rsidR="00832777">
        <w:rPr>
          <w:rFonts w:ascii="Times New Roman" w:hAnsi="Times New Roman" w:cs="Times New Roman"/>
        </w:rPr>
        <w:t>statement</w:t>
      </w:r>
      <w:r w:rsidR="000710F2" w:rsidRPr="000B6E97">
        <w:rPr>
          <w:rFonts w:ascii="Times New Roman" w:hAnsi="Times New Roman" w:cs="Times New Roman"/>
        </w:rPr>
        <w:t xml:space="preserve"> (68%) than the </w:t>
      </w:r>
      <w:r w:rsidR="00832777">
        <w:rPr>
          <w:rFonts w:ascii="Times New Roman" w:hAnsi="Times New Roman" w:cs="Times New Roman"/>
        </w:rPr>
        <w:t>confidence statement</w:t>
      </w:r>
      <w:r w:rsidR="000710F2" w:rsidRPr="000B6E97">
        <w:rPr>
          <w:rFonts w:ascii="Times New Roman" w:hAnsi="Times New Roman" w:cs="Times New Roman"/>
        </w:rPr>
        <w:t xml:space="preserve"> (32%). In contrast, events that were assigned a probability </w:t>
      </w:r>
      <w:r>
        <w:rPr>
          <w:rFonts w:ascii="Times New Roman" w:hAnsi="Times New Roman" w:cs="Times New Roman"/>
        </w:rPr>
        <w:t xml:space="preserve">above .5 </w:t>
      </w:r>
      <w:r w:rsidR="000710F2" w:rsidRPr="000B6E97">
        <w:rPr>
          <w:rFonts w:ascii="Times New Roman" w:hAnsi="Times New Roman" w:cs="Times New Roman"/>
        </w:rPr>
        <w:t xml:space="preserve">were more </w:t>
      </w:r>
      <w:r w:rsidR="004C15E9">
        <w:rPr>
          <w:rFonts w:ascii="Times New Roman" w:hAnsi="Times New Roman" w:cs="Times New Roman"/>
        </w:rPr>
        <w:t>commonly</w:t>
      </w:r>
      <w:r w:rsidR="004C15E9" w:rsidRPr="000B6E97">
        <w:rPr>
          <w:rFonts w:ascii="Times New Roman" w:hAnsi="Times New Roman" w:cs="Times New Roman"/>
        </w:rPr>
        <w:t xml:space="preserve"> </w:t>
      </w:r>
      <w:r>
        <w:rPr>
          <w:rFonts w:ascii="Times New Roman" w:hAnsi="Times New Roman" w:cs="Times New Roman"/>
        </w:rPr>
        <w:t>matched with the</w:t>
      </w:r>
      <w:r w:rsidR="000710F2" w:rsidRPr="000B6E97">
        <w:rPr>
          <w:rFonts w:ascii="Times New Roman" w:hAnsi="Times New Roman" w:cs="Times New Roman"/>
        </w:rPr>
        <w:t xml:space="preserve"> </w:t>
      </w:r>
      <w:r w:rsidR="00832777">
        <w:rPr>
          <w:rFonts w:ascii="Times New Roman" w:hAnsi="Times New Roman" w:cs="Times New Roman"/>
        </w:rPr>
        <w:t>confidence statement</w:t>
      </w:r>
      <w:r w:rsidR="000710F2" w:rsidRPr="000B6E97">
        <w:rPr>
          <w:rFonts w:ascii="Times New Roman" w:hAnsi="Times New Roman" w:cs="Times New Roman"/>
        </w:rPr>
        <w:t xml:space="preserve"> (6</w:t>
      </w:r>
      <w:r w:rsidR="00E175E9">
        <w:rPr>
          <w:rFonts w:ascii="Times New Roman" w:hAnsi="Times New Roman" w:cs="Times New Roman"/>
        </w:rPr>
        <w:t>2</w:t>
      </w:r>
      <w:r w:rsidR="000710F2" w:rsidRPr="000B6E97">
        <w:rPr>
          <w:rFonts w:ascii="Times New Roman" w:hAnsi="Times New Roman" w:cs="Times New Roman"/>
        </w:rPr>
        <w:t xml:space="preserve">%) than the </w:t>
      </w:r>
      <w:r w:rsidR="004C15E9">
        <w:rPr>
          <w:rFonts w:ascii="Times New Roman" w:hAnsi="Times New Roman" w:cs="Times New Roman"/>
        </w:rPr>
        <w:t xml:space="preserve">likelihood </w:t>
      </w:r>
      <w:r w:rsidR="00832777">
        <w:rPr>
          <w:rFonts w:ascii="Times New Roman" w:hAnsi="Times New Roman" w:cs="Times New Roman"/>
        </w:rPr>
        <w:t>statement</w:t>
      </w:r>
      <w:r w:rsidR="000710F2" w:rsidRPr="000B6E97">
        <w:rPr>
          <w:rFonts w:ascii="Times New Roman" w:hAnsi="Times New Roman" w:cs="Times New Roman"/>
        </w:rPr>
        <w:t xml:space="preserve"> (3</w:t>
      </w:r>
      <w:r w:rsidR="00E175E9">
        <w:rPr>
          <w:rFonts w:ascii="Times New Roman" w:hAnsi="Times New Roman" w:cs="Times New Roman"/>
        </w:rPr>
        <w:t>8</w:t>
      </w:r>
      <w:r w:rsidR="000710F2" w:rsidRPr="000B6E97">
        <w:rPr>
          <w:rFonts w:ascii="Times New Roman" w:hAnsi="Times New Roman" w:cs="Times New Roman"/>
        </w:rPr>
        <w:t xml:space="preserve">%). </w:t>
      </w:r>
      <w:r w:rsidR="00304EDD">
        <w:rPr>
          <w:rFonts w:ascii="Times New Roman" w:hAnsi="Times New Roman" w:cs="Times New Roman"/>
        </w:rPr>
        <w:t>Thus, when</w:t>
      </w:r>
      <w:r w:rsidR="00304EDD" w:rsidRPr="000B6E97">
        <w:rPr>
          <w:rFonts w:ascii="Times New Roman" w:hAnsi="Times New Roman" w:cs="Times New Roman"/>
        </w:rPr>
        <w:t xml:space="preserve"> </w:t>
      </w:r>
      <w:r w:rsidR="000710F2" w:rsidRPr="000B6E97">
        <w:rPr>
          <w:rFonts w:ascii="Times New Roman" w:hAnsi="Times New Roman" w:cs="Times New Roman"/>
        </w:rPr>
        <w:t xml:space="preserve">participants picked the </w:t>
      </w:r>
      <w:r w:rsidR="00832777">
        <w:rPr>
          <w:rFonts w:ascii="Times New Roman" w:hAnsi="Times New Roman" w:cs="Times New Roman"/>
        </w:rPr>
        <w:t>confidence statement</w:t>
      </w:r>
      <w:r w:rsidR="000710F2" w:rsidRPr="000B6E97">
        <w:rPr>
          <w:rFonts w:ascii="Times New Roman" w:hAnsi="Times New Roman" w:cs="Times New Roman"/>
        </w:rPr>
        <w:t>, the mean probability</w:t>
      </w:r>
      <w:r>
        <w:rPr>
          <w:rFonts w:ascii="Times New Roman" w:hAnsi="Times New Roman" w:cs="Times New Roman"/>
        </w:rPr>
        <w:t xml:space="preserve"> assigned</w:t>
      </w:r>
      <w:r w:rsidR="000710F2" w:rsidRPr="000B6E97">
        <w:rPr>
          <w:rFonts w:ascii="Times New Roman" w:hAnsi="Times New Roman" w:cs="Times New Roman"/>
        </w:rPr>
        <w:t xml:space="preserve"> was 7</w:t>
      </w:r>
      <w:r w:rsidR="001D7346">
        <w:rPr>
          <w:rFonts w:ascii="Times New Roman" w:hAnsi="Times New Roman" w:cs="Times New Roman"/>
        </w:rPr>
        <w:t>4.</w:t>
      </w:r>
      <w:r w:rsidR="006C663B">
        <w:rPr>
          <w:rFonts w:ascii="Times New Roman" w:hAnsi="Times New Roman" w:cs="Times New Roman"/>
        </w:rPr>
        <w:t>7</w:t>
      </w:r>
      <w:r w:rsidR="000710F2" w:rsidRPr="000B6E97">
        <w:rPr>
          <w:rFonts w:ascii="Times New Roman" w:hAnsi="Times New Roman" w:cs="Times New Roman"/>
        </w:rPr>
        <w:t xml:space="preserve">%. </w:t>
      </w:r>
      <w:r>
        <w:rPr>
          <w:rFonts w:ascii="Times New Roman" w:hAnsi="Times New Roman" w:cs="Times New Roman"/>
        </w:rPr>
        <w:t>When</w:t>
      </w:r>
      <w:r w:rsidR="000710F2" w:rsidRPr="000B6E97">
        <w:rPr>
          <w:rFonts w:ascii="Times New Roman" w:hAnsi="Times New Roman" w:cs="Times New Roman"/>
        </w:rPr>
        <w:t xml:space="preserve"> participants picked the </w:t>
      </w:r>
      <w:r w:rsidR="004C15E9">
        <w:rPr>
          <w:rFonts w:ascii="Times New Roman" w:hAnsi="Times New Roman" w:cs="Times New Roman"/>
        </w:rPr>
        <w:t xml:space="preserve">likelihood </w:t>
      </w:r>
      <w:r w:rsidR="00832777">
        <w:rPr>
          <w:rFonts w:ascii="Times New Roman" w:hAnsi="Times New Roman" w:cs="Times New Roman"/>
        </w:rPr>
        <w:t>statement</w:t>
      </w:r>
      <w:r w:rsidR="000710F2" w:rsidRPr="000B6E97">
        <w:rPr>
          <w:rFonts w:ascii="Times New Roman" w:hAnsi="Times New Roman" w:cs="Times New Roman"/>
        </w:rPr>
        <w:t xml:space="preserve">, the mean probability </w:t>
      </w:r>
      <w:r>
        <w:rPr>
          <w:rFonts w:ascii="Times New Roman" w:hAnsi="Times New Roman" w:cs="Times New Roman"/>
        </w:rPr>
        <w:t xml:space="preserve">assigned </w:t>
      </w:r>
      <w:r w:rsidR="000710F2" w:rsidRPr="000B6E97">
        <w:rPr>
          <w:rFonts w:ascii="Times New Roman" w:hAnsi="Times New Roman" w:cs="Times New Roman"/>
        </w:rPr>
        <w:t>was 53</w:t>
      </w:r>
      <w:r w:rsidR="001D7346">
        <w:rPr>
          <w:rFonts w:ascii="Times New Roman" w:hAnsi="Times New Roman" w:cs="Times New Roman"/>
        </w:rPr>
        <w:t>.</w:t>
      </w:r>
      <w:r w:rsidR="006C663B">
        <w:rPr>
          <w:rFonts w:ascii="Times New Roman" w:hAnsi="Times New Roman" w:cs="Times New Roman"/>
        </w:rPr>
        <w:t>2</w:t>
      </w:r>
      <w:r w:rsidR="000710F2" w:rsidRPr="000B6E97">
        <w:rPr>
          <w:rFonts w:ascii="Times New Roman" w:hAnsi="Times New Roman" w:cs="Times New Roman"/>
        </w:rPr>
        <w:t>%.</w:t>
      </w:r>
    </w:p>
    <w:p w14:paraId="7BE591CF" w14:textId="44ECDF89" w:rsidR="000710F2" w:rsidRDefault="00047EDF" w:rsidP="008B7ED4">
      <w:pPr>
        <w:tabs>
          <w:tab w:val="left" w:pos="3240"/>
        </w:tabs>
        <w:spacing w:line="480" w:lineRule="auto"/>
        <w:ind w:firstLine="720"/>
        <w:rPr>
          <w:rFonts w:ascii="Times New Roman" w:hAnsi="Times New Roman" w:cs="Times New Roman"/>
        </w:rPr>
      </w:pPr>
      <w:r>
        <w:rPr>
          <w:rFonts w:ascii="Times New Roman" w:hAnsi="Times New Roman" w:cs="Times New Roman"/>
        </w:rPr>
        <w:t>More germane to the present paper</w:t>
      </w:r>
      <w:r w:rsidR="00954044">
        <w:rPr>
          <w:rFonts w:ascii="Times New Roman" w:hAnsi="Times New Roman" w:cs="Times New Roman"/>
        </w:rPr>
        <w:t xml:space="preserve"> and consistent with results of Study 1</w:t>
      </w:r>
      <w:r>
        <w:rPr>
          <w:rFonts w:ascii="Times New Roman" w:hAnsi="Times New Roman" w:cs="Times New Roman"/>
        </w:rPr>
        <w:t>, p</w:t>
      </w:r>
      <w:r w:rsidR="002E4C16">
        <w:rPr>
          <w:rFonts w:ascii="Times New Roman" w:hAnsi="Times New Roman" w:cs="Times New Roman"/>
        </w:rPr>
        <w:t>articipants were much more apt to choose</w:t>
      </w:r>
      <w:r w:rsidR="004C15E9">
        <w:rPr>
          <w:rFonts w:ascii="Times New Roman" w:hAnsi="Times New Roman" w:cs="Times New Roman"/>
        </w:rPr>
        <w:t xml:space="preserve"> </w:t>
      </w:r>
      <w:r w:rsidR="002E4C16">
        <w:rPr>
          <w:rFonts w:ascii="Times New Roman" w:hAnsi="Times New Roman" w:cs="Times New Roman"/>
        </w:rPr>
        <w:t xml:space="preserve">confidence statements over likelihood statements </w:t>
      </w:r>
      <w:r>
        <w:rPr>
          <w:rFonts w:ascii="Times New Roman" w:hAnsi="Times New Roman" w:cs="Times New Roman"/>
        </w:rPr>
        <w:t xml:space="preserve">when expressing </w:t>
      </w:r>
      <w:r w:rsidR="002E4C16">
        <w:rPr>
          <w:rFonts w:ascii="Times New Roman" w:hAnsi="Times New Roman" w:cs="Times New Roman"/>
        </w:rPr>
        <w:t xml:space="preserve">uncertainty about the self </w:t>
      </w:r>
      <w:r w:rsidR="004C15E9">
        <w:rPr>
          <w:rFonts w:ascii="Times New Roman" w:hAnsi="Times New Roman" w:cs="Times New Roman"/>
        </w:rPr>
        <w:t>(</w:t>
      </w:r>
      <w:r w:rsidR="000710F2" w:rsidRPr="000B6E97">
        <w:rPr>
          <w:rFonts w:ascii="Times New Roman" w:hAnsi="Times New Roman" w:cs="Times New Roman"/>
        </w:rPr>
        <w:t>6</w:t>
      </w:r>
      <w:r w:rsidR="00E175E9">
        <w:rPr>
          <w:rFonts w:ascii="Times New Roman" w:hAnsi="Times New Roman" w:cs="Times New Roman"/>
        </w:rPr>
        <w:t>5</w:t>
      </w:r>
      <w:r w:rsidR="000710F2" w:rsidRPr="000B6E97">
        <w:rPr>
          <w:rFonts w:ascii="Times New Roman" w:hAnsi="Times New Roman" w:cs="Times New Roman"/>
        </w:rPr>
        <w:t>%</w:t>
      </w:r>
      <w:r w:rsidR="004C15E9">
        <w:rPr>
          <w:rFonts w:ascii="Times New Roman" w:hAnsi="Times New Roman" w:cs="Times New Roman"/>
        </w:rPr>
        <w:t>)</w:t>
      </w:r>
      <w:r w:rsidR="000710F2" w:rsidRPr="000B6E97">
        <w:rPr>
          <w:rFonts w:ascii="Times New Roman" w:hAnsi="Times New Roman" w:cs="Times New Roman"/>
        </w:rPr>
        <w:t xml:space="preserve"> </w:t>
      </w:r>
      <w:r w:rsidR="002E4C16">
        <w:rPr>
          <w:rFonts w:ascii="Times New Roman" w:hAnsi="Times New Roman" w:cs="Times New Roman"/>
        </w:rPr>
        <w:t xml:space="preserve">than </w:t>
      </w:r>
      <w:r w:rsidR="006C663B">
        <w:rPr>
          <w:rFonts w:ascii="Times New Roman" w:hAnsi="Times New Roman" w:cs="Times New Roman"/>
        </w:rPr>
        <w:t xml:space="preserve">uncertainty about </w:t>
      </w:r>
      <w:r w:rsidR="002E4C16">
        <w:rPr>
          <w:rFonts w:ascii="Times New Roman" w:hAnsi="Times New Roman" w:cs="Times New Roman"/>
        </w:rPr>
        <w:t>the world</w:t>
      </w:r>
      <w:r w:rsidR="004C15E9" w:rsidRPr="000B6E97">
        <w:rPr>
          <w:rFonts w:ascii="Times New Roman" w:hAnsi="Times New Roman" w:cs="Times New Roman"/>
        </w:rPr>
        <w:t xml:space="preserve"> </w:t>
      </w:r>
      <w:r w:rsidR="004C15E9">
        <w:rPr>
          <w:rFonts w:ascii="Times New Roman" w:hAnsi="Times New Roman" w:cs="Times New Roman"/>
        </w:rPr>
        <w:t>(</w:t>
      </w:r>
      <w:r w:rsidR="002E4C16">
        <w:rPr>
          <w:rFonts w:ascii="Times New Roman" w:hAnsi="Times New Roman" w:cs="Times New Roman"/>
        </w:rPr>
        <w:t>3</w:t>
      </w:r>
      <w:r w:rsidR="00E175E9">
        <w:rPr>
          <w:rFonts w:ascii="Times New Roman" w:hAnsi="Times New Roman" w:cs="Times New Roman"/>
        </w:rPr>
        <w:t>4</w:t>
      </w:r>
      <w:r w:rsidR="000710F2" w:rsidRPr="000B6E97">
        <w:rPr>
          <w:rFonts w:ascii="Times New Roman" w:hAnsi="Times New Roman" w:cs="Times New Roman"/>
        </w:rPr>
        <w:t>%</w:t>
      </w:r>
      <w:r w:rsidR="004C15E9">
        <w:rPr>
          <w:rFonts w:ascii="Times New Roman" w:hAnsi="Times New Roman" w:cs="Times New Roman"/>
        </w:rPr>
        <w:t>)</w:t>
      </w:r>
      <w:r w:rsidR="00954044">
        <w:rPr>
          <w:rFonts w:ascii="Times New Roman" w:hAnsi="Times New Roman" w:cs="Times New Roman"/>
        </w:rPr>
        <w:t xml:space="preserve"> </w:t>
      </w:r>
      <w:r w:rsidR="000710F2" w:rsidRPr="000B6E97">
        <w:rPr>
          <w:rFonts w:ascii="Times New Roman" w:hAnsi="Times New Roman" w:cs="Times New Roman"/>
        </w:rPr>
        <w:t>(</w:t>
      </w:r>
      <w:r w:rsidR="00A15F01">
        <w:rPr>
          <w:rFonts w:ascii="Times New Roman" w:hAnsi="Times New Roman" w:cs="Times New Roman"/>
        </w:rPr>
        <w:t>χ</w:t>
      </w:r>
      <w:r w:rsidR="00A15F01">
        <w:rPr>
          <w:rFonts w:ascii="Times New Roman" w:hAnsi="Times New Roman" w:cs="Times New Roman"/>
          <w:vertAlign w:val="superscript"/>
        </w:rPr>
        <w:t>2</w:t>
      </w:r>
      <w:r w:rsidR="000710F2" w:rsidRPr="000B6E97">
        <w:rPr>
          <w:rFonts w:ascii="Times New Roman" w:hAnsi="Times New Roman" w:cs="Times New Roman"/>
        </w:rPr>
        <w:t xml:space="preserve"> </w:t>
      </w:r>
      <w:r w:rsidR="00E175E9">
        <w:rPr>
          <w:rFonts w:ascii="Times New Roman" w:hAnsi="Times New Roman" w:cs="Times New Roman"/>
        </w:rPr>
        <w:t xml:space="preserve">(1) </w:t>
      </w:r>
      <w:r w:rsidR="000710F2" w:rsidRPr="000B6E97">
        <w:rPr>
          <w:rFonts w:ascii="Times New Roman" w:hAnsi="Times New Roman" w:cs="Times New Roman"/>
        </w:rPr>
        <w:t xml:space="preserve">= </w:t>
      </w:r>
      <w:r w:rsidR="00E175E9">
        <w:rPr>
          <w:rFonts w:ascii="Times New Roman" w:hAnsi="Times New Roman" w:cs="Times New Roman"/>
        </w:rPr>
        <w:t>147.05</w:t>
      </w:r>
      <w:r w:rsidR="000710F2" w:rsidRPr="000B6E97">
        <w:rPr>
          <w:rFonts w:ascii="Times New Roman" w:hAnsi="Times New Roman" w:cs="Times New Roman"/>
        </w:rPr>
        <w:t xml:space="preserve">, </w:t>
      </w:r>
      <w:r w:rsidR="000710F2" w:rsidRPr="000B6E97">
        <w:rPr>
          <w:rFonts w:ascii="Times New Roman" w:hAnsi="Times New Roman" w:cs="Times New Roman"/>
          <w:i/>
        </w:rPr>
        <w:t>p</w:t>
      </w:r>
      <w:r w:rsidR="000710F2" w:rsidRPr="000B6E97">
        <w:rPr>
          <w:rFonts w:ascii="Times New Roman" w:hAnsi="Times New Roman" w:cs="Times New Roman"/>
        </w:rPr>
        <w:t xml:space="preserve"> &lt; .001). </w:t>
      </w:r>
    </w:p>
    <w:p w14:paraId="75210B5E" w14:textId="4A7D66EA" w:rsidR="000710F2" w:rsidRDefault="000710F2" w:rsidP="008B7ED4">
      <w:pPr>
        <w:tabs>
          <w:tab w:val="left" w:pos="3240"/>
        </w:tabs>
        <w:spacing w:line="480" w:lineRule="auto"/>
        <w:ind w:firstLine="720"/>
        <w:rPr>
          <w:rFonts w:ascii="Times New Roman" w:hAnsi="Times New Roman" w:cs="Times New Roman"/>
        </w:rPr>
      </w:pPr>
      <w:r w:rsidRPr="00CD71F0">
        <w:rPr>
          <w:rFonts w:ascii="Times New Roman" w:hAnsi="Times New Roman" w:cs="Times New Roman"/>
          <w:b/>
          <w:i/>
        </w:rPr>
        <w:t xml:space="preserve">Predicting choice of </w:t>
      </w:r>
      <w:r w:rsidR="00832777">
        <w:rPr>
          <w:rFonts w:ascii="Times New Roman" w:hAnsi="Times New Roman" w:cs="Times New Roman"/>
          <w:b/>
          <w:i/>
        </w:rPr>
        <w:t>confidence</w:t>
      </w:r>
      <w:r w:rsidR="00832777" w:rsidRPr="00CD71F0">
        <w:rPr>
          <w:rFonts w:ascii="Times New Roman" w:hAnsi="Times New Roman" w:cs="Times New Roman"/>
          <w:b/>
          <w:i/>
        </w:rPr>
        <w:t xml:space="preserve"> </w:t>
      </w:r>
      <w:r w:rsidRPr="00CD71F0">
        <w:rPr>
          <w:rFonts w:ascii="Times New Roman" w:hAnsi="Times New Roman" w:cs="Times New Roman"/>
          <w:b/>
          <w:i/>
        </w:rPr>
        <w:t xml:space="preserve">vs. </w:t>
      </w:r>
      <w:r w:rsidR="00832777">
        <w:rPr>
          <w:rFonts w:ascii="Times New Roman" w:hAnsi="Times New Roman" w:cs="Times New Roman"/>
          <w:b/>
          <w:i/>
        </w:rPr>
        <w:t>probability statements</w:t>
      </w:r>
      <w:r>
        <w:rPr>
          <w:rFonts w:ascii="Times New Roman" w:hAnsi="Times New Roman" w:cs="Times New Roman"/>
          <w:b/>
          <w:i/>
        </w:rPr>
        <w:t xml:space="preserve">. </w:t>
      </w:r>
      <w:r w:rsidRPr="000B6E97">
        <w:rPr>
          <w:rFonts w:ascii="Times New Roman" w:hAnsi="Times New Roman" w:cs="Times New Roman"/>
        </w:rPr>
        <w:t xml:space="preserve">To see which factors influence whether participants choose the </w:t>
      </w:r>
      <w:r w:rsidR="001C44EE">
        <w:rPr>
          <w:rFonts w:ascii="Times New Roman" w:hAnsi="Times New Roman" w:cs="Times New Roman"/>
        </w:rPr>
        <w:t>confidence statement</w:t>
      </w:r>
      <w:r w:rsidR="00EC3FB0">
        <w:rPr>
          <w:rFonts w:ascii="Times New Roman" w:hAnsi="Times New Roman" w:cs="Times New Roman"/>
        </w:rPr>
        <w:t xml:space="preserve"> (sure)</w:t>
      </w:r>
      <w:r w:rsidRPr="000B6E97">
        <w:rPr>
          <w:rFonts w:ascii="Times New Roman" w:hAnsi="Times New Roman" w:cs="Times New Roman"/>
        </w:rPr>
        <w:t xml:space="preserve"> or the </w:t>
      </w:r>
      <w:r w:rsidR="002E4C16">
        <w:rPr>
          <w:rFonts w:ascii="Times New Roman" w:hAnsi="Times New Roman" w:cs="Times New Roman"/>
        </w:rPr>
        <w:t>l</w:t>
      </w:r>
      <w:r w:rsidR="004C15E9">
        <w:rPr>
          <w:rFonts w:ascii="Times New Roman" w:hAnsi="Times New Roman" w:cs="Times New Roman"/>
        </w:rPr>
        <w:t>ik</w:t>
      </w:r>
      <w:r w:rsidR="002E4C16">
        <w:rPr>
          <w:rFonts w:ascii="Times New Roman" w:hAnsi="Times New Roman" w:cs="Times New Roman"/>
        </w:rPr>
        <w:t>e</w:t>
      </w:r>
      <w:r w:rsidR="004C15E9">
        <w:rPr>
          <w:rFonts w:ascii="Times New Roman" w:hAnsi="Times New Roman" w:cs="Times New Roman"/>
        </w:rPr>
        <w:t xml:space="preserve">lihood </w:t>
      </w:r>
      <w:r w:rsidR="001C44EE">
        <w:rPr>
          <w:rFonts w:ascii="Times New Roman" w:hAnsi="Times New Roman" w:cs="Times New Roman"/>
        </w:rPr>
        <w:t>statement</w:t>
      </w:r>
      <w:r w:rsidR="00EC3FB0">
        <w:rPr>
          <w:rFonts w:ascii="Times New Roman" w:hAnsi="Times New Roman" w:cs="Times New Roman"/>
        </w:rPr>
        <w:t xml:space="preserve"> (chance)</w:t>
      </w:r>
      <w:r w:rsidRPr="000B6E97">
        <w:rPr>
          <w:rFonts w:ascii="Times New Roman" w:hAnsi="Times New Roman" w:cs="Times New Roman"/>
        </w:rPr>
        <w:t xml:space="preserve">, we used a repeated </w:t>
      </w:r>
      <w:r w:rsidR="006C663B">
        <w:rPr>
          <w:rFonts w:ascii="Times New Roman" w:hAnsi="Times New Roman" w:cs="Times New Roman"/>
        </w:rPr>
        <w:t>logistic regression</w:t>
      </w:r>
      <w:r w:rsidR="006C663B" w:rsidRPr="000B6E97">
        <w:rPr>
          <w:rFonts w:ascii="Times New Roman" w:hAnsi="Times New Roman" w:cs="Times New Roman"/>
        </w:rPr>
        <w:t xml:space="preserve"> </w:t>
      </w:r>
      <w:r w:rsidRPr="000B6E97">
        <w:rPr>
          <w:rFonts w:ascii="Times New Roman" w:hAnsi="Times New Roman" w:cs="Times New Roman"/>
        </w:rPr>
        <w:t>model (GENLIN)</w:t>
      </w:r>
      <w:r w:rsidR="00BB08A1">
        <w:rPr>
          <w:rFonts w:ascii="Times New Roman" w:hAnsi="Times New Roman" w:cs="Times New Roman"/>
        </w:rPr>
        <w:t xml:space="preserve">. The model included </w:t>
      </w:r>
      <w:r w:rsidR="008E2A09">
        <w:rPr>
          <w:rFonts w:ascii="Times New Roman" w:hAnsi="Times New Roman" w:cs="Times New Roman"/>
        </w:rPr>
        <w:t>1</w:t>
      </w:r>
      <w:r w:rsidRPr="000B6E97">
        <w:rPr>
          <w:rFonts w:ascii="Times New Roman" w:hAnsi="Times New Roman" w:cs="Times New Roman"/>
        </w:rPr>
        <w:t>0 events as the repeated factor</w:t>
      </w:r>
      <w:r w:rsidR="00BB08A1">
        <w:rPr>
          <w:rFonts w:ascii="Times New Roman" w:hAnsi="Times New Roman" w:cs="Times New Roman"/>
        </w:rPr>
        <w:t>,</w:t>
      </w:r>
      <w:r w:rsidR="004F4821">
        <w:rPr>
          <w:rFonts w:ascii="Times New Roman" w:hAnsi="Times New Roman" w:cs="Times New Roman"/>
        </w:rPr>
        <w:t xml:space="preserve"> </w:t>
      </w:r>
      <w:proofErr w:type="spellStart"/>
      <w:r w:rsidR="008E2A09">
        <w:rPr>
          <w:rFonts w:ascii="Times New Roman" w:hAnsi="Times New Roman" w:cs="Times New Roman"/>
        </w:rPr>
        <w:t>epistemicness</w:t>
      </w:r>
      <w:proofErr w:type="spellEnd"/>
      <w:r w:rsidR="00EC3FB0">
        <w:rPr>
          <w:rFonts w:ascii="Times New Roman" w:hAnsi="Times New Roman" w:cs="Times New Roman"/>
        </w:rPr>
        <w:t xml:space="preserve"> ratings</w:t>
      </w:r>
      <w:r w:rsidR="00954044">
        <w:rPr>
          <w:rFonts w:ascii="Times New Roman" w:hAnsi="Times New Roman" w:cs="Times New Roman"/>
        </w:rPr>
        <w:t xml:space="preserve"> (average of six EARS items)</w:t>
      </w:r>
      <w:r w:rsidR="008E2A09">
        <w:rPr>
          <w:rFonts w:ascii="Times New Roman" w:hAnsi="Times New Roman" w:cs="Times New Roman"/>
        </w:rPr>
        <w:t xml:space="preserve">, </w:t>
      </w:r>
      <w:proofErr w:type="spellStart"/>
      <w:r w:rsidR="008E2A09">
        <w:rPr>
          <w:rFonts w:ascii="Times New Roman" w:hAnsi="Times New Roman" w:cs="Times New Roman"/>
        </w:rPr>
        <w:t>aleatoriness</w:t>
      </w:r>
      <w:proofErr w:type="spellEnd"/>
      <w:r w:rsidR="00EC3FB0">
        <w:rPr>
          <w:rFonts w:ascii="Times New Roman" w:hAnsi="Times New Roman" w:cs="Times New Roman"/>
        </w:rPr>
        <w:t xml:space="preserve"> ratings</w:t>
      </w:r>
      <w:r w:rsidR="00954044">
        <w:rPr>
          <w:rFonts w:ascii="Times New Roman" w:hAnsi="Times New Roman" w:cs="Times New Roman"/>
        </w:rPr>
        <w:t xml:space="preserve"> (average of four EARS items)</w:t>
      </w:r>
      <w:r w:rsidR="008E2A09">
        <w:rPr>
          <w:rFonts w:ascii="Times New Roman" w:hAnsi="Times New Roman" w:cs="Times New Roman"/>
        </w:rPr>
        <w:t xml:space="preserve">, </w:t>
      </w:r>
      <w:r w:rsidR="005922C1" w:rsidRPr="000B6E97">
        <w:rPr>
          <w:rFonts w:ascii="Times New Roman" w:hAnsi="Times New Roman" w:cs="Times New Roman"/>
        </w:rPr>
        <w:t xml:space="preserve">an indicator of </w:t>
      </w:r>
      <w:r w:rsidR="00EC3FB0">
        <w:rPr>
          <w:rFonts w:ascii="Times New Roman" w:hAnsi="Times New Roman" w:cs="Times New Roman"/>
        </w:rPr>
        <w:t>event type</w:t>
      </w:r>
      <w:r w:rsidR="005922C1" w:rsidRPr="000B6E97">
        <w:rPr>
          <w:rFonts w:ascii="Times New Roman" w:hAnsi="Times New Roman" w:cs="Times New Roman"/>
        </w:rPr>
        <w:t xml:space="preserve"> (</w:t>
      </w:r>
      <w:r w:rsidR="00EC3FB0">
        <w:rPr>
          <w:rFonts w:ascii="Times New Roman" w:hAnsi="Times New Roman" w:cs="Times New Roman"/>
        </w:rPr>
        <w:t>0 =</w:t>
      </w:r>
      <w:r w:rsidR="005922C1">
        <w:rPr>
          <w:rFonts w:ascii="Times New Roman" w:hAnsi="Times New Roman" w:cs="Times New Roman"/>
        </w:rPr>
        <w:t xml:space="preserve"> world-</w:t>
      </w:r>
      <w:r w:rsidR="00177F69">
        <w:rPr>
          <w:rFonts w:ascii="Times New Roman" w:hAnsi="Times New Roman" w:cs="Times New Roman"/>
        </w:rPr>
        <w:t>events</w:t>
      </w:r>
      <w:r w:rsidR="00EC3FB0">
        <w:rPr>
          <w:rFonts w:ascii="Times New Roman" w:hAnsi="Times New Roman" w:cs="Times New Roman"/>
        </w:rPr>
        <w:t xml:space="preserve">, 1 = </w:t>
      </w:r>
      <w:r w:rsidR="00177F69">
        <w:rPr>
          <w:rFonts w:ascii="Times New Roman" w:hAnsi="Times New Roman" w:cs="Times New Roman"/>
        </w:rPr>
        <w:t>self-events</w:t>
      </w:r>
      <w:r w:rsidR="005922C1" w:rsidRPr="000B6E97">
        <w:rPr>
          <w:rFonts w:ascii="Times New Roman" w:hAnsi="Times New Roman" w:cs="Times New Roman"/>
        </w:rPr>
        <w:t>)</w:t>
      </w:r>
      <w:r w:rsidR="00BB08A1">
        <w:rPr>
          <w:rFonts w:ascii="Times New Roman" w:hAnsi="Times New Roman" w:cs="Times New Roman"/>
        </w:rPr>
        <w:t xml:space="preserve">, and </w:t>
      </w:r>
      <w:r w:rsidR="008E2A09">
        <w:rPr>
          <w:rFonts w:ascii="Times New Roman" w:hAnsi="Times New Roman" w:cs="Times New Roman"/>
        </w:rPr>
        <w:t>estimated probability</w:t>
      </w:r>
      <w:r w:rsidR="005922C1" w:rsidRPr="000B6E97">
        <w:rPr>
          <w:rFonts w:ascii="Times New Roman" w:hAnsi="Times New Roman" w:cs="Times New Roman"/>
        </w:rPr>
        <w:t xml:space="preserve">. </w:t>
      </w:r>
      <w:r w:rsidR="002E4C16">
        <w:rPr>
          <w:rFonts w:ascii="Times New Roman" w:hAnsi="Times New Roman" w:cs="Times New Roman"/>
        </w:rPr>
        <w:t>Again c</w:t>
      </w:r>
      <w:r w:rsidR="00CC3616">
        <w:rPr>
          <w:rFonts w:ascii="Times New Roman" w:hAnsi="Times New Roman" w:cs="Times New Roman"/>
        </w:rPr>
        <w:t xml:space="preserve">onforming </w:t>
      </w:r>
      <w:r w:rsidR="00532ECE">
        <w:rPr>
          <w:rFonts w:ascii="Times New Roman" w:hAnsi="Times New Roman" w:cs="Times New Roman"/>
        </w:rPr>
        <w:t xml:space="preserve">to </w:t>
      </w:r>
      <w:r w:rsidR="00CC3616">
        <w:rPr>
          <w:rFonts w:ascii="Times New Roman" w:hAnsi="Times New Roman" w:cs="Times New Roman"/>
        </w:rPr>
        <w:t>our prediction,</w:t>
      </w:r>
      <w:r w:rsidR="001842C3">
        <w:rPr>
          <w:rFonts w:ascii="Times New Roman" w:hAnsi="Times New Roman" w:cs="Times New Roman"/>
        </w:rPr>
        <w:t xml:space="preserve"> </w:t>
      </w:r>
      <w:r w:rsidR="00CC3616">
        <w:rPr>
          <w:rFonts w:ascii="Times New Roman" w:hAnsi="Times New Roman" w:cs="Times New Roman"/>
        </w:rPr>
        <w:t xml:space="preserve">higher </w:t>
      </w:r>
      <w:proofErr w:type="spellStart"/>
      <w:r w:rsidR="00CC3616">
        <w:rPr>
          <w:rFonts w:ascii="Times New Roman" w:hAnsi="Times New Roman" w:cs="Times New Roman"/>
        </w:rPr>
        <w:t>epistemicness</w:t>
      </w:r>
      <w:proofErr w:type="spellEnd"/>
      <w:r w:rsidR="00CC3616">
        <w:rPr>
          <w:rFonts w:ascii="Times New Roman" w:hAnsi="Times New Roman" w:cs="Times New Roman"/>
        </w:rPr>
        <w:t xml:space="preserve"> rating</w:t>
      </w:r>
      <w:r w:rsidR="001842C3">
        <w:rPr>
          <w:rFonts w:ascii="Times New Roman" w:hAnsi="Times New Roman" w:cs="Times New Roman"/>
        </w:rPr>
        <w:t>s</w:t>
      </w:r>
      <w:r w:rsidR="00CC3616">
        <w:rPr>
          <w:rFonts w:ascii="Times New Roman" w:hAnsi="Times New Roman" w:cs="Times New Roman"/>
        </w:rPr>
        <w:t xml:space="preserve"> </w:t>
      </w:r>
      <w:r w:rsidR="001842C3">
        <w:rPr>
          <w:rFonts w:ascii="Times New Roman" w:hAnsi="Times New Roman" w:cs="Times New Roman"/>
        </w:rPr>
        <w:t xml:space="preserve">were </w:t>
      </w:r>
      <w:r w:rsidR="00CC3616">
        <w:rPr>
          <w:rFonts w:ascii="Times New Roman" w:hAnsi="Times New Roman" w:cs="Times New Roman"/>
        </w:rPr>
        <w:t xml:space="preserve">associated with </w:t>
      </w:r>
      <w:r w:rsidR="004C15E9">
        <w:rPr>
          <w:rFonts w:ascii="Times New Roman" w:hAnsi="Times New Roman" w:cs="Times New Roman"/>
        </w:rPr>
        <w:t xml:space="preserve">more </w:t>
      </w:r>
      <w:r w:rsidR="002E4C16">
        <w:rPr>
          <w:rFonts w:ascii="Times New Roman" w:hAnsi="Times New Roman" w:cs="Times New Roman"/>
        </w:rPr>
        <w:t>frequent</w:t>
      </w:r>
      <w:r w:rsidR="004C15E9">
        <w:rPr>
          <w:rFonts w:ascii="Times New Roman" w:hAnsi="Times New Roman" w:cs="Times New Roman"/>
        </w:rPr>
        <w:t xml:space="preserve"> choice of confidence statements over likelihood statements</w:t>
      </w:r>
      <w:r w:rsidR="00CC3616">
        <w:rPr>
          <w:rFonts w:ascii="Times New Roman" w:hAnsi="Times New Roman" w:cs="Times New Roman"/>
        </w:rPr>
        <w:t xml:space="preserve"> </w:t>
      </w:r>
      <w:r w:rsidR="00CC3616" w:rsidRPr="000B6E97">
        <w:rPr>
          <w:rFonts w:ascii="Times New Roman" w:hAnsi="Times New Roman" w:cs="Times New Roman"/>
        </w:rPr>
        <w:t>(</w:t>
      </w:r>
      <w:r w:rsidR="00CC3616" w:rsidRPr="000B6E97">
        <w:rPr>
          <w:rFonts w:ascii="Times New Roman" w:hAnsi="Times New Roman" w:cs="Times New Roman"/>
          <w:i/>
        </w:rPr>
        <w:t>B</w:t>
      </w:r>
      <w:r w:rsidR="00CC3616" w:rsidRPr="000B6E97">
        <w:rPr>
          <w:rFonts w:ascii="Times New Roman" w:hAnsi="Times New Roman" w:cs="Times New Roman"/>
        </w:rPr>
        <w:t xml:space="preserve"> = .</w:t>
      </w:r>
      <w:r w:rsidR="00CC3616">
        <w:rPr>
          <w:rFonts w:ascii="Times New Roman" w:hAnsi="Times New Roman" w:cs="Times New Roman"/>
        </w:rPr>
        <w:t>138</w:t>
      </w:r>
      <w:r w:rsidR="00CC3616" w:rsidRPr="000B6E97">
        <w:rPr>
          <w:rFonts w:ascii="Times New Roman" w:hAnsi="Times New Roman" w:cs="Times New Roman"/>
        </w:rPr>
        <w:t xml:space="preserve">, </w:t>
      </w:r>
      <w:r w:rsidR="00CC3616" w:rsidRPr="000B6E97">
        <w:rPr>
          <w:rFonts w:ascii="Times New Roman" w:hAnsi="Times New Roman" w:cs="Times New Roman"/>
          <w:i/>
        </w:rPr>
        <w:t>p</w:t>
      </w:r>
      <w:r w:rsidR="00CC3616">
        <w:rPr>
          <w:rFonts w:ascii="Times New Roman" w:hAnsi="Times New Roman" w:cs="Times New Roman"/>
        </w:rPr>
        <w:t xml:space="preserve"> &lt; .0</w:t>
      </w:r>
      <w:r w:rsidR="00CC3616" w:rsidRPr="000B6E97">
        <w:rPr>
          <w:rFonts w:ascii="Times New Roman" w:hAnsi="Times New Roman" w:cs="Times New Roman"/>
        </w:rPr>
        <w:t>1)</w:t>
      </w:r>
      <w:r w:rsidR="00CC3616">
        <w:rPr>
          <w:rFonts w:ascii="Times New Roman" w:hAnsi="Times New Roman" w:cs="Times New Roman"/>
        </w:rPr>
        <w:t>, and a</w:t>
      </w:r>
      <w:r w:rsidR="004C15E9">
        <w:rPr>
          <w:rFonts w:ascii="Times New Roman" w:hAnsi="Times New Roman" w:cs="Times New Roman"/>
        </w:rPr>
        <w:t xml:space="preserve"> </w:t>
      </w:r>
      <w:r w:rsidR="00CC3616">
        <w:rPr>
          <w:rFonts w:ascii="Times New Roman" w:hAnsi="Times New Roman" w:cs="Times New Roman"/>
        </w:rPr>
        <w:t xml:space="preserve">higher </w:t>
      </w:r>
      <w:proofErr w:type="spellStart"/>
      <w:r w:rsidR="00CC3616">
        <w:rPr>
          <w:rFonts w:ascii="Times New Roman" w:hAnsi="Times New Roman" w:cs="Times New Roman"/>
        </w:rPr>
        <w:t>aleatoriness</w:t>
      </w:r>
      <w:proofErr w:type="spellEnd"/>
      <w:r w:rsidR="00CC3616">
        <w:rPr>
          <w:rFonts w:ascii="Times New Roman" w:hAnsi="Times New Roman" w:cs="Times New Roman"/>
        </w:rPr>
        <w:t xml:space="preserve"> rating</w:t>
      </w:r>
      <w:r w:rsidR="006C663B">
        <w:rPr>
          <w:rFonts w:ascii="Times New Roman" w:hAnsi="Times New Roman" w:cs="Times New Roman"/>
        </w:rPr>
        <w:t>s</w:t>
      </w:r>
      <w:r w:rsidR="00CC3616">
        <w:rPr>
          <w:rFonts w:ascii="Times New Roman" w:hAnsi="Times New Roman" w:cs="Times New Roman"/>
        </w:rPr>
        <w:t xml:space="preserve"> </w:t>
      </w:r>
      <w:r w:rsidR="006C663B">
        <w:rPr>
          <w:rFonts w:ascii="Times New Roman" w:hAnsi="Times New Roman" w:cs="Times New Roman"/>
        </w:rPr>
        <w:t xml:space="preserve">were </w:t>
      </w:r>
      <w:r w:rsidR="00CC3616">
        <w:rPr>
          <w:rFonts w:ascii="Times New Roman" w:hAnsi="Times New Roman" w:cs="Times New Roman"/>
        </w:rPr>
        <w:t xml:space="preserve">associated with </w:t>
      </w:r>
      <w:r w:rsidR="004C15E9">
        <w:rPr>
          <w:rFonts w:ascii="Times New Roman" w:hAnsi="Times New Roman" w:cs="Times New Roman"/>
        </w:rPr>
        <w:t xml:space="preserve">less </w:t>
      </w:r>
      <w:r w:rsidR="002E4C16">
        <w:rPr>
          <w:rFonts w:ascii="Times New Roman" w:hAnsi="Times New Roman" w:cs="Times New Roman"/>
        </w:rPr>
        <w:t>frequent</w:t>
      </w:r>
      <w:r w:rsidR="004C15E9">
        <w:rPr>
          <w:rFonts w:ascii="Times New Roman" w:hAnsi="Times New Roman" w:cs="Times New Roman"/>
        </w:rPr>
        <w:t xml:space="preserve"> choice of confidence statements over likelihood statements </w:t>
      </w:r>
      <w:r w:rsidR="00CC3616">
        <w:rPr>
          <w:rFonts w:ascii="Times New Roman" w:hAnsi="Times New Roman" w:cs="Times New Roman"/>
        </w:rPr>
        <w:t xml:space="preserve"> </w:t>
      </w:r>
      <w:r w:rsidR="00CC3616" w:rsidRPr="000B6E97">
        <w:rPr>
          <w:rFonts w:ascii="Times New Roman" w:hAnsi="Times New Roman" w:cs="Times New Roman"/>
        </w:rPr>
        <w:t>(</w:t>
      </w:r>
      <w:r w:rsidR="00CC3616" w:rsidRPr="000B6E97">
        <w:rPr>
          <w:rFonts w:ascii="Times New Roman" w:hAnsi="Times New Roman" w:cs="Times New Roman"/>
          <w:i/>
        </w:rPr>
        <w:t>B</w:t>
      </w:r>
      <w:r w:rsidR="00CC3616" w:rsidRPr="000B6E97">
        <w:rPr>
          <w:rFonts w:ascii="Times New Roman" w:hAnsi="Times New Roman" w:cs="Times New Roman"/>
        </w:rPr>
        <w:t xml:space="preserve"> = </w:t>
      </w:r>
      <w:r w:rsidR="00CC3616">
        <w:rPr>
          <w:rFonts w:ascii="Times New Roman" w:hAnsi="Times New Roman" w:cs="Times New Roman"/>
        </w:rPr>
        <w:t>-.100</w:t>
      </w:r>
      <w:r w:rsidR="00CC3616" w:rsidRPr="000B6E97">
        <w:rPr>
          <w:rFonts w:ascii="Times New Roman" w:hAnsi="Times New Roman" w:cs="Times New Roman"/>
        </w:rPr>
        <w:t xml:space="preserve">, </w:t>
      </w:r>
      <w:r w:rsidR="00CC3616" w:rsidRPr="000B6E97">
        <w:rPr>
          <w:rFonts w:ascii="Times New Roman" w:hAnsi="Times New Roman" w:cs="Times New Roman"/>
          <w:i/>
        </w:rPr>
        <w:t>p</w:t>
      </w:r>
      <w:r w:rsidR="00CC3616">
        <w:rPr>
          <w:rFonts w:ascii="Times New Roman" w:hAnsi="Times New Roman" w:cs="Times New Roman"/>
        </w:rPr>
        <w:t xml:space="preserve"> &lt; .05</w:t>
      </w:r>
      <w:r w:rsidR="00CC3616" w:rsidRPr="000B6E97">
        <w:rPr>
          <w:rFonts w:ascii="Times New Roman" w:hAnsi="Times New Roman" w:cs="Times New Roman"/>
        </w:rPr>
        <w:t>)</w:t>
      </w:r>
      <w:r w:rsidR="00CC3616">
        <w:rPr>
          <w:rFonts w:ascii="Times New Roman" w:hAnsi="Times New Roman" w:cs="Times New Roman"/>
        </w:rPr>
        <w:t xml:space="preserve">, </w:t>
      </w:r>
      <w:r w:rsidR="002E4C16">
        <w:rPr>
          <w:rFonts w:ascii="Times New Roman" w:hAnsi="Times New Roman" w:cs="Times New Roman"/>
        </w:rPr>
        <w:t xml:space="preserve">when </w:t>
      </w:r>
      <w:r w:rsidR="00CC3616">
        <w:rPr>
          <w:rFonts w:ascii="Times New Roman" w:hAnsi="Times New Roman" w:cs="Times New Roman"/>
        </w:rPr>
        <w:t xml:space="preserve">controlling for </w:t>
      </w:r>
      <w:r w:rsidR="006C663B" w:rsidRPr="00E70FD3">
        <w:rPr>
          <w:rFonts w:ascii="Times New Roman" w:hAnsi="Times New Roman" w:cs="Times New Roman"/>
        </w:rPr>
        <w:t>judged</w:t>
      </w:r>
      <w:r w:rsidR="006C663B">
        <w:rPr>
          <w:rFonts w:ascii="Times New Roman" w:hAnsi="Times New Roman" w:cs="Times New Roman"/>
        </w:rPr>
        <w:t xml:space="preserve"> </w:t>
      </w:r>
      <w:r w:rsidR="00CC3616">
        <w:rPr>
          <w:rFonts w:ascii="Times New Roman" w:hAnsi="Times New Roman" w:cs="Times New Roman"/>
        </w:rPr>
        <w:t>probability and event type</w:t>
      </w:r>
      <w:r w:rsidR="002E4C16">
        <w:rPr>
          <w:rFonts w:ascii="Times New Roman" w:hAnsi="Times New Roman" w:cs="Times New Roman"/>
        </w:rPr>
        <w:t xml:space="preserve"> (self vs. world)</w:t>
      </w:r>
      <w:r w:rsidR="00CC3616">
        <w:rPr>
          <w:rFonts w:ascii="Times New Roman" w:hAnsi="Times New Roman" w:cs="Times New Roman"/>
        </w:rPr>
        <w:t xml:space="preserve">. </w:t>
      </w:r>
      <w:r w:rsidR="00954044">
        <w:rPr>
          <w:rFonts w:ascii="Times New Roman" w:hAnsi="Times New Roman" w:cs="Times New Roman"/>
        </w:rPr>
        <w:t>As in the raw analysis above,</w:t>
      </w:r>
      <w:r w:rsidR="002E4C16">
        <w:rPr>
          <w:rFonts w:ascii="Times New Roman" w:hAnsi="Times New Roman" w:cs="Times New Roman"/>
        </w:rPr>
        <w:t xml:space="preserve"> p</w:t>
      </w:r>
      <w:r w:rsidR="00CC3616">
        <w:rPr>
          <w:rFonts w:ascii="Times New Roman" w:hAnsi="Times New Roman" w:cs="Times New Roman"/>
        </w:rPr>
        <w:t xml:space="preserve">articipants were more </w:t>
      </w:r>
      <w:r w:rsidR="002E4C16">
        <w:rPr>
          <w:rFonts w:ascii="Times New Roman" w:hAnsi="Times New Roman" w:cs="Times New Roman"/>
        </w:rPr>
        <w:t xml:space="preserve">apt </w:t>
      </w:r>
      <w:r w:rsidR="00CC3616">
        <w:rPr>
          <w:rFonts w:ascii="Times New Roman" w:hAnsi="Times New Roman" w:cs="Times New Roman"/>
        </w:rPr>
        <w:lastRenderedPageBreak/>
        <w:t xml:space="preserve">to choose </w:t>
      </w:r>
      <w:r w:rsidR="001C44EE">
        <w:rPr>
          <w:rFonts w:ascii="Times New Roman" w:hAnsi="Times New Roman" w:cs="Times New Roman"/>
        </w:rPr>
        <w:t>confidence statements</w:t>
      </w:r>
      <w:r w:rsidR="00CC3616">
        <w:rPr>
          <w:rFonts w:ascii="Times New Roman" w:hAnsi="Times New Roman" w:cs="Times New Roman"/>
        </w:rPr>
        <w:t xml:space="preserve"> for events they </w:t>
      </w:r>
      <w:r w:rsidR="004C15E9">
        <w:rPr>
          <w:rFonts w:ascii="Times New Roman" w:hAnsi="Times New Roman" w:cs="Times New Roman"/>
        </w:rPr>
        <w:t xml:space="preserve">assigned </w:t>
      </w:r>
      <w:r w:rsidR="00CC3616">
        <w:rPr>
          <w:rFonts w:ascii="Times New Roman" w:hAnsi="Times New Roman" w:cs="Times New Roman"/>
        </w:rPr>
        <w:t>higher probability estimates (</w:t>
      </w:r>
      <w:r w:rsidR="00CC3616" w:rsidRPr="00CC3616">
        <w:rPr>
          <w:rFonts w:ascii="Times New Roman" w:hAnsi="Times New Roman" w:cs="Times New Roman"/>
          <w:i/>
        </w:rPr>
        <w:t>B</w:t>
      </w:r>
      <w:r w:rsidR="00CC3616">
        <w:rPr>
          <w:rFonts w:ascii="Times New Roman" w:hAnsi="Times New Roman" w:cs="Times New Roman"/>
        </w:rPr>
        <w:t xml:space="preserve"> = </w:t>
      </w:r>
      <w:r w:rsidR="00E228BC">
        <w:rPr>
          <w:rFonts w:ascii="Times New Roman" w:hAnsi="Times New Roman" w:cs="Times New Roman"/>
        </w:rPr>
        <w:t>.016, p &lt; .001</w:t>
      </w:r>
      <w:r w:rsidR="00954044">
        <w:rPr>
          <w:rFonts w:ascii="Times New Roman" w:hAnsi="Times New Roman" w:cs="Times New Roman"/>
        </w:rPr>
        <w:t>)</w:t>
      </w:r>
      <w:r w:rsidR="00E228BC">
        <w:rPr>
          <w:rFonts w:ascii="Times New Roman" w:hAnsi="Times New Roman" w:cs="Times New Roman"/>
        </w:rPr>
        <w:t xml:space="preserve">. </w:t>
      </w:r>
      <w:r w:rsidR="00954044">
        <w:rPr>
          <w:rFonts w:ascii="Times New Roman" w:hAnsi="Times New Roman" w:cs="Times New Roman"/>
        </w:rPr>
        <w:t>Likewise, t</w:t>
      </w:r>
      <w:r w:rsidRPr="00CC3616">
        <w:rPr>
          <w:rFonts w:ascii="Times New Roman" w:hAnsi="Times New Roman" w:cs="Times New Roman"/>
        </w:rPr>
        <w:t>he</w:t>
      </w:r>
      <w:r w:rsidRPr="000B6E97">
        <w:rPr>
          <w:rFonts w:ascii="Times New Roman" w:hAnsi="Times New Roman" w:cs="Times New Roman"/>
        </w:rPr>
        <w:t xml:space="preserve"> coefficient for </w:t>
      </w:r>
      <w:r w:rsidR="00EC3FB0">
        <w:rPr>
          <w:rFonts w:ascii="Times New Roman" w:hAnsi="Times New Roman" w:cs="Times New Roman"/>
        </w:rPr>
        <w:t>event type</w:t>
      </w:r>
      <w:r w:rsidRPr="000B6E97">
        <w:rPr>
          <w:rFonts w:ascii="Times New Roman" w:hAnsi="Times New Roman" w:cs="Times New Roman"/>
        </w:rPr>
        <w:t xml:space="preserve"> </w:t>
      </w:r>
      <w:r w:rsidR="005922C1">
        <w:rPr>
          <w:rFonts w:ascii="Times New Roman" w:hAnsi="Times New Roman" w:cs="Times New Roman"/>
        </w:rPr>
        <w:t>was</w:t>
      </w:r>
      <w:r w:rsidR="005922C1" w:rsidRPr="000B6E97">
        <w:rPr>
          <w:rFonts w:ascii="Times New Roman" w:hAnsi="Times New Roman" w:cs="Times New Roman"/>
        </w:rPr>
        <w:t xml:space="preserve"> </w:t>
      </w:r>
      <w:r w:rsidRPr="000B6E97">
        <w:rPr>
          <w:rFonts w:ascii="Times New Roman" w:hAnsi="Times New Roman" w:cs="Times New Roman"/>
        </w:rPr>
        <w:t>positive and significant</w:t>
      </w:r>
      <w:r w:rsidR="00EC3FB0">
        <w:rPr>
          <w:rFonts w:ascii="Times New Roman" w:hAnsi="Times New Roman" w:cs="Times New Roman"/>
        </w:rPr>
        <w:t xml:space="preserve"> </w:t>
      </w:r>
      <w:r w:rsidR="00EC3FB0" w:rsidRPr="000B6E97">
        <w:rPr>
          <w:rFonts w:ascii="Times New Roman" w:hAnsi="Times New Roman" w:cs="Times New Roman"/>
        </w:rPr>
        <w:t>(</w:t>
      </w:r>
      <w:r w:rsidR="00EC3FB0" w:rsidRPr="000B6E97">
        <w:rPr>
          <w:rFonts w:ascii="Times New Roman" w:hAnsi="Times New Roman" w:cs="Times New Roman"/>
          <w:i/>
        </w:rPr>
        <w:t>B</w:t>
      </w:r>
      <w:r w:rsidR="00EC3FB0" w:rsidRPr="000B6E97">
        <w:rPr>
          <w:rFonts w:ascii="Times New Roman" w:hAnsi="Times New Roman" w:cs="Times New Roman"/>
        </w:rPr>
        <w:t xml:space="preserve"> = .174, </w:t>
      </w:r>
      <w:r w:rsidR="00EC3FB0" w:rsidRPr="000B6E97">
        <w:rPr>
          <w:rFonts w:ascii="Times New Roman" w:hAnsi="Times New Roman" w:cs="Times New Roman"/>
          <w:i/>
        </w:rPr>
        <w:t>p</w:t>
      </w:r>
      <w:r w:rsidR="00EC3FB0" w:rsidRPr="000B6E97">
        <w:rPr>
          <w:rFonts w:ascii="Times New Roman" w:hAnsi="Times New Roman" w:cs="Times New Roman"/>
        </w:rPr>
        <w:t xml:space="preserve"> &lt; .001)</w:t>
      </w:r>
      <w:r w:rsidR="001852D9">
        <w:rPr>
          <w:rFonts w:ascii="Times New Roman" w:hAnsi="Times New Roman" w:cs="Times New Roman"/>
        </w:rPr>
        <w:t xml:space="preserve">, </w:t>
      </w:r>
      <w:r w:rsidR="002E4C16">
        <w:rPr>
          <w:rFonts w:ascii="Times New Roman" w:hAnsi="Times New Roman" w:cs="Times New Roman"/>
        </w:rPr>
        <w:t xml:space="preserve">indicating </w:t>
      </w:r>
      <w:r w:rsidR="001852D9">
        <w:rPr>
          <w:rFonts w:ascii="Times New Roman" w:hAnsi="Times New Roman" w:cs="Times New Roman"/>
        </w:rPr>
        <w:t xml:space="preserve">that participants </w:t>
      </w:r>
      <w:r w:rsidR="002E4C16">
        <w:rPr>
          <w:rFonts w:ascii="Times New Roman" w:hAnsi="Times New Roman" w:cs="Times New Roman"/>
        </w:rPr>
        <w:t xml:space="preserve">tended to choose </w:t>
      </w:r>
      <w:r w:rsidR="001C44EE">
        <w:rPr>
          <w:rFonts w:ascii="Times New Roman" w:hAnsi="Times New Roman" w:cs="Times New Roman"/>
        </w:rPr>
        <w:t>confidence statements</w:t>
      </w:r>
      <w:r w:rsidR="001852D9">
        <w:rPr>
          <w:rFonts w:ascii="Times New Roman" w:hAnsi="Times New Roman" w:cs="Times New Roman"/>
        </w:rPr>
        <w:t xml:space="preserve"> to express uncertainty </w:t>
      </w:r>
      <w:r w:rsidR="00177F69">
        <w:rPr>
          <w:rFonts w:ascii="Times New Roman" w:hAnsi="Times New Roman" w:cs="Times New Roman"/>
        </w:rPr>
        <w:t>about</w:t>
      </w:r>
      <w:r w:rsidR="001852D9">
        <w:rPr>
          <w:rFonts w:ascii="Times New Roman" w:hAnsi="Times New Roman" w:cs="Times New Roman"/>
        </w:rPr>
        <w:t xml:space="preserve"> </w:t>
      </w:r>
      <w:r w:rsidR="00177F69">
        <w:rPr>
          <w:rFonts w:ascii="Times New Roman" w:hAnsi="Times New Roman" w:cs="Times New Roman"/>
        </w:rPr>
        <w:t>self-related events</w:t>
      </w:r>
      <w:r w:rsidR="00CC3616">
        <w:rPr>
          <w:rFonts w:ascii="Times New Roman" w:hAnsi="Times New Roman" w:cs="Times New Roman"/>
        </w:rPr>
        <w:t xml:space="preserve"> </w:t>
      </w:r>
      <w:r w:rsidR="002E4C16">
        <w:rPr>
          <w:rFonts w:ascii="Times New Roman" w:hAnsi="Times New Roman" w:cs="Times New Roman"/>
        </w:rPr>
        <w:t>(</w:t>
      </w:r>
      <w:r w:rsidR="001852D9">
        <w:rPr>
          <w:rFonts w:ascii="Times New Roman" w:hAnsi="Times New Roman" w:cs="Times New Roman"/>
        </w:rPr>
        <w:t xml:space="preserve">and </w:t>
      </w:r>
      <w:r w:rsidR="001C44EE">
        <w:rPr>
          <w:rFonts w:ascii="Times New Roman" w:hAnsi="Times New Roman" w:cs="Times New Roman"/>
        </w:rPr>
        <w:t>probability statements</w:t>
      </w:r>
      <w:r w:rsidR="001852D9">
        <w:rPr>
          <w:rFonts w:ascii="Times New Roman" w:hAnsi="Times New Roman" w:cs="Times New Roman"/>
        </w:rPr>
        <w:t xml:space="preserve"> to expre</w:t>
      </w:r>
      <w:r w:rsidR="00CC3616">
        <w:rPr>
          <w:rFonts w:ascii="Times New Roman" w:hAnsi="Times New Roman" w:cs="Times New Roman"/>
        </w:rPr>
        <w:t xml:space="preserve">ss uncertainty </w:t>
      </w:r>
      <w:r w:rsidR="00177F69">
        <w:rPr>
          <w:rFonts w:ascii="Times New Roman" w:hAnsi="Times New Roman" w:cs="Times New Roman"/>
        </w:rPr>
        <w:t>about world-events</w:t>
      </w:r>
      <w:r w:rsidR="002E4C16">
        <w:rPr>
          <w:rFonts w:ascii="Times New Roman" w:hAnsi="Times New Roman" w:cs="Times New Roman"/>
        </w:rPr>
        <w:t>)</w:t>
      </w:r>
      <w:r w:rsidR="001852D9">
        <w:rPr>
          <w:rFonts w:ascii="Times New Roman" w:hAnsi="Times New Roman" w:cs="Times New Roman"/>
        </w:rPr>
        <w:t xml:space="preserve">. </w:t>
      </w:r>
    </w:p>
    <w:p w14:paraId="5314BA21" w14:textId="77777777" w:rsidR="00FD2BA3" w:rsidRDefault="00FD2BA3" w:rsidP="000B4F34">
      <w:pPr>
        <w:tabs>
          <w:tab w:val="left" w:pos="3240"/>
        </w:tabs>
        <w:spacing w:line="480" w:lineRule="auto"/>
        <w:jc w:val="center"/>
        <w:rPr>
          <w:rFonts w:ascii="Times New Roman" w:hAnsi="Times New Roman" w:cs="Times New Roman"/>
        </w:rPr>
      </w:pPr>
    </w:p>
    <w:p w14:paraId="5D355DD3" w14:textId="7031920C" w:rsidR="00FD2BA3" w:rsidRDefault="00FD2BA3" w:rsidP="000B4F34">
      <w:pPr>
        <w:tabs>
          <w:tab w:val="left" w:pos="3240"/>
        </w:tabs>
        <w:spacing w:line="480" w:lineRule="auto"/>
        <w:jc w:val="center"/>
        <w:rPr>
          <w:rFonts w:ascii="Times New Roman" w:hAnsi="Times New Roman" w:cs="Times New Roman"/>
          <w:b/>
        </w:rPr>
      </w:pPr>
      <w:commentRangeStart w:id="41"/>
      <w:r w:rsidRPr="000B4F34">
        <w:rPr>
          <w:rFonts w:ascii="Times New Roman" w:hAnsi="Times New Roman" w:cs="Times New Roman"/>
          <w:b/>
        </w:rPr>
        <w:t xml:space="preserve">STUDY 2B: </w:t>
      </w:r>
      <w:r w:rsidR="002A3AA5">
        <w:rPr>
          <w:rFonts w:ascii="Times New Roman" w:hAnsi="Times New Roman" w:cs="Times New Roman"/>
          <w:b/>
        </w:rPr>
        <w:t>INDIVIDUAL DIFFERENCES IN</w:t>
      </w:r>
      <w:r w:rsidRPr="000B4F34">
        <w:rPr>
          <w:rFonts w:ascii="Times New Roman" w:hAnsi="Times New Roman" w:cs="Times New Roman"/>
          <w:b/>
        </w:rPr>
        <w:t xml:space="preserve"> LANGUAGE</w:t>
      </w:r>
      <w:r w:rsidR="002A3AA5">
        <w:rPr>
          <w:rFonts w:ascii="Times New Roman" w:hAnsi="Times New Roman" w:cs="Times New Roman"/>
          <w:b/>
        </w:rPr>
        <w:t xml:space="preserve"> CHOICE</w:t>
      </w:r>
      <w:commentRangeEnd w:id="41"/>
      <w:r w:rsidR="00BD00A3">
        <w:rPr>
          <w:rStyle w:val="CommentReference"/>
        </w:rPr>
        <w:commentReference w:id="41"/>
      </w:r>
    </w:p>
    <w:p w14:paraId="218C71CD" w14:textId="77777777" w:rsidR="005B5B3C" w:rsidRDefault="005B5B3C" w:rsidP="000B4F34">
      <w:pPr>
        <w:tabs>
          <w:tab w:val="left" w:pos="3240"/>
        </w:tabs>
        <w:spacing w:line="480" w:lineRule="auto"/>
        <w:jc w:val="center"/>
        <w:rPr>
          <w:rFonts w:ascii="Times New Roman" w:hAnsi="Times New Roman" w:cs="Times New Roman"/>
          <w:b/>
        </w:rPr>
      </w:pPr>
    </w:p>
    <w:p w14:paraId="263F7B66" w14:textId="47E1EF41" w:rsidR="00E228BC" w:rsidRDefault="00FD2BA3" w:rsidP="00EB55DF">
      <w:pPr>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 xml:space="preserve">Studies 1 and 2A establish a robust association between confidence versus likelihood stems and </w:t>
      </w:r>
      <w:r w:rsidR="00F82CAF">
        <w:rPr>
          <w:rFonts w:ascii="Times New Roman" w:hAnsi="Times New Roman" w:cs="Times New Roman"/>
        </w:rPr>
        <w:t xml:space="preserve">epistemic versus </w:t>
      </w:r>
      <w:proofErr w:type="spellStart"/>
      <w:r w:rsidR="00F82CAF">
        <w:rPr>
          <w:rFonts w:ascii="Times New Roman" w:hAnsi="Times New Roman" w:cs="Times New Roman"/>
        </w:rPr>
        <w:t>aleatory</w:t>
      </w:r>
      <w:proofErr w:type="spellEnd"/>
      <w:r w:rsidR="00F82CAF">
        <w:rPr>
          <w:rFonts w:ascii="Times New Roman" w:hAnsi="Times New Roman" w:cs="Times New Roman"/>
        </w:rPr>
        <w:t xml:space="preserve"> uncertainty</w:t>
      </w:r>
      <w:r>
        <w:rPr>
          <w:rFonts w:ascii="Times New Roman" w:hAnsi="Times New Roman" w:cs="Times New Roman"/>
        </w:rPr>
        <w:t xml:space="preserve">. In Study 2B we sought to extend these findings to examine whether different types of individuals might use language in systematically different ways. A natural candidate </w:t>
      </w:r>
      <w:r w:rsidR="00954044">
        <w:rPr>
          <w:rFonts w:ascii="Times New Roman" w:hAnsi="Times New Roman" w:cs="Times New Roman"/>
        </w:rPr>
        <w:t xml:space="preserve">individual difference variable </w:t>
      </w:r>
      <w:r>
        <w:rPr>
          <w:rFonts w:ascii="Times New Roman" w:hAnsi="Times New Roman" w:cs="Times New Roman"/>
        </w:rPr>
        <w:t>for this investigation is Locus of Control (LOC</w:t>
      </w:r>
      <w:r w:rsidR="000F57C0">
        <w:rPr>
          <w:rFonts w:ascii="Times New Roman" w:hAnsi="Times New Roman" w:cs="Times New Roman"/>
        </w:rPr>
        <w:t>; Rotter, 1966)</w:t>
      </w:r>
      <w:r w:rsidR="000B4F34">
        <w:rPr>
          <w:rFonts w:ascii="Times New Roman" w:hAnsi="Times New Roman" w:cs="Times New Roman"/>
        </w:rPr>
        <w:t>,</w:t>
      </w:r>
      <w:r w:rsidR="000F57C0">
        <w:rPr>
          <w:rFonts w:ascii="Times New Roman" w:hAnsi="Times New Roman" w:cs="Times New Roman"/>
        </w:rPr>
        <w:t xml:space="preserve"> which measures </w:t>
      </w:r>
      <w:r w:rsidR="00954044">
        <w:rPr>
          <w:rFonts w:ascii="Times New Roman" w:hAnsi="Times New Roman" w:cs="Times New Roman"/>
        </w:rPr>
        <w:t xml:space="preserve">a person’s </w:t>
      </w:r>
      <w:r w:rsidR="000F57C0">
        <w:rPr>
          <w:rFonts w:ascii="Times New Roman" w:hAnsi="Times New Roman" w:cs="Times New Roman"/>
        </w:rPr>
        <w:t xml:space="preserve">perceived ability to control </w:t>
      </w:r>
      <w:r w:rsidR="00F82CAF">
        <w:rPr>
          <w:rFonts w:ascii="Times New Roman" w:hAnsi="Times New Roman" w:cs="Times New Roman"/>
        </w:rPr>
        <w:t xml:space="preserve">self-relevant </w:t>
      </w:r>
      <w:r w:rsidR="000F57C0">
        <w:rPr>
          <w:rFonts w:ascii="Times New Roman" w:hAnsi="Times New Roman" w:cs="Times New Roman"/>
        </w:rPr>
        <w:t xml:space="preserve">outcomes. </w:t>
      </w:r>
      <w:r w:rsidR="00604DF1">
        <w:rPr>
          <w:rFonts w:ascii="Times New Roman" w:hAnsi="Times New Roman" w:cs="Times New Roman"/>
        </w:rPr>
        <w:t xml:space="preserve">This scale entails </w:t>
      </w:r>
      <w:r w:rsidR="00F82CAF">
        <w:rPr>
          <w:rFonts w:ascii="Times New Roman" w:hAnsi="Times New Roman" w:cs="Times New Roman"/>
        </w:rPr>
        <w:t xml:space="preserve">several </w:t>
      </w:r>
      <w:r w:rsidR="007357B4">
        <w:rPr>
          <w:rFonts w:ascii="Times New Roman" w:hAnsi="Times New Roman" w:cs="Times New Roman"/>
        </w:rPr>
        <w:t xml:space="preserve">decisions </w:t>
      </w:r>
      <w:r w:rsidR="00F82CAF">
        <w:rPr>
          <w:rFonts w:ascii="Times New Roman" w:hAnsi="Times New Roman" w:cs="Times New Roman"/>
        </w:rPr>
        <w:t>which of two statements to endorse,</w:t>
      </w:r>
      <w:r w:rsidR="00604DF1">
        <w:rPr>
          <w:rFonts w:ascii="Times New Roman" w:hAnsi="Times New Roman" w:cs="Times New Roman"/>
        </w:rPr>
        <w:t xml:space="preserve"> some of which </w:t>
      </w:r>
      <w:r w:rsidR="00F82CAF">
        <w:rPr>
          <w:rFonts w:ascii="Times New Roman" w:hAnsi="Times New Roman" w:cs="Times New Roman"/>
        </w:rPr>
        <w:t xml:space="preserve">refer to </w:t>
      </w:r>
      <w:r w:rsidR="00604DF1">
        <w:rPr>
          <w:rFonts w:ascii="Times New Roman" w:hAnsi="Times New Roman" w:cs="Times New Roman"/>
        </w:rPr>
        <w:t xml:space="preserve">a general sense of personal control (e.g. “In general people tend to get the respect they deserve in this world” vs. “Unfortunately, an individual’s worth often passes unrecognized no matter how hard he tries”) and some of which </w:t>
      </w:r>
      <w:r w:rsidR="00F82CAF">
        <w:rPr>
          <w:rFonts w:ascii="Times New Roman" w:hAnsi="Times New Roman" w:cs="Times New Roman"/>
        </w:rPr>
        <w:t xml:space="preserve">refer </w:t>
      </w:r>
      <w:r w:rsidR="00604DF1">
        <w:rPr>
          <w:rFonts w:ascii="Times New Roman" w:hAnsi="Times New Roman" w:cs="Times New Roman"/>
        </w:rPr>
        <w:t xml:space="preserve">to </w:t>
      </w:r>
      <w:r w:rsidR="00F82CAF">
        <w:rPr>
          <w:rFonts w:ascii="Times New Roman" w:hAnsi="Times New Roman" w:cs="Times New Roman"/>
        </w:rPr>
        <w:t xml:space="preserve">specific </w:t>
      </w:r>
      <w:r w:rsidR="00604DF1">
        <w:rPr>
          <w:rFonts w:ascii="Times New Roman" w:hAnsi="Times New Roman" w:cs="Times New Roman"/>
        </w:rPr>
        <w:t>domains</w:t>
      </w:r>
      <w:r w:rsidR="00F82CAF">
        <w:rPr>
          <w:rFonts w:ascii="Times New Roman" w:hAnsi="Times New Roman" w:cs="Times New Roman"/>
        </w:rPr>
        <w:t xml:space="preserve"> of possible control</w:t>
      </w:r>
      <w:r w:rsidR="00604DF1">
        <w:rPr>
          <w:rFonts w:ascii="Times New Roman" w:hAnsi="Times New Roman" w:cs="Times New Roman"/>
        </w:rPr>
        <w:t xml:space="preserve"> (e.g. “The average citizen can have an influence in government decisions” vs. “This world is run by the few people in power, and there is not much the little guy can do about it”.) </w:t>
      </w:r>
      <w:r w:rsidR="000F57C0">
        <w:rPr>
          <w:rFonts w:ascii="Times New Roman" w:hAnsi="Times New Roman" w:cs="Times New Roman"/>
        </w:rPr>
        <w:t xml:space="preserve">While the feeling of control is not a necessary condition for </w:t>
      </w:r>
      <w:proofErr w:type="spellStart"/>
      <w:r w:rsidR="000F57C0">
        <w:rPr>
          <w:rFonts w:ascii="Times New Roman" w:hAnsi="Times New Roman" w:cs="Times New Roman"/>
        </w:rPr>
        <w:t>epistemicness</w:t>
      </w:r>
      <w:proofErr w:type="spellEnd"/>
      <w:r w:rsidR="000F57C0">
        <w:rPr>
          <w:rFonts w:ascii="Times New Roman" w:hAnsi="Times New Roman" w:cs="Times New Roman"/>
        </w:rPr>
        <w:t xml:space="preserve"> (and not explicitly measured by </w:t>
      </w:r>
      <w:r w:rsidR="00954044">
        <w:rPr>
          <w:rFonts w:ascii="Times New Roman" w:hAnsi="Times New Roman" w:cs="Times New Roman"/>
        </w:rPr>
        <w:t>any EARS items</w:t>
      </w:r>
      <w:r w:rsidR="000F57C0">
        <w:rPr>
          <w:rFonts w:ascii="Times New Roman" w:hAnsi="Times New Roman" w:cs="Times New Roman"/>
        </w:rPr>
        <w:t>), it can be a sufficient condition for predictability</w:t>
      </w:r>
      <w:r w:rsidR="005102B5">
        <w:rPr>
          <w:rFonts w:ascii="Times New Roman" w:hAnsi="Times New Roman" w:cs="Times New Roman"/>
        </w:rPr>
        <w:t xml:space="preserve">, which should </w:t>
      </w:r>
      <w:r w:rsidR="00F82CAF">
        <w:rPr>
          <w:rFonts w:ascii="Times New Roman" w:hAnsi="Times New Roman" w:cs="Times New Roman"/>
        </w:rPr>
        <w:t>increase</w:t>
      </w:r>
      <w:r w:rsidR="005102B5">
        <w:rPr>
          <w:rFonts w:ascii="Times New Roman" w:hAnsi="Times New Roman" w:cs="Times New Roman"/>
        </w:rPr>
        <w:t xml:space="preserve"> perception of </w:t>
      </w:r>
      <w:proofErr w:type="spellStart"/>
      <w:r w:rsidR="005102B5">
        <w:rPr>
          <w:rFonts w:ascii="Times New Roman" w:hAnsi="Times New Roman" w:cs="Times New Roman"/>
        </w:rPr>
        <w:t>epistemicness</w:t>
      </w:r>
      <w:proofErr w:type="spellEnd"/>
      <w:r w:rsidR="005102B5">
        <w:rPr>
          <w:rFonts w:ascii="Times New Roman" w:hAnsi="Times New Roman" w:cs="Times New Roman"/>
        </w:rPr>
        <w:t xml:space="preserve"> and therefore </w:t>
      </w:r>
      <w:r w:rsidR="00F82CAF">
        <w:rPr>
          <w:rFonts w:ascii="Times New Roman" w:hAnsi="Times New Roman" w:cs="Times New Roman"/>
        </w:rPr>
        <w:t>the</w:t>
      </w:r>
      <w:r w:rsidR="005102B5">
        <w:rPr>
          <w:rFonts w:ascii="Times New Roman" w:hAnsi="Times New Roman" w:cs="Times New Roman"/>
        </w:rPr>
        <w:t xml:space="preserve"> </w:t>
      </w:r>
      <w:r w:rsidR="005102B5">
        <w:rPr>
          <w:rFonts w:ascii="Times New Roman" w:hAnsi="Times New Roman" w:cs="Times New Roman"/>
        </w:rPr>
        <w:lastRenderedPageBreak/>
        <w:t>tendency to choose confidence language. To test this hypothesis we replicated the “pick-and-fill” methodology of Study 2</w:t>
      </w:r>
      <w:r w:rsidR="00BB482F">
        <w:rPr>
          <w:rFonts w:ascii="Times New Roman" w:hAnsi="Times New Roman" w:cs="Times New Roman"/>
        </w:rPr>
        <w:t>A</w:t>
      </w:r>
      <w:r w:rsidR="005102B5">
        <w:rPr>
          <w:rFonts w:ascii="Times New Roman" w:hAnsi="Times New Roman" w:cs="Times New Roman"/>
        </w:rPr>
        <w:t xml:space="preserve"> and also administered the LOC measure. We hypothesized that individuals with higher internal locus of control would have a greater tendency to choose confidence language</w:t>
      </w:r>
      <w:r w:rsidR="00954044">
        <w:rPr>
          <w:rFonts w:ascii="Times New Roman" w:hAnsi="Times New Roman" w:cs="Times New Roman"/>
        </w:rPr>
        <w:t>,</w:t>
      </w:r>
      <w:r w:rsidR="005102B5">
        <w:rPr>
          <w:rFonts w:ascii="Times New Roman" w:hAnsi="Times New Roman" w:cs="Times New Roman"/>
        </w:rPr>
        <w:t xml:space="preserve"> but only for “I” statements</w:t>
      </w:r>
      <w:r w:rsidR="00954044">
        <w:rPr>
          <w:rFonts w:ascii="Times New Roman" w:hAnsi="Times New Roman" w:cs="Times New Roman"/>
        </w:rPr>
        <w:t>,</w:t>
      </w:r>
      <w:r w:rsidR="005102B5">
        <w:rPr>
          <w:rFonts w:ascii="Times New Roman" w:hAnsi="Times New Roman" w:cs="Times New Roman"/>
        </w:rPr>
        <w:t xml:space="preserve"> for which they could plausibly exert </w:t>
      </w:r>
      <w:r w:rsidR="00604DF1">
        <w:rPr>
          <w:rFonts w:ascii="Times New Roman" w:hAnsi="Times New Roman" w:cs="Times New Roman"/>
        </w:rPr>
        <w:t xml:space="preserve">some measure of </w:t>
      </w:r>
      <w:r w:rsidR="005102B5">
        <w:rPr>
          <w:rFonts w:ascii="Times New Roman" w:hAnsi="Times New Roman" w:cs="Times New Roman"/>
        </w:rPr>
        <w:t xml:space="preserve">control over the outcome (see Table </w:t>
      </w:r>
      <w:r w:rsidR="00232E17">
        <w:rPr>
          <w:rFonts w:ascii="Times New Roman" w:hAnsi="Times New Roman" w:cs="Times New Roman"/>
        </w:rPr>
        <w:t>4</w:t>
      </w:r>
      <w:r w:rsidR="005102B5">
        <w:rPr>
          <w:rFonts w:ascii="Times New Roman" w:hAnsi="Times New Roman" w:cs="Times New Roman"/>
        </w:rPr>
        <w:t>).</w:t>
      </w:r>
    </w:p>
    <w:p w14:paraId="2768D0CE" w14:textId="77777777" w:rsidR="005102B5" w:rsidRDefault="005102B5" w:rsidP="000B4F34">
      <w:pPr>
        <w:autoSpaceDE w:val="0"/>
        <w:autoSpaceDN w:val="0"/>
        <w:adjustRightInd w:val="0"/>
        <w:spacing w:line="480" w:lineRule="auto"/>
        <w:rPr>
          <w:rFonts w:ascii="Times New Roman" w:hAnsi="Times New Roman" w:cs="Times New Roman"/>
        </w:rPr>
      </w:pPr>
    </w:p>
    <w:p w14:paraId="777C45D0" w14:textId="1303FDFD" w:rsidR="005102B5" w:rsidRDefault="005102B5" w:rsidP="000B4F34">
      <w:pPr>
        <w:autoSpaceDE w:val="0"/>
        <w:autoSpaceDN w:val="0"/>
        <w:adjustRightInd w:val="0"/>
        <w:spacing w:line="480" w:lineRule="auto"/>
        <w:rPr>
          <w:rFonts w:ascii="Times New Roman" w:hAnsi="Times New Roman" w:cs="Times New Roman"/>
          <w:b/>
        </w:rPr>
      </w:pPr>
      <w:r>
        <w:rPr>
          <w:rFonts w:ascii="Times New Roman" w:hAnsi="Times New Roman" w:cs="Times New Roman"/>
          <w:b/>
        </w:rPr>
        <w:t>Method</w:t>
      </w:r>
    </w:p>
    <w:p w14:paraId="1B338796" w14:textId="68B385E2" w:rsidR="005102B5" w:rsidRDefault="00954044" w:rsidP="006D4602">
      <w:pPr>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We recruited 40</w:t>
      </w:r>
      <w:r w:rsidR="00D735D0">
        <w:rPr>
          <w:rFonts w:ascii="Times New Roman" w:hAnsi="Times New Roman" w:cs="Times New Roman"/>
        </w:rPr>
        <w:t xml:space="preserve"> undergraduate students from USC </w:t>
      </w:r>
      <w:r>
        <w:rPr>
          <w:rFonts w:ascii="Times New Roman" w:hAnsi="Times New Roman" w:cs="Times New Roman"/>
        </w:rPr>
        <w:t>to participate</w:t>
      </w:r>
      <w:r w:rsidR="00D735D0">
        <w:rPr>
          <w:rFonts w:ascii="Times New Roman" w:hAnsi="Times New Roman" w:cs="Times New Roman"/>
        </w:rPr>
        <w:t xml:space="preserve"> in the study in exchange for course credit. </w:t>
      </w:r>
      <w:r>
        <w:rPr>
          <w:rFonts w:ascii="Times New Roman" w:hAnsi="Times New Roman" w:cs="Times New Roman"/>
        </w:rPr>
        <w:t>We</w:t>
      </w:r>
      <w:r w:rsidR="00ED377B" w:rsidRPr="00A66BB9">
        <w:rPr>
          <w:rFonts w:ascii="Times New Roman" w:hAnsi="Times New Roman" w:cs="Times New Roman"/>
        </w:rPr>
        <w:t xml:space="preserve"> employed the same methodology as in Study 2A, with </w:t>
      </w:r>
      <w:r w:rsidR="00B155DF">
        <w:rPr>
          <w:rFonts w:ascii="Times New Roman" w:hAnsi="Times New Roman" w:cs="Times New Roman"/>
        </w:rPr>
        <w:t>three exceptions</w:t>
      </w:r>
      <w:r w:rsidR="00ED377B" w:rsidRPr="00A66BB9">
        <w:rPr>
          <w:rFonts w:ascii="Times New Roman" w:hAnsi="Times New Roman" w:cs="Times New Roman"/>
        </w:rPr>
        <w:t xml:space="preserve">. </w:t>
      </w:r>
      <w:r w:rsidR="00B155DF" w:rsidRPr="00B155DF">
        <w:rPr>
          <w:rFonts w:ascii="Times New Roman" w:hAnsi="Times New Roman" w:cs="Times New Roman"/>
        </w:rPr>
        <w:t xml:space="preserve">First, </w:t>
      </w:r>
      <w:r w:rsidR="00491277">
        <w:rPr>
          <w:rFonts w:ascii="Times New Roman" w:hAnsi="Times New Roman" w:cs="Times New Roman"/>
        </w:rPr>
        <w:t>the</w:t>
      </w:r>
      <w:r w:rsidR="00B155DF" w:rsidRPr="00B155DF">
        <w:rPr>
          <w:rFonts w:ascii="Times New Roman" w:hAnsi="Times New Roman" w:cs="Times New Roman"/>
        </w:rPr>
        <w:t xml:space="preserve"> set of 20 </w:t>
      </w:r>
      <w:r w:rsidR="00491277">
        <w:rPr>
          <w:rFonts w:ascii="Times New Roman" w:hAnsi="Times New Roman" w:cs="Times New Roman"/>
        </w:rPr>
        <w:t>events</w:t>
      </w:r>
      <w:r w:rsidR="00491277" w:rsidRPr="00B155DF">
        <w:rPr>
          <w:rFonts w:ascii="Times New Roman" w:hAnsi="Times New Roman" w:cs="Times New Roman"/>
        </w:rPr>
        <w:t xml:space="preserve"> </w:t>
      </w:r>
      <w:r w:rsidR="00491277">
        <w:rPr>
          <w:rFonts w:ascii="Times New Roman" w:hAnsi="Times New Roman" w:cs="Times New Roman"/>
        </w:rPr>
        <w:t xml:space="preserve">included a few slightly different items due to differences in timing of the studies that dictated the use of different current events </w:t>
      </w:r>
      <w:r w:rsidR="00B155DF" w:rsidRPr="00B155DF">
        <w:rPr>
          <w:rFonts w:ascii="Times New Roman" w:hAnsi="Times New Roman" w:cs="Times New Roman"/>
        </w:rPr>
        <w:t>(see Table 4). Second, each participant was presented with 20 items</w:t>
      </w:r>
      <w:r w:rsidR="007357B4">
        <w:rPr>
          <w:rFonts w:ascii="Times New Roman" w:hAnsi="Times New Roman" w:cs="Times New Roman"/>
        </w:rPr>
        <w:t xml:space="preserve"> rather than</w:t>
      </w:r>
      <w:r w:rsidR="00B155DF" w:rsidRPr="00B155DF">
        <w:rPr>
          <w:rFonts w:ascii="Times New Roman" w:hAnsi="Times New Roman" w:cs="Times New Roman"/>
        </w:rPr>
        <w:t xml:space="preserve"> a randomly selected subset. Third, at the end of the study participants completed LOC scale instead of rating the events on the EARS</w:t>
      </w:r>
      <w:r w:rsidR="0001547B">
        <w:rPr>
          <w:rFonts w:ascii="Times New Roman" w:hAnsi="Times New Roman" w:cs="Times New Roman"/>
        </w:rPr>
        <w:t xml:space="preserve">, and this ordering of tasks was </w:t>
      </w:r>
      <w:r w:rsidR="007357B4">
        <w:rPr>
          <w:rFonts w:ascii="Times New Roman" w:hAnsi="Times New Roman" w:cs="Times New Roman"/>
        </w:rPr>
        <w:t>fixed</w:t>
      </w:r>
      <w:r w:rsidR="00B155DF" w:rsidRPr="00B155DF">
        <w:rPr>
          <w:rFonts w:ascii="Times New Roman" w:hAnsi="Times New Roman" w:cs="Times New Roman"/>
        </w:rPr>
        <w:t>.</w:t>
      </w:r>
    </w:p>
    <w:p w14:paraId="2F6846E6" w14:textId="77777777" w:rsidR="00A66BB9" w:rsidRPr="006D4602" w:rsidRDefault="00A66BB9" w:rsidP="006D4602">
      <w:pPr>
        <w:autoSpaceDE w:val="0"/>
        <w:autoSpaceDN w:val="0"/>
        <w:adjustRightInd w:val="0"/>
        <w:spacing w:line="480" w:lineRule="auto"/>
        <w:ind w:firstLine="720"/>
        <w:rPr>
          <w:rFonts w:ascii="Times New Roman" w:hAnsi="Times New Roman" w:cs="Times New Roman"/>
        </w:rPr>
      </w:pPr>
    </w:p>
    <w:p w14:paraId="22E55392" w14:textId="52C3C5DB" w:rsidR="005102B5" w:rsidRDefault="005102B5" w:rsidP="000B4F34">
      <w:pPr>
        <w:autoSpaceDE w:val="0"/>
        <w:autoSpaceDN w:val="0"/>
        <w:adjustRightInd w:val="0"/>
        <w:spacing w:line="480" w:lineRule="auto"/>
        <w:rPr>
          <w:rFonts w:ascii="Times New Roman" w:hAnsi="Times New Roman" w:cs="Times New Roman"/>
          <w:b/>
        </w:rPr>
      </w:pPr>
      <w:r>
        <w:rPr>
          <w:rFonts w:ascii="Times New Roman" w:hAnsi="Times New Roman" w:cs="Times New Roman"/>
          <w:b/>
        </w:rPr>
        <w:t>Results</w:t>
      </w:r>
    </w:p>
    <w:p w14:paraId="361E2C1B" w14:textId="4A2417A0" w:rsidR="00A01E93" w:rsidRPr="001C5EC4" w:rsidRDefault="00A01E93" w:rsidP="000B4F34">
      <w:pPr>
        <w:autoSpaceDE w:val="0"/>
        <w:autoSpaceDN w:val="0"/>
        <w:adjustRightInd w:val="0"/>
        <w:spacing w:line="480" w:lineRule="auto"/>
        <w:rPr>
          <w:rFonts w:ascii="Times New Roman" w:hAnsi="Times New Roman" w:cs="Times New Roman"/>
        </w:rPr>
      </w:pPr>
      <w:r>
        <w:rPr>
          <w:rFonts w:ascii="Times New Roman" w:hAnsi="Times New Roman" w:cs="Times New Roman"/>
        </w:rPr>
        <w:tab/>
      </w:r>
      <w:r w:rsidR="00D735D0">
        <w:rPr>
          <w:rFonts w:ascii="Times New Roman" w:hAnsi="Times New Roman" w:cs="Times New Roman"/>
        </w:rPr>
        <w:t xml:space="preserve">Each of </w:t>
      </w:r>
      <w:r w:rsidR="007357B4">
        <w:rPr>
          <w:rFonts w:ascii="Times New Roman" w:hAnsi="Times New Roman" w:cs="Times New Roman"/>
        </w:rPr>
        <w:t xml:space="preserve">our </w:t>
      </w:r>
      <w:r w:rsidR="00D735D0">
        <w:rPr>
          <w:rFonts w:ascii="Times New Roman" w:hAnsi="Times New Roman" w:cs="Times New Roman"/>
        </w:rPr>
        <w:t>40</w:t>
      </w:r>
      <w:r w:rsidR="00D735D0" w:rsidRPr="000B6E97">
        <w:rPr>
          <w:rFonts w:ascii="Times New Roman" w:hAnsi="Times New Roman" w:cs="Times New Roman"/>
        </w:rPr>
        <w:t xml:space="preserve"> participants</w:t>
      </w:r>
      <w:r w:rsidR="00D735D0">
        <w:rPr>
          <w:rFonts w:ascii="Times New Roman" w:hAnsi="Times New Roman" w:cs="Times New Roman"/>
        </w:rPr>
        <w:t xml:space="preserve"> responded to 20 statements, resulting in a total of 800 choices</w:t>
      </w:r>
      <w:r w:rsidR="00D735D0" w:rsidRPr="000B6E97">
        <w:rPr>
          <w:rFonts w:ascii="Times New Roman" w:hAnsi="Times New Roman" w:cs="Times New Roman"/>
        </w:rPr>
        <w:t>.</w:t>
      </w:r>
      <w:r w:rsidR="00D735D0">
        <w:rPr>
          <w:rFonts w:ascii="Times New Roman" w:hAnsi="Times New Roman" w:cs="Times New Roman"/>
        </w:rPr>
        <w:t xml:space="preserve"> </w:t>
      </w:r>
      <w:r>
        <w:rPr>
          <w:rFonts w:ascii="Times New Roman" w:hAnsi="Times New Roman" w:cs="Times New Roman"/>
        </w:rPr>
        <w:t xml:space="preserve">We </w:t>
      </w:r>
      <w:r w:rsidR="00954044">
        <w:rPr>
          <w:rFonts w:ascii="Times New Roman" w:hAnsi="Times New Roman" w:cs="Times New Roman"/>
        </w:rPr>
        <w:t>summed responses to</w:t>
      </w:r>
      <w:r w:rsidR="0000768F">
        <w:rPr>
          <w:rFonts w:ascii="Times New Roman" w:hAnsi="Times New Roman" w:cs="Times New Roman"/>
        </w:rPr>
        <w:t xml:space="preserve"> 2</w:t>
      </w:r>
      <w:r w:rsidR="00604DF1">
        <w:rPr>
          <w:rFonts w:ascii="Times New Roman" w:hAnsi="Times New Roman" w:cs="Times New Roman"/>
        </w:rPr>
        <w:t>3 (non-distractor)</w:t>
      </w:r>
      <w:r w:rsidR="0000768F">
        <w:rPr>
          <w:rFonts w:ascii="Times New Roman" w:hAnsi="Times New Roman" w:cs="Times New Roman"/>
        </w:rPr>
        <w:t xml:space="preserve"> items </w:t>
      </w:r>
      <w:r w:rsidR="00954044">
        <w:rPr>
          <w:rFonts w:ascii="Times New Roman" w:hAnsi="Times New Roman" w:cs="Times New Roman"/>
        </w:rPr>
        <w:t xml:space="preserve">on the LOC scale </w:t>
      </w:r>
      <w:r w:rsidR="0000768F">
        <w:rPr>
          <w:rFonts w:ascii="Times New Roman" w:hAnsi="Times New Roman" w:cs="Times New Roman"/>
        </w:rPr>
        <w:t>to calculate a total</w:t>
      </w:r>
      <w:r>
        <w:rPr>
          <w:rFonts w:ascii="Times New Roman" w:hAnsi="Times New Roman" w:cs="Times New Roman"/>
        </w:rPr>
        <w:t xml:space="preserve"> LOC</w:t>
      </w:r>
      <w:r w:rsidR="0000768F">
        <w:rPr>
          <w:rFonts w:ascii="Times New Roman" w:hAnsi="Times New Roman" w:cs="Times New Roman"/>
        </w:rPr>
        <w:t xml:space="preserve"> score for each participant, </w:t>
      </w:r>
      <w:r w:rsidR="00D735D0">
        <w:rPr>
          <w:rFonts w:ascii="Times New Roman" w:hAnsi="Times New Roman" w:cs="Times New Roman"/>
        </w:rPr>
        <w:t>such that</w:t>
      </w:r>
      <w:r w:rsidR="0000768F">
        <w:rPr>
          <w:rFonts w:ascii="Times New Roman" w:hAnsi="Times New Roman" w:cs="Times New Roman"/>
        </w:rPr>
        <w:t xml:space="preserve"> higher scores indicate </w:t>
      </w:r>
      <w:r w:rsidR="00954044">
        <w:rPr>
          <w:rFonts w:ascii="Times New Roman" w:hAnsi="Times New Roman" w:cs="Times New Roman"/>
        </w:rPr>
        <w:t>more</w:t>
      </w:r>
      <w:r w:rsidR="00D43F30">
        <w:rPr>
          <w:rFonts w:ascii="Times New Roman" w:hAnsi="Times New Roman" w:cs="Times New Roman"/>
        </w:rPr>
        <w:t xml:space="preserve"> </w:t>
      </w:r>
      <w:r w:rsidR="0000768F">
        <w:rPr>
          <w:rFonts w:ascii="Times New Roman" w:hAnsi="Times New Roman" w:cs="Times New Roman"/>
        </w:rPr>
        <w:t>internal locus of control</w:t>
      </w:r>
      <w:r w:rsidR="00D43F30">
        <w:rPr>
          <w:rFonts w:ascii="Times New Roman" w:hAnsi="Times New Roman" w:cs="Times New Roman"/>
        </w:rPr>
        <w:t xml:space="preserve"> (Cronbach’s Alpha = .71)</w:t>
      </w:r>
      <w:r w:rsidR="0000768F">
        <w:rPr>
          <w:rFonts w:ascii="Times New Roman" w:hAnsi="Times New Roman" w:cs="Times New Roman"/>
        </w:rPr>
        <w:t xml:space="preserve">.  </w:t>
      </w:r>
    </w:p>
    <w:p w14:paraId="4847041D" w14:textId="654CEC1F" w:rsidR="00006E5D" w:rsidRDefault="00A01E93" w:rsidP="00D735D0">
      <w:pPr>
        <w:tabs>
          <w:tab w:val="left" w:pos="3240"/>
        </w:tabs>
        <w:spacing w:line="480" w:lineRule="auto"/>
        <w:ind w:firstLine="720"/>
        <w:rPr>
          <w:rFonts w:ascii="Times New Roman" w:hAnsi="Times New Roman" w:cs="Times New Roman"/>
        </w:rPr>
      </w:pPr>
      <w:r w:rsidRPr="00CD71F0">
        <w:rPr>
          <w:rFonts w:ascii="Times New Roman" w:hAnsi="Times New Roman" w:cs="Times New Roman"/>
          <w:b/>
          <w:i/>
        </w:rPr>
        <w:t xml:space="preserve">Predicting choice of </w:t>
      </w:r>
      <w:r>
        <w:rPr>
          <w:rFonts w:ascii="Times New Roman" w:hAnsi="Times New Roman" w:cs="Times New Roman"/>
          <w:b/>
          <w:i/>
        </w:rPr>
        <w:t>confidence</w:t>
      </w:r>
      <w:r w:rsidRPr="00CD71F0">
        <w:rPr>
          <w:rFonts w:ascii="Times New Roman" w:hAnsi="Times New Roman" w:cs="Times New Roman"/>
          <w:b/>
          <w:i/>
        </w:rPr>
        <w:t xml:space="preserve"> vs. </w:t>
      </w:r>
      <w:r w:rsidR="00D735D0">
        <w:rPr>
          <w:rFonts w:ascii="Times New Roman" w:hAnsi="Times New Roman" w:cs="Times New Roman"/>
          <w:b/>
          <w:i/>
        </w:rPr>
        <w:t>likelihood</w:t>
      </w:r>
      <w:r>
        <w:rPr>
          <w:rFonts w:ascii="Times New Roman" w:hAnsi="Times New Roman" w:cs="Times New Roman"/>
          <w:b/>
          <w:i/>
        </w:rPr>
        <w:t xml:space="preserve"> statements. </w:t>
      </w:r>
      <w:r w:rsidR="00604DF1">
        <w:rPr>
          <w:rFonts w:ascii="Times New Roman" w:hAnsi="Times New Roman" w:cs="Times New Roman"/>
        </w:rPr>
        <w:t>As a summary measure of behavior, we</w:t>
      </w:r>
      <w:r w:rsidR="00006E5D">
        <w:rPr>
          <w:rFonts w:ascii="Times New Roman" w:hAnsi="Times New Roman" w:cs="Times New Roman"/>
        </w:rPr>
        <w:t xml:space="preserve"> first calculated the total number of </w:t>
      </w:r>
      <w:r w:rsidR="00A360AC">
        <w:rPr>
          <w:rFonts w:ascii="Times New Roman" w:hAnsi="Times New Roman" w:cs="Times New Roman"/>
        </w:rPr>
        <w:t xml:space="preserve">times </w:t>
      </w:r>
      <w:r w:rsidR="00D735D0">
        <w:rPr>
          <w:rFonts w:ascii="Times New Roman" w:hAnsi="Times New Roman" w:cs="Times New Roman"/>
        </w:rPr>
        <w:t xml:space="preserve">a </w:t>
      </w:r>
      <w:r w:rsidR="00A360AC">
        <w:rPr>
          <w:rFonts w:ascii="Times New Roman" w:hAnsi="Times New Roman" w:cs="Times New Roman"/>
        </w:rPr>
        <w:t xml:space="preserve">participant chose </w:t>
      </w:r>
      <w:r w:rsidR="00006E5D">
        <w:rPr>
          <w:rFonts w:ascii="Times New Roman" w:hAnsi="Times New Roman" w:cs="Times New Roman"/>
        </w:rPr>
        <w:t xml:space="preserve">confidence </w:t>
      </w:r>
      <w:r w:rsidR="00A360AC">
        <w:rPr>
          <w:rFonts w:ascii="Times New Roman" w:hAnsi="Times New Roman" w:cs="Times New Roman"/>
        </w:rPr>
        <w:t>language</w:t>
      </w:r>
      <w:r w:rsidR="00006E5D">
        <w:rPr>
          <w:rFonts w:ascii="Times New Roman" w:hAnsi="Times New Roman" w:cs="Times New Roman"/>
        </w:rPr>
        <w:t xml:space="preserve"> (sure), separately </w:t>
      </w:r>
      <w:r w:rsidR="00604DF1">
        <w:rPr>
          <w:rFonts w:ascii="Times New Roman" w:hAnsi="Times New Roman" w:cs="Times New Roman"/>
        </w:rPr>
        <w:t>for the sets of</w:t>
      </w:r>
      <w:r w:rsidR="00006E5D">
        <w:rPr>
          <w:rFonts w:ascii="Times New Roman" w:hAnsi="Times New Roman" w:cs="Times New Roman"/>
        </w:rPr>
        <w:t xml:space="preserve"> </w:t>
      </w:r>
      <w:r w:rsidR="00CB1D5F">
        <w:rPr>
          <w:rFonts w:ascii="Times New Roman" w:hAnsi="Times New Roman" w:cs="Times New Roman"/>
        </w:rPr>
        <w:t xml:space="preserve">I-statements and world-statements. </w:t>
      </w:r>
      <w:r w:rsidR="00604DF1">
        <w:rPr>
          <w:rFonts w:ascii="Times New Roman" w:hAnsi="Times New Roman" w:cs="Times New Roman"/>
        </w:rPr>
        <w:lastRenderedPageBreak/>
        <w:t>Confirming our hypothesis, when</w:t>
      </w:r>
      <w:r w:rsidR="00207247">
        <w:rPr>
          <w:rFonts w:ascii="Times New Roman" w:hAnsi="Times New Roman" w:cs="Times New Roman"/>
        </w:rPr>
        <w:t xml:space="preserve"> predicting self-related outcomes, participants with higher LOC (</w:t>
      </w:r>
      <w:r w:rsidR="00A62FF5">
        <w:rPr>
          <w:rFonts w:ascii="Times New Roman" w:hAnsi="Times New Roman" w:cs="Times New Roman"/>
        </w:rPr>
        <w:t xml:space="preserve">i.e., a greater sense of </w:t>
      </w:r>
      <w:r w:rsidR="00207247">
        <w:rPr>
          <w:rFonts w:ascii="Times New Roman" w:hAnsi="Times New Roman" w:cs="Times New Roman"/>
        </w:rPr>
        <w:t xml:space="preserve">internal control) chose confidence </w:t>
      </w:r>
      <w:r w:rsidR="00A360AC">
        <w:rPr>
          <w:rFonts w:ascii="Times New Roman" w:hAnsi="Times New Roman" w:cs="Times New Roman"/>
        </w:rPr>
        <w:t>statements</w:t>
      </w:r>
      <w:r w:rsidR="00207247">
        <w:rPr>
          <w:rFonts w:ascii="Times New Roman" w:hAnsi="Times New Roman" w:cs="Times New Roman"/>
        </w:rPr>
        <w:t xml:space="preserve"> more frequently (r = .342, p &lt; .05). In contrast, </w:t>
      </w:r>
      <w:r w:rsidR="00A360AC">
        <w:rPr>
          <w:rFonts w:ascii="Times New Roman" w:hAnsi="Times New Roman" w:cs="Times New Roman"/>
        </w:rPr>
        <w:t xml:space="preserve">when predicting outcomes related to the external world, </w:t>
      </w:r>
      <w:r w:rsidR="00207247">
        <w:rPr>
          <w:rFonts w:ascii="Times New Roman" w:hAnsi="Times New Roman" w:cs="Times New Roman"/>
        </w:rPr>
        <w:t>LOC did not significantly relate to choice of confidence statements</w:t>
      </w:r>
      <w:r w:rsidR="00A360AC">
        <w:rPr>
          <w:rFonts w:ascii="Times New Roman" w:hAnsi="Times New Roman" w:cs="Times New Roman"/>
        </w:rPr>
        <w:t xml:space="preserve"> (r = .202, p &gt; .100)</w:t>
      </w:r>
      <w:r w:rsidR="00207247">
        <w:rPr>
          <w:rFonts w:ascii="Times New Roman" w:hAnsi="Times New Roman" w:cs="Times New Roman"/>
        </w:rPr>
        <w:t xml:space="preserve">.  </w:t>
      </w:r>
    </w:p>
    <w:p w14:paraId="31249A3D" w14:textId="65AB3DDF" w:rsidR="00A01E93" w:rsidRDefault="00006E5D" w:rsidP="00A01E93">
      <w:pPr>
        <w:tabs>
          <w:tab w:val="left" w:pos="3240"/>
        </w:tabs>
        <w:spacing w:line="480" w:lineRule="auto"/>
        <w:ind w:firstLine="720"/>
        <w:rPr>
          <w:rFonts w:ascii="Times New Roman" w:hAnsi="Times New Roman" w:cs="Times New Roman"/>
        </w:rPr>
      </w:pPr>
      <w:r w:rsidRPr="000B6E97">
        <w:rPr>
          <w:rFonts w:ascii="Times New Roman" w:hAnsi="Times New Roman" w:cs="Times New Roman"/>
        </w:rPr>
        <w:t xml:space="preserve">To </w:t>
      </w:r>
      <w:r w:rsidR="00A360AC">
        <w:rPr>
          <w:rFonts w:ascii="Times New Roman" w:hAnsi="Times New Roman" w:cs="Times New Roman"/>
        </w:rPr>
        <w:t>explore</w:t>
      </w:r>
      <w:r w:rsidRPr="000B6E97">
        <w:rPr>
          <w:rFonts w:ascii="Times New Roman" w:hAnsi="Times New Roman" w:cs="Times New Roman"/>
        </w:rPr>
        <w:t xml:space="preserve"> which factors influence whether participants chose the </w:t>
      </w:r>
      <w:r>
        <w:rPr>
          <w:rFonts w:ascii="Times New Roman" w:hAnsi="Times New Roman" w:cs="Times New Roman"/>
        </w:rPr>
        <w:t>confidence statement (sure)</w:t>
      </w:r>
      <w:r w:rsidRPr="000B6E97">
        <w:rPr>
          <w:rFonts w:ascii="Times New Roman" w:hAnsi="Times New Roman" w:cs="Times New Roman"/>
        </w:rPr>
        <w:t xml:space="preserve"> or the </w:t>
      </w:r>
      <w:r>
        <w:rPr>
          <w:rFonts w:ascii="Times New Roman" w:hAnsi="Times New Roman" w:cs="Times New Roman"/>
        </w:rPr>
        <w:t>likelihood statement (chance)</w:t>
      </w:r>
      <w:r w:rsidRPr="000B6E97">
        <w:rPr>
          <w:rFonts w:ascii="Times New Roman" w:hAnsi="Times New Roman" w:cs="Times New Roman"/>
        </w:rPr>
        <w:t xml:space="preserve">, </w:t>
      </w:r>
      <w:r w:rsidR="00A01E93" w:rsidRPr="000B6E97">
        <w:rPr>
          <w:rFonts w:ascii="Times New Roman" w:hAnsi="Times New Roman" w:cs="Times New Roman"/>
        </w:rPr>
        <w:t xml:space="preserve">we used a </w:t>
      </w:r>
      <w:r>
        <w:rPr>
          <w:rFonts w:ascii="Times New Roman" w:hAnsi="Times New Roman" w:cs="Times New Roman"/>
        </w:rPr>
        <w:t>mixed</w:t>
      </w:r>
      <w:r w:rsidR="00A01E93" w:rsidRPr="000B6E97">
        <w:rPr>
          <w:rFonts w:ascii="Times New Roman" w:hAnsi="Times New Roman" w:cs="Times New Roman"/>
        </w:rPr>
        <w:t xml:space="preserve"> logi</w:t>
      </w:r>
      <w:r w:rsidR="00604DF1">
        <w:rPr>
          <w:rFonts w:ascii="Times New Roman" w:hAnsi="Times New Roman" w:cs="Times New Roman"/>
        </w:rPr>
        <w:t>stic regression</w:t>
      </w:r>
      <w:r w:rsidR="00A01E93" w:rsidRPr="000B6E97">
        <w:rPr>
          <w:rFonts w:ascii="Times New Roman" w:hAnsi="Times New Roman" w:cs="Times New Roman"/>
        </w:rPr>
        <w:t xml:space="preserve"> model (GENLIN)</w:t>
      </w:r>
      <w:r w:rsidR="00A01E93">
        <w:rPr>
          <w:rFonts w:ascii="Times New Roman" w:hAnsi="Times New Roman" w:cs="Times New Roman"/>
        </w:rPr>
        <w:t>. The model included 2</w:t>
      </w:r>
      <w:r w:rsidR="00A01E93" w:rsidRPr="000B6E97">
        <w:rPr>
          <w:rFonts w:ascii="Times New Roman" w:hAnsi="Times New Roman" w:cs="Times New Roman"/>
        </w:rPr>
        <w:t>0 events as the repeated factor</w:t>
      </w:r>
      <w:r w:rsidR="00A01E93">
        <w:rPr>
          <w:rFonts w:ascii="Times New Roman" w:hAnsi="Times New Roman" w:cs="Times New Roman"/>
        </w:rPr>
        <w:t xml:space="preserve">, LOC scores, </w:t>
      </w:r>
      <w:r w:rsidR="00A01E93" w:rsidRPr="000B6E97">
        <w:rPr>
          <w:rFonts w:ascii="Times New Roman" w:hAnsi="Times New Roman" w:cs="Times New Roman"/>
        </w:rPr>
        <w:t xml:space="preserve">an indicator of </w:t>
      </w:r>
      <w:r w:rsidR="00A01E93">
        <w:rPr>
          <w:rFonts w:ascii="Times New Roman" w:hAnsi="Times New Roman" w:cs="Times New Roman"/>
        </w:rPr>
        <w:t>event type</w:t>
      </w:r>
      <w:r w:rsidR="00A01E93" w:rsidRPr="000B6E97">
        <w:rPr>
          <w:rFonts w:ascii="Times New Roman" w:hAnsi="Times New Roman" w:cs="Times New Roman"/>
        </w:rPr>
        <w:t xml:space="preserve"> (</w:t>
      </w:r>
      <w:r w:rsidR="00A01E93">
        <w:rPr>
          <w:rFonts w:ascii="Times New Roman" w:hAnsi="Times New Roman" w:cs="Times New Roman"/>
        </w:rPr>
        <w:t>0 = world-</w:t>
      </w:r>
      <w:r w:rsidR="00A01E93" w:rsidRPr="000B6E97">
        <w:rPr>
          <w:rFonts w:ascii="Times New Roman" w:hAnsi="Times New Roman" w:cs="Times New Roman"/>
        </w:rPr>
        <w:t>statements</w:t>
      </w:r>
      <w:r w:rsidR="00A01E93">
        <w:rPr>
          <w:rFonts w:ascii="Times New Roman" w:hAnsi="Times New Roman" w:cs="Times New Roman"/>
        </w:rPr>
        <w:t>, 1 = I-statements</w:t>
      </w:r>
      <w:r w:rsidR="00A01E93" w:rsidRPr="000B6E97">
        <w:rPr>
          <w:rFonts w:ascii="Times New Roman" w:hAnsi="Times New Roman" w:cs="Times New Roman"/>
        </w:rPr>
        <w:t>)</w:t>
      </w:r>
      <w:r w:rsidR="00A01E93">
        <w:rPr>
          <w:rFonts w:ascii="Times New Roman" w:hAnsi="Times New Roman" w:cs="Times New Roman"/>
        </w:rPr>
        <w:t>, and estimated probability</w:t>
      </w:r>
      <w:r w:rsidR="00241DF9">
        <w:rPr>
          <w:rFonts w:ascii="Times New Roman" w:hAnsi="Times New Roman" w:cs="Times New Roman"/>
        </w:rPr>
        <w:t>, as well as the interaction between event type and LOC</w:t>
      </w:r>
      <w:r w:rsidR="00A01E93" w:rsidRPr="000B6E97">
        <w:rPr>
          <w:rFonts w:ascii="Times New Roman" w:hAnsi="Times New Roman" w:cs="Times New Roman"/>
        </w:rPr>
        <w:t xml:space="preserve">. </w:t>
      </w:r>
      <w:r w:rsidR="0000768F">
        <w:rPr>
          <w:rFonts w:ascii="Times New Roman" w:hAnsi="Times New Roman" w:cs="Times New Roman"/>
        </w:rPr>
        <w:t>Replicating results from Study 2A</w:t>
      </w:r>
      <w:r w:rsidR="00A01E93">
        <w:rPr>
          <w:rFonts w:ascii="Times New Roman" w:hAnsi="Times New Roman" w:cs="Times New Roman"/>
        </w:rPr>
        <w:t>, participants were more apt to choose confidence statements for events they assigned higher probability estimates (</w:t>
      </w:r>
      <w:r w:rsidR="00A01E93" w:rsidRPr="00CC3616">
        <w:rPr>
          <w:rFonts w:ascii="Times New Roman" w:hAnsi="Times New Roman" w:cs="Times New Roman"/>
          <w:i/>
        </w:rPr>
        <w:t>B</w:t>
      </w:r>
      <w:r w:rsidR="00A01E93">
        <w:rPr>
          <w:rFonts w:ascii="Times New Roman" w:hAnsi="Times New Roman" w:cs="Times New Roman"/>
        </w:rPr>
        <w:t xml:space="preserve"> = .0</w:t>
      </w:r>
      <w:r w:rsidR="00D43F30">
        <w:rPr>
          <w:rFonts w:ascii="Times New Roman" w:hAnsi="Times New Roman" w:cs="Times New Roman"/>
        </w:rPr>
        <w:t>33</w:t>
      </w:r>
      <w:r w:rsidR="00A01E93">
        <w:rPr>
          <w:rFonts w:ascii="Times New Roman" w:hAnsi="Times New Roman" w:cs="Times New Roman"/>
        </w:rPr>
        <w:t xml:space="preserve">, p &lt; .001). </w:t>
      </w:r>
      <w:r w:rsidR="006B5BE2">
        <w:rPr>
          <w:rFonts w:ascii="Times New Roman" w:hAnsi="Times New Roman" w:cs="Times New Roman"/>
        </w:rPr>
        <w:t>Also</w:t>
      </w:r>
      <w:r w:rsidR="008D0985">
        <w:rPr>
          <w:rFonts w:ascii="Times New Roman" w:hAnsi="Times New Roman" w:cs="Times New Roman"/>
        </w:rPr>
        <w:t xml:space="preserve"> replicating our previous results, t</w:t>
      </w:r>
      <w:r w:rsidR="00A01E93" w:rsidRPr="00CC3616">
        <w:rPr>
          <w:rFonts w:ascii="Times New Roman" w:hAnsi="Times New Roman" w:cs="Times New Roman"/>
        </w:rPr>
        <w:t>he</w:t>
      </w:r>
      <w:r w:rsidR="00A01E93" w:rsidRPr="000B6E97">
        <w:rPr>
          <w:rFonts w:ascii="Times New Roman" w:hAnsi="Times New Roman" w:cs="Times New Roman"/>
        </w:rPr>
        <w:t xml:space="preserve"> coefficient for </w:t>
      </w:r>
      <w:r w:rsidR="00A01E93">
        <w:rPr>
          <w:rFonts w:ascii="Times New Roman" w:hAnsi="Times New Roman" w:cs="Times New Roman"/>
        </w:rPr>
        <w:t>event type</w:t>
      </w:r>
      <w:r w:rsidR="00A01E93" w:rsidRPr="000B6E97">
        <w:rPr>
          <w:rFonts w:ascii="Times New Roman" w:hAnsi="Times New Roman" w:cs="Times New Roman"/>
        </w:rPr>
        <w:t xml:space="preserve"> </w:t>
      </w:r>
      <w:r w:rsidR="00A01E93">
        <w:rPr>
          <w:rFonts w:ascii="Times New Roman" w:hAnsi="Times New Roman" w:cs="Times New Roman"/>
        </w:rPr>
        <w:t>was</w:t>
      </w:r>
      <w:r w:rsidR="00A01E93" w:rsidRPr="000B6E97">
        <w:rPr>
          <w:rFonts w:ascii="Times New Roman" w:hAnsi="Times New Roman" w:cs="Times New Roman"/>
        </w:rPr>
        <w:t xml:space="preserve"> positive and significant</w:t>
      </w:r>
      <w:r w:rsidR="00A01E93">
        <w:rPr>
          <w:rFonts w:ascii="Times New Roman" w:hAnsi="Times New Roman" w:cs="Times New Roman"/>
        </w:rPr>
        <w:t xml:space="preserve"> </w:t>
      </w:r>
      <w:r w:rsidR="00A01E93" w:rsidRPr="000B6E97">
        <w:rPr>
          <w:rFonts w:ascii="Times New Roman" w:hAnsi="Times New Roman" w:cs="Times New Roman"/>
        </w:rPr>
        <w:t>(</w:t>
      </w:r>
      <w:r w:rsidR="00A01E93" w:rsidRPr="000B6E97">
        <w:rPr>
          <w:rFonts w:ascii="Times New Roman" w:hAnsi="Times New Roman" w:cs="Times New Roman"/>
          <w:i/>
        </w:rPr>
        <w:t>B</w:t>
      </w:r>
      <w:r w:rsidR="00A01E93" w:rsidRPr="000B6E97">
        <w:rPr>
          <w:rFonts w:ascii="Times New Roman" w:hAnsi="Times New Roman" w:cs="Times New Roman"/>
        </w:rPr>
        <w:t xml:space="preserve"> = </w:t>
      </w:r>
      <w:r w:rsidR="00D43F30">
        <w:rPr>
          <w:rFonts w:ascii="Times New Roman" w:hAnsi="Times New Roman" w:cs="Times New Roman"/>
        </w:rPr>
        <w:t>3.511</w:t>
      </w:r>
      <w:r w:rsidR="00A01E93" w:rsidRPr="000B6E97">
        <w:rPr>
          <w:rFonts w:ascii="Times New Roman" w:hAnsi="Times New Roman" w:cs="Times New Roman"/>
        </w:rPr>
        <w:t xml:space="preserve">, </w:t>
      </w:r>
      <w:r w:rsidR="00A01E93" w:rsidRPr="000B6E97">
        <w:rPr>
          <w:rFonts w:ascii="Times New Roman" w:hAnsi="Times New Roman" w:cs="Times New Roman"/>
          <w:i/>
        </w:rPr>
        <w:t>p</w:t>
      </w:r>
      <w:r w:rsidR="008D0985">
        <w:rPr>
          <w:rFonts w:ascii="Times New Roman" w:hAnsi="Times New Roman" w:cs="Times New Roman"/>
        </w:rPr>
        <w:t xml:space="preserve"> &lt; .001</w:t>
      </w:r>
      <w:r w:rsidR="00A01E93" w:rsidRPr="000B6E97">
        <w:rPr>
          <w:rFonts w:ascii="Times New Roman" w:hAnsi="Times New Roman" w:cs="Times New Roman"/>
        </w:rPr>
        <w:t>)</w:t>
      </w:r>
      <w:r w:rsidR="00A01E93">
        <w:rPr>
          <w:rFonts w:ascii="Times New Roman" w:hAnsi="Times New Roman" w:cs="Times New Roman"/>
        </w:rPr>
        <w:t xml:space="preserve">, indicating that participants tended to choose confidence statements to express uncertainty related to themselves (and probability statements to express uncertainty related to the world). </w:t>
      </w:r>
      <w:r w:rsidR="006B5BE2">
        <w:rPr>
          <w:rFonts w:ascii="Times New Roman" w:hAnsi="Times New Roman" w:cs="Times New Roman"/>
        </w:rPr>
        <w:t>More to the point of the present study, p</w:t>
      </w:r>
      <w:r w:rsidR="00537B61">
        <w:rPr>
          <w:rFonts w:ascii="Times New Roman" w:hAnsi="Times New Roman" w:cs="Times New Roman"/>
        </w:rPr>
        <w:t xml:space="preserve">articipants with higher </w:t>
      </w:r>
      <w:r w:rsidR="008D0985">
        <w:rPr>
          <w:rFonts w:ascii="Times New Roman" w:hAnsi="Times New Roman" w:cs="Times New Roman"/>
        </w:rPr>
        <w:t>LOC scores</w:t>
      </w:r>
      <w:r w:rsidR="00537B61">
        <w:rPr>
          <w:rFonts w:ascii="Times New Roman" w:hAnsi="Times New Roman" w:cs="Times New Roman"/>
        </w:rPr>
        <w:t xml:space="preserve">, who </w:t>
      </w:r>
      <w:r w:rsidR="006B5BE2">
        <w:rPr>
          <w:rFonts w:ascii="Times New Roman" w:hAnsi="Times New Roman" w:cs="Times New Roman"/>
        </w:rPr>
        <w:t>expressed more consistent feelings of</w:t>
      </w:r>
      <w:r w:rsidR="00537B61">
        <w:rPr>
          <w:rFonts w:ascii="Times New Roman" w:hAnsi="Times New Roman" w:cs="Times New Roman"/>
        </w:rPr>
        <w:t xml:space="preserve"> internal </w:t>
      </w:r>
      <w:r w:rsidR="006B5BE2">
        <w:rPr>
          <w:rFonts w:ascii="Times New Roman" w:hAnsi="Times New Roman" w:cs="Times New Roman"/>
        </w:rPr>
        <w:t>control</w:t>
      </w:r>
      <w:r w:rsidR="00537B61">
        <w:rPr>
          <w:rFonts w:ascii="Times New Roman" w:hAnsi="Times New Roman" w:cs="Times New Roman"/>
        </w:rPr>
        <w:t>, chose</w:t>
      </w:r>
      <w:r w:rsidR="008D0985">
        <w:rPr>
          <w:rFonts w:ascii="Times New Roman" w:hAnsi="Times New Roman" w:cs="Times New Roman"/>
        </w:rPr>
        <w:t xml:space="preserve"> confidence statements over likelihood statements </w:t>
      </w:r>
      <w:r w:rsidR="00537B61">
        <w:rPr>
          <w:rFonts w:ascii="Times New Roman" w:hAnsi="Times New Roman" w:cs="Times New Roman"/>
        </w:rPr>
        <w:t xml:space="preserve">more frequently </w:t>
      </w:r>
      <w:r w:rsidR="008D0985" w:rsidRPr="000B6E97">
        <w:rPr>
          <w:rFonts w:ascii="Times New Roman" w:hAnsi="Times New Roman" w:cs="Times New Roman"/>
        </w:rPr>
        <w:t>(</w:t>
      </w:r>
      <w:r w:rsidR="008D0985" w:rsidRPr="000B6E97">
        <w:rPr>
          <w:rFonts w:ascii="Times New Roman" w:hAnsi="Times New Roman" w:cs="Times New Roman"/>
          <w:i/>
        </w:rPr>
        <w:t>B</w:t>
      </w:r>
      <w:r w:rsidR="008D0985" w:rsidRPr="000B6E97">
        <w:rPr>
          <w:rFonts w:ascii="Times New Roman" w:hAnsi="Times New Roman" w:cs="Times New Roman"/>
        </w:rPr>
        <w:t xml:space="preserve"> = </w:t>
      </w:r>
      <w:r w:rsidR="00537B61">
        <w:rPr>
          <w:rFonts w:ascii="Times New Roman" w:hAnsi="Times New Roman" w:cs="Times New Roman"/>
        </w:rPr>
        <w:t>.1</w:t>
      </w:r>
      <w:r w:rsidR="00D43F30">
        <w:rPr>
          <w:rFonts w:ascii="Times New Roman" w:hAnsi="Times New Roman" w:cs="Times New Roman"/>
        </w:rPr>
        <w:t>15</w:t>
      </w:r>
      <w:r w:rsidR="008D0985" w:rsidRPr="000B6E97">
        <w:rPr>
          <w:rFonts w:ascii="Times New Roman" w:hAnsi="Times New Roman" w:cs="Times New Roman"/>
        </w:rPr>
        <w:t xml:space="preserve">, </w:t>
      </w:r>
      <w:r w:rsidR="008D0985" w:rsidRPr="000B6E97">
        <w:rPr>
          <w:rFonts w:ascii="Times New Roman" w:hAnsi="Times New Roman" w:cs="Times New Roman"/>
          <w:i/>
        </w:rPr>
        <w:t>p</w:t>
      </w:r>
      <w:r w:rsidR="00537B61">
        <w:rPr>
          <w:rFonts w:ascii="Times New Roman" w:hAnsi="Times New Roman" w:cs="Times New Roman"/>
        </w:rPr>
        <w:t xml:space="preserve"> &lt;</w:t>
      </w:r>
      <w:r w:rsidR="008D0985">
        <w:rPr>
          <w:rFonts w:ascii="Times New Roman" w:hAnsi="Times New Roman" w:cs="Times New Roman"/>
        </w:rPr>
        <w:t xml:space="preserve"> .</w:t>
      </w:r>
      <w:r w:rsidR="00537B61">
        <w:rPr>
          <w:rFonts w:ascii="Times New Roman" w:hAnsi="Times New Roman" w:cs="Times New Roman"/>
        </w:rPr>
        <w:t>050</w:t>
      </w:r>
      <w:r w:rsidR="008D0985" w:rsidRPr="000B6E97">
        <w:rPr>
          <w:rFonts w:ascii="Times New Roman" w:hAnsi="Times New Roman" w:cs="Times New Roman"/>
        </w:rPr>
        <w:t>)</w:t>
      </w:r>
      <w:r w:rsidR="008D0985">
        <w:rPr>
          <w:rFonts w:ascii="Times New Roman" w:hAnsi="Times New Roman" w:cs="Times New Roman"/>
        </w:rPr>
        <w:t xml:space="preserve">. </w:t>
      </w:r>
      <w:r w:rsidR="006B5BE2">
        <w:rPr>
          <w:rFonts w:ascii="Times New Roman" w:hAnsi="Times New Roman" w:cs="Times New Roman"/>
        </w:rPr>
        <w:t>Also as predicted</w:t>
      </w:r>
      <w:r w:rsidR="008D0985">
        <w:rPr>
          <w:rFonts w:ascii="Times New Roman" w:hAnsi="Times New Roman" w:cs="Times New Roman"/>
        </w:rPr>
        <w:t xml:space="preserve">, there was a significant interaction between LOC and event type, such that participants </w:t>
      </w:r>
      <w:r w:rsidR="00ED377B">
        <w:rPr>
          <w:rFonts w:ascii="Times New Roman" w:hAnsi="Times New Roman" w:cs="Times New Roman"/>
        </w:rPr>
        <w:t xml:space="preserve">who </w:t>
      </w:r>
      <w:r w:rsidR="00A62FF5">
        <w:rPr>
          <w:rFonts w:ascii="Times New Roman" w:hAnsi="Times New Roman" w:cs="Times New Roman"/>
        </w:rPr>
        <w:t>exhibited</w:t>
      </w:r>
      <w:r w:rsidR="00537B61">
        <w:rPr>
          <w:rFonts w:ascii="Times New Roman" w:hAnsi="Times New Roman" w:cs="Times New Roman"/>
        </w:rPr>
        <w:t xml:space="preserve"> high </w:t>
      </w:r>
      <w:r w:rsidR="00ED377B">
        <w:rPr>
          <w:rFonts w:ascii="Times New Roman" w:hAnsi="Times New Roman" w:cs="Times New Roman"/>
        </w:rPr>
        <w:t xml:space="preserve">internal locus of control beliefs more frequently </w:t>
      </w:r>
      <w:r w:rsidR="008D0985">
        <w:rPr>
          <w:rFonts w:ascii="Times New Roman" w:hAnsi="Times New Roman" w:cs="Times New Roman"/>
        </w:rPr>
        <w:t>chose confidence statements</w:t>
      </w:r>
      <w:r w:rsidR="00ED377B">
        <w:rPr>
          <w:rFonts w:ascii="Times New Roman" w:hAnsi="Times New Roman" w:cs="Times New Roman"/>
        </w:rPr>
        <w:t xml:space="preserve">, </w:t>
      </w:r>
      <w:r w:rsidR="00A62FF5">
        <w:rPr>
          <w:rFonts w:ascii="Times New Roman" w:hAnsi="Times New Roman" w:cs="Times New Roman"/>
        </w:rPr>
        <w:t>and this tendency was stronger</w:t>
      </w:r>
      <w:r w:rsidR="00ED377B">
        <w:rPr>
          <w:rFonts w:ascii="Times New Roman" w:hAnsi="Times New Roman" w:cs="Times New Roman"/>
        </w:rPr>
        <w:t xml:space="preserve"> for self-related events </w:t>
      </w:r>
      <w:r w:rsidR="00A62FF5">
        <w:rPr>
          <w:rFonts w:ascii="Times New Roman" w:hAnsi="Times New Roman" w:cs="Times New Roman"/>
        </w:rPr>
        <w:t xml:space="preserve">than </w:t>
      </w:r>
      <w:r w:rsidR="00ED377B">
        <w:rPr>
          <w:rFonts w:ascii="Times New Roman" w:hAnsi="Times New Roman" w:cs="Times New Roman"/>
        </w:rPr>
        <w:t>for world-events (</w:t>
      </w:r>
      <w:r w:rsidR="00ED377B" w:rsidRPr="000B6E97">
        <w:rPr>
          <w:rFonts w:ascii="Times New Roman" w:hAnsi="Times New Roman" w:cs="Times New Roman"/>
          <w:i/>
        </w:rPr>
        <w:t>B</w:t>
      </w:r>
      <w:r w:rsidR="00ED377B" w:rsidRPr="000B6E97">
        <w:rPr>
          <w:rFonts w:ascii="Times New Roman" w:hAnsi="Times New Roman" w:cs="Times New Roman"/>
        </w:rPr>
        <w:t xml:space="preserve"> = </w:t>
      </w:r>
      <w:r w:rsidR="00ED377B">
        <w:rPr>
          <w:rFonts w:ascii="Times New Roman" w:hAnsi="Times New Roman" w:cs="Times New Roman"/>
        </w:rPr>
        <w:t>.1</w:t>
      </w:r>
      <w:r w:rsidR="00D43F30">
        <w:rPr>
          <w:rFonts w:ascii="Times New Roman" w:hAnsi="Times New Roman" w:cs="Times New Roman"/>
        </w:rPr>
        <w:t>70</w:t>
      </w:r>
      <w:r w:rsidR="00ED377B" w:rsidRPr="000B6E97">
        <w:rPr>
          <w:rFonts w:ascii="Times New Roman" w:hAnsi="Times New Roman" w:cs="Times New Roman"/>
        </w:rPr>
        <w:t xml:space="preserve">, </w:t>
      </w:r>
      <w:r w:rsidR="00ED377B" w:rsidRPr="000B6E97">
        <w:rPr>
          <w:rFonts w:ascii="Times New Roman" w:hAnsi="Times New Roman" w:cs="Times New Roman"/>
          <w:i/>
        </w:rPr>
        <w:t>p</w:t>
      </w:r>
      <w:r w:rsidR="00ED377B">
        <w:rPr>
          <w:rFonts w:ascii="Times New Roman" w:hAnsi="Times New Roman" w:cs="Times New Roman"/>
        </w:rPr>
        <w:t xml:space="preserve"> &lt; .0</w:t>
      </w:r>
      <w:r w:rsidR="00537B61">
        <w:rPr>
          <w:rFonts w:ascii="Times New Roman" w:hAnsi="Times New Roman" w:cs="Times New Roman"/>
        </w:rPr>
        <w:t>05</w:t>
      </w:r>
      <w:r w:rsidR="00ED377B" w:rsidRPr="000B6E97">
        <w:rPr>
          <w:rFonts w:ascii="Times New Roman" w:hAnsi="Times New Roman" w:cs="Times New Roman"/>
        </w:rPr>
        <w:t>)</w:t>
      </w:r>
      <w:r w:rsidR="00ED377B">
        <w:rPr>
          <w:rFonts w:ascii="Times New Roman" w:hAnsi="Times New Roman" w:cs="Times New Roman"/>
        </w:rPr>
        <w:t xml:space="preserve">. </w:t>
      </w:r>
    </w:p>
    <w:p w14:paraId="3B8A36C7" w14:textId="77777777" w:rsidR="005102B5" w:rsidRDefault="005102B5" w:rsidP="000B4F34">
      <w:pPr>
        <w:autoSpaceDE w:val="0"/>
        <w:autoSpaceDN w:val="0"/>
        <w:adjustRightInd w:val="0"/>
        <w:spacing w:line="480" w:lineRule="auto"/>
        <w:rPr>
          <w:rFonts w:ascii="Times New Roman" w:hAnsi="Times New Roman" w:cs="Times New Roman"/>
          <w:b/>
        </w:rPr>
      </w:pPr>
    </w:p>
    <w:p w14:paraId="427ED5E0" w14:textId="34102A67" w:rsidR="000710F2" w:rsidRDefault="005102B5" w:rsidP="00BA668C">
      <w:pPr>
        <w:autoSpaceDE w:val="0"/>
        <w:autoSpaceDN w:val="0"/>
        <w:adjustRightInd w:val="0"/>
        <w:spacing w:line="480" w:lineRule="auto"/>
        <w:rPr>
          <w:rFonts w:ascii="Times New Roman" w:hAnsi="Times New Roman" w:cs="Times New Roman"/>
        </w:rPr>
      </w:pPr>
      <w:r>
        <w:rPr>
          <w:rFonts w:ascii="Times New Roman" w:hAnsi="Times New Roman" w:cs="Times New Roman"/>
          <w:b/>
        </w:rPr>
        <w:lastRenderedPageBreak/>
        <w:t>Discussion</w:t>
      </w:r>
    </w:p>
    <w:p w14:paraId="5D2E5618" w14:textId="757191AA" w:rsidR="00BA668C" w:rsidRDefault="00BA668C" w:rsidP="000B4F34">
      <w:pPr>
        <w:tabs>
          <w:tab w:val="left" w:pos="3240"/>
        </w:tabs>
        <w:spacing w:line="480" w:lineRule="auto"/>
        <w:ind w:firstLine="720"/>
        <w:rPr>
          <w:rFonts w:ascii="Times New Roman" w:hAnsi="Times New Roman" w:cs="Times New Roman"/>
        </w:rPr>
      </w:pPr>
      <w:r>
        <w:rPr>
          <w:rFonts w:ascii="Times New Roman" w:hAnsi="Times New Roman" w:cs="Times New Roman"/>
        </w:rPr>
        <w:t xml:space="preserve">The results of Studies 2A and 2B suggest that speakers </w:t>
      </w:r>
      <w:r w:rsidR="006B5BE2">
        <w:rPr>
          <w:rFonts w:ascii="Times New Roman" w:hAnsi="Times New Roman" w:cs="Times New Roman"/>
        </w:rPr>
        <w:t xml:space="preserve">tend to favor </w:t>
      </w:r>
      <w:r>
        <w:rPr>
          <w:rFonts w:ascii="Times New Roman" w:hAnsi="Times New Roman" w:cs="Times New Roman"/>
        </w:rPr>
        <w:t xml:space="preserve">confidence </w:t>
      </w:r>
      <w:r w:rsidR="006B5BE2">
        <w:rPr>
          <w:rFonts w:ascii="Times New Roman" w:hAnsi="Times New Roman" w:cs="Times New Roman"/>
        </w:rPr>
        <w:t>statements over</w:t>
      </w:r>
      <w:r>
        <w:rPr>
          <w:rFonts w:ascii="Times New Roman" w:hAnsi="Times New Roman" w:cs="Times New Roman"/>
        </w:rPr>
        <w:t xml:space="preserve"> likelihood </w:t>
      </w:r>
      <w:r w:rsidR="006B5BE2">
        <w:rPr>
          <w:rFonts w:ascii="Times New Roman" w:hAnsi="Times New Roman" w:cs="Times New Roman"/>
        </w:rPr>
        <w:t>statements</w:t>
      </w:r>
      <w:r w:rsidR="00E336D6">
        <w:rPr>
          <w:rFonts w:ascii="Times New Roman" w:hAnsi="Times New Roman" w:cs="Times New Roman"/>
        </w:rPr>
        <w:t xml:space="preserve"> when</w:t>
      </w:r>
      <w:r w:rsidR="00A1091E">
        <w:rPr>
          <w:rFonts w:ascii="Times New Roman" w:hAnsi="Times New Roman" w:cs="Times New Roman"/>
        </w:rPr>
        <w:t xml:space="preserve"> </w:t>
      </w:r>
      <w:r>
        <w:rPr>
          <w:rFonts w:ascii="Times New Roman" w:hAnsi="Times New Roman" w:cs="Times New Roman"/>
        </w:rPr>
        <w:t>the</w:t>
      </w:r>
      <w:r w:rsidR="00E336D6">
        <w:rPr>
          <w:rFonts w:ascii="Times New Roman" w:hAnsi="Times New Roman" w:cs="Times New Roman"/>
        </w:rPr>
        <w:t>y</w:t>
      </w:r>
      <w:r>
        <w:rPr>
          <w:rFonts w:ascii="Times New Roman" w:hAnsi="Times New Roman" w:cs="Times New Roman"/>
        </w:rPr>
        <w:t xml:space="preserve"> </w:t>
      </w:r>
      <w:r w:rsidR="00E336D6">
        <w:rPr>
          <w:rFonts w:ascii="Times New Roman" w:hAnsi="Times New Roman" w:cs="Times New Roman"/>
        </w:rPr>
        <w:t xml:space="preserve">perceive </w:t>
      </w:r>
      <w:r>
        <w:rPr>
          <w:rFonts w:ascii="Times New Roman" w:hAnsi="Times New Roman" w:cs="Times New Roman"/>
        </w:rPr>
        <w:t xml:space="preserve">uncertainty </w:t>
      </w:r>
      <w:r w:rsidR="006B5BE2">
        <w:rPr>
          <w:rFonts w:ascii="Times New Roman" w:hAnsi="Times New Roman" w:cs="Times New Roman"/>
        </w:rPr>
        <w:t xml:space="preserve">concerning the target event to be </w:t>
      </w:r>
      <w:r>
        <w:rPr>
          <w:rFonts w:ascii="Times New Roman" w:hAnsi="Times New Roman" w:cs="Times New Roman"/>
        </w:rPr>
        <w:t>more epistemic</w:t>
      </w:r>
      <w:r w:rsidR="006B5BE2">
        <w:rPr>
          <w:rFonts w:ascii="Times New Roman" w:hAnsi="Times New Roman" w:cs="Times New Roman"/>
        </w:rPr>
        <w:t xml:space="preserve"> (and less </w:t>
      </w:r>
      <w:proofErr w:type="spellStart"/>
      <w:r w:rsidR="006B5BE2">
        <w:rPr>
          <w:rFonts w:ascii="Times New Roman" w:hAnsi="Times New Roman" w:cs="Times New Roman"/>
        </w:rPr>
        <w:t>aleatory</w:t>
      </w:r>
      <w:proofErr w:type="spellEnd"/>
      <w:r w:rsidR="00A1091E">
        <w:rPr>
          <w:rFonts w:ascii="Times New Roman" w:hAnsi="Times New Roman" w:cs="Times New Roman"/>
        </w:rPr>
        <w:t>; as measured using the EARS</w:t>
      </w:r>
      <w:r w:rsidR="006B5BE2">
        <w:rPr>
          <w:rFonts w:ascii="Times New Roman" w:hAnsi="Times New Roman" w:cs="Times New Roman"/>
        </w:rPr>
        <w:t>)</w:t>
      </w:r>
      <w:r w:rsidR="00A1091E">
        <w:rPr>
          <w:rFonts w:ascii="Times New Roman" w:hAnsi="Times New Roman" w:cs="Times New Roman"/>
        </w:rPr>
        <w:t xml:space="preserve">, and </w:t>
      </w:r>
      <w:r>
        <w:rPr>
          <w:rFonts w:ascii="Times New Roman" w:hAnsi="Times New Roman" w:cs="Times New Roman"/>
        </w:rPr>
        <w:t>when the</w:t>
      </w:r>
      <w:r w:rsidR="00497AFF">
        <w:rPr>
          <w:rFonts w:ascii="Times New Roman" w:hAnsi="Times New Roman" w:cs="Times New Roman"/>
        </w:rPr>
        <w:t>y</w:t>
      </w:r>
      <w:r>
        <w:rPr>
          <w:rFonts w:ascii="Times New Roman" w:hAnsi="Times New Roman" w:cs="Times New Roman"/>
        </w:rPr>
        <w:t xml:space="preserve"> </w:t>
      </w:r>
      <w:r w:rsidR="00A1091E">
        <w:rPr>
          <w:rFonts w:ascii="Times New Roman" w:hAnsi="Times New Roman" w:cs="Times New Roman"/>
        </w:rPr>
        <w:t xml:space="preserve">report general beliefs </w:t>
      </w:r>
      <w:r w:rsidR="00A62FF5">
        <w:rPr>
          <w:rFonts w:ascii="Times New Roman" w:hAnsi="Times New Roman" w:cs="Times New Roman"/>
        </w:rPr>
        <w:t>that</w:t>
      </w:r>
      <w:r>
        <w:rPr>
          <w:rFonts w:ascii="Times New Roman" w:hAnsi="Times New Roman" w:cs="Times New Roman"/>
        </w:rPr>
        <w:t xml:space="preserve"> </w:t>
      </w:r>
      <w:r w:rsidR="006B5BE2">
        <w:rPr>
          <w:rFonts w:ascii="Times New Roman" w:hAnsi="Times New Roman" w:cs="Times New Roman"/>
        </w:rPr>
        <w:t xml:space="preserve">life </w:t>
      </w:r>
      <w:r>
        <w:rPr>
          <w:rFonts w:ascii="Times New Roman" w:hAnsi="Times New Roman" w:cs="Times New Roman"/>
        </w:rPr>
        <w:t xml:space="preserve">outcomes </w:t>
      </w:r>
      <w:r w:rsidR="006B5BE2">
        <w:rPr>
          <w:rFonts w:ascii="Times New Roman" w:hAnsi="Times New Roman" w:cs="Times New Roman"/>
        </w:rPr>
        <w:t>are more within</w:t>
      </w:r>
      <w:r>
        <w:rPr>
          <w:rFonts w:ascii="Times New Roman" w:hAnsi="Times New Roman" w:cs="Times New Roman"/>
        </w:rPr>
        <w:t xml:space="preserve"> their control (versus </w:t>
      </w:r>
      <w:r w:rsidR="00E336D6">
        <w:rPr>
          <w:rFonts w:ascii="Times New Roman" w:hAnsi="Times New Roman" w:cs="Times New Roman"/>
        </w:rPr>
        <w:t>outside of their control</w:t>
      </w:r>
      <w:r w:rsidR="00A1091E">
        <w:rPr>
          <w:rFonts w:ascii="Times New Roman" w:hAnsi="Times New Roman" w:cs="Times New Roman"/>
        </w:rPr>
        <w:t>; as measured by the LOC scale</w:t>
      </w:r>
      <w:r w:rsidR="00E336D6">
        <w:rPr>
          <w:rFonts w:ascii="Times New Roman" w:hAnsi="Times New Roman" w:cs="Times New Roman"/>
        </w:rPr>
        <w:t xml:space="preserve">). Together, these results illustrate that language </w:t>
      </w:r>
      <w:r w:rsidR="006B5BE2">
        <w:rPr>
          <w:rFonts w:ascii="Times New Roman" w:hAnsi="Times New Roman" w:cs="Times New Roman"/>
        </w:rPr>
        <w:t>used</w:t>
      </w:r>
      <w:r w:rsidR="00E336D6">
        <w:rPr>
          <w:rFonts w:ascii="Times New Roman" w:hAnsi="Times New Roman" w:cs="Times New Roman"/>
        </w:rPr>
        <w:t xml:space="preserve"> to express </w:t>
      </w:r>
      <w:r w:rsidR="00A62FF5">
        <w:rPr>
          <w:rFonts w:ascii="Times New Roman" w:hAnsi="Times New Roman" w:cs="Times New Roman"/>
        </w:rPr>
        <w:t xml:space="preserve">uncertain </w:t>
      </w:r>
      <w:r w:rsidR="00E336D6">
        <w:rPr>
          <w:rFonts w:ascii="Times New Roman" w:hAnsi="Times New Roman" w:cs="Times New Roman"/>
        </w:rPr>
        <w:t xml:space="preserve">beliefs </w:t>
      </w:r>
      <w:r w:rsidR="00A1091E">
        <w:rPr>
          <w:rFonts w:ascii="Times New Roman" w:hAnsi="Times New Roman" w:cs="Times New Roman"/>
        </w:rPr>
        <w:t>varies systematically with</w:t>
      </w:r>
      <w:r w:rsidR="00E336D6">
        <w:rPr>
          <w:rFonts w:ascii="Times New Roman" w:hAnsi="Times New Roman" w:cs="Times New Roman"/>
        </w:rPr>
        <w:t xml:space="preserve"> </w:t>
      </w:r>
      <w:r w:rsidR="00893A7A">
        <w:rPr>
          <w:rFonts w:ascii="Times New Roman" w:hAnsi="Times New Roman" w:cs="Times New Roman"/>
        </w:rPr>
        <w:t xml:space="preserve">both </w:t>
      </w:r>
      <w:r w:rsidR="00A62FF5">
        <w:rPr>
          <w:rFonts w:ascii="Times New Roman" w:hAnsi="Times New Roman" w:cs="Times New Roman"/>
        </w:rPr>
        <w:t xml:space="preserve">perceived </w:t>
      </w:r>
      <w:proofErr w:type="spellStart"/>
      <w:r w:rsidR="00A62FF5">
        <w:rPr>
          <w:rFonts w:ascii="Times New Roman" w:hAnsi="Times New Roman" w:cs="Times New Roman"/>
        </w:rPr>
        <w:t>epistemicness</w:t>
      </w:r>
      <w:proofErr w:type="spellEnd"/>
      <w:r w:rsidR="00A62FF5">
        <w:rPr>
          <w:rFonts w:ascii="Times New Roman" w:hAnsi="Times New Roman" w:cs="Times New Roman"/>
        </w:rPr>
        <w:t xml:space="preserve"> and </w:t>
      </w:r>
      <w:proofErr w:type="spellStart"/>
      <w:r w:rsidR="00A62FF5">
        <w:rPr>
          <w:rFonts w:ascii="Times New Roman" w:hAnsi="Times New Roman" w:cs="Times New Roman"/>
        </w:rPr>
        <w:t>aleatoriness</w:t>
      </w:r>
      <w:proofErr w:type="spellEnd"/>
      <w:r w:rsidR="00A62FF5">
        <w:rPr>
          <w:rFonts w:ascii="Times New Roman" w:hAnsi="Times New Roman" w:cs="Times New Roman"/>
        </w:rPr>
        <w:t xml:space="preserve"> of</w:t>
      </w:r>
      <w:r w:rsidR="00893A7A">
        <w:rPr>
          <w:rFonts w:ascii="Times New Roman" w:hAnsi="Times New Roman" w:cs="Times New Roman"/>
        </w:rPr>
        <w:t xml:space="preserve"> target events and stable individual differences in perceptions of ones ability to control—and therefore predict—target events</w:t>
      </w:r>
      <w:r w:rsidR="00E336D6">
        <w:rPr>
          <w:rFonts w:ascii="Times New Roman" w:hAnsi="Times New Roman" w:cs="Times New Roman"/>
        </w:rPr>
        <w:t xml:space="preserve">. </w:t>
      </w:r>
    </w:p>
    <w:p w14:paraId="6D39A808" w14:textId="77777777" w:rsidR="00BA668C" w:rsidRDefault="00BA668C" w:rsidP="000B4F34">
      <w:pPr>
        <w:tabs>
          <w:tab w:val="left" w:pos="3240"/>
        </w:tabs>
        <w:spacing w:line="480" w:lineRule="auto"/>
        <w:ind w:firstLine="720"/>
        <w:rPr>
          <w:rFonts w:ascii="Times New Roman" w:hAnsi="Times New Roman" w:cs="Times New Roman"/>
        </w:rPr>
      </w:pPr>
    </w:p>
    <w:p w14:paraId="1D861A12" w14:textId="2F7E276A" w:rsidR="00EF044B" w:rsidRDefault="00EF044B" w:rsidP="000B6221">
      <w:pPr>
        <w:tabs>
          <w:tab w:val="left" w:pos="3240"/>
        </w:tabs>
        <w:spacing w:line="480" w:lineRule="auto"/>
        <w:jc w:val="center"/>
        <w:rPr>
          <w:rFonts w:ascii="Times New Roman" w:hAnsi="Times New Roman" w:cs="Times New Roman"/>
          <w:b/>
        </w:rPr>
      </w:pPr>
      <w:r w:rsidRPr="000B6E97">
        <w:rPr>
          <w:rFonts w:ascii="Times New Roman" w:hAnsi="Times New Roman" w:cs="Times New Roman"/>
          <w:b/>
        </w:rPr>
        <w:t xml:space="preserve">STUDY </w:t>
      </w:r>
      <w:r w:rsidR="00680F1E">
        <w:rPr>
          <w:rFonts w:ascii="Times New Roman" w:hAnsi="Times New Roman" w:cs="Times New Roman"/>
          <w:b/>
        </w:rPr>
        <w:t>3</w:t>
      </w:r>
      <w:r w:rsidRPr="000B6E97">
        <w:rPr>
          <w:rFonts w:ascii="Times New Roman" w:hAnsi="Times New Roman" w:cs="Times New Roman"/>
          <w:b/>
        </w:rPr>
        <w:t xml:space="preserve">: </w:t>
      </w:r>
      <w:r w:rsidR="00724B87">
        <w:rPr>
          <w:rFonts w:ascii="Times New Roman" w:hAnsi="Times New Roman" w:cs="Times New Roman"/>
          <w:b/>
        </w:rPr>
        <w:t xml:space="preserve">LISTENER INFERENCES FROM </w:t>
      </w:r>
      <w:r w:rsidR="002A3AA5">
        <w:rPr>
          <w:rFonts w:ascii="Times New Roman" w:hAnsi="Times New Roman" w:cs="Times New Roman"/>
          <w:b/>
        </w:rPr>
        <w:t xml:space="preserve">SPEAKER </w:t>
      </w:r>
      <w:r w:rsidR="00724B87">
        <w:rPr>
          <w:rFonts w:ascii="Times New Roman" w:hAnsi="Times New Roman" w:cs="Times New Roman"/>
          <w:b/>
        </w:rPr>
        <w:t>EXPRESSIONS OF UNCERTAINTY</w:t>
      </w:r>
    </w:p>
    <w:p w14:paraId="4A387349" w14:textId="77777777" w:rsidR="00A1091E" w:rsidRPr="000B6E97" w:rsidRDefault="00A1091E" w:rsidP="000B6221">
      <w:pPr>
        <w:tabs>
          <w:tab w:val="left" w:pos="3240"/>
        </w:tabs>
        <w:spacing w:line="480" w:lineRule="auto"/>
        <w:jc w:val="center"/>
        <w:rPr>
          <w:rFonts w:ascii="Times New Roman" w:hAnsi="Times New Roman" w:cs="Times New Roman"/>
          <w:b/>
        </w:rPr>
      </w:pPr>
    </w:p>
    <w:p w14:paraId="3CA2DB89" w14:textId="5C828B10" w:rsidR="00EF044B" w:rsidRDefault="00D3514A" w:rsidP="000B6221">
      <w:pPr>
        <w:tabs>
          <w:tab w:val="left" w:pos="720"/>
          <w:tab w:val="left" w:pos="3240"/>
        </w:tabs>
        <w:spacing w:line="480" w:lineRule="auto"/>
        <w:rPr>
          <w:rFonts w:ascii="Times New Roman" w:hAnsi="Times New Roman" w:cs="Times New Roman"/>
        </w:rPr>
      </w:pPr>
      <w:r>
        <w:rPr>
          <w:rFonts w:ascii="Times New Roman" w:hAnsi="Times New Roman" w:cs="Times New Roman"/>
        </w:rPr>
        <w:tab/>
      </w:r>
      <w:r w:rsidR="00893A7A">
        <w:rPr>
          <w:rFonts w:ascii="Times New Roman" w:hAnsi="Times New Roman" w:cs="Times New Roman"/>
        </w:rPr>
        <w:t xml:space="preserve">Our </w:t>
      </w:r>
      <w:r w:rsidR="00962736">
        <w:rPr>
          <w:rFonts w:ascii="Times New Roman" w:hAnsi="Times New Roman" w:cs="Times New Roman"/>
        </w:rPr>
        <w:t>first t</w:t>
      </w:r>
      <w:r w:rsidR="0028384E">
        <w:rPr>
          <w:rFonts w:ascii="Times New Roman" w:hAnsi="Times New Roman" w:cs="Times New Roman"/>
        </w:rPr>
        <w:t>wo</w:t>
      </w:r>
      <w:r w:rsidR="00962736">
        <w:rPr>
          <w:rFonts w:ascii="Times New Roman" w:hAnsi="Times New Roman" w:cs="Times New Roman"/>
        </w:rPr>
        <w:t xml:space="preserve"> studies </w:t>
      </w:r>
      <w:r>
        <w:rPr>
          <w:rFonts w:ascii="Times New Roman" w:hAnsi="Times New Roman" w:cs="Times New Roman"/>
        </w:rPr>
        <w:t xml:space="preserve">provide </w:t>
      </w:r>
      <w:r w:rsidR="000E674E">
        <w:rPr>
          <w:rFonts w:ascii="Times New Roman" w:hAnsi="Times New Roman" w:cs="Times New Roman"/>
        </w:rPr>
        <w:t xml:space="preserve">compelling </w:t>
      </w:r>
      <w:r>
        <w:rPr>
          <w:rFonts w:ascii="Times New Roman" w:hAnsi="Times New Roman" w:cs="Times New Roman"/>
        </w:rPr>
        <w:t xml:space="preserve">evidence </w:t>
      </w:r>
      <w:r w:rsidR="000E674E">
        <w:rPr>
          <w:rFonts w:ascii="Times New Roman" w:hAnsi="Times New Roman" w:cs="Times New Roman"/>
        </w:rPr>
        <w:t>of an</w:t>
      </w:r>
      <w:r>
        <w:rPr>
          <w:rFonts w:ascii="Times New Roman" w:hAnsi="Times New Roman" w:cs="Times New Roman"/>
        </w:rPr>
        <w:t xml:space="preserve"> </w:t>
      </w:r>
      <w:r w:rsidR="00962736" w:rsidRPr="00FC32CF">
        <w:rPr>
          <w:rFonts w:ascii="Times New Roman" w:hAnsi="Times New Roman" w:cs="Times New Roman"/>
        </w:rPr>
        <w:t xml:space="preserve">association between </w:t>
      </w:r>
      <w:r w:rsidR="000E674E">
        <w:rPr>
          <w:rFonts w:ascii="Times New Roman" w:hAnsi="Times New Roman" w:cs="Times New Roman"/>
        </w:rPr>
        <w:t xml:space="preserve">confidence (likelihood) language and perception of uncertainty as </w:t>
      </w:r>
      <w:r w:rsidR="00893A7A">
        <w:rPr>
          <w:rFonts w:ascii="Times New Roman" w:hAnsi="Times New Roman" w:cs="Times New Roman"/>
        </w:rPr>
        <w:t xml:space="preserve">relatively </w:t>
      </w:r>
      <w:r w:rsidR="000E674E">
        <w:rPr>
          <w:rFonts w:ascii="Times New Roman" w:hAnsi="Times New Roman" w:cs="Times New Roman"/>
        </w:rPr>
        <w:t>epistemic (</w:t>
      </w:r>
      <w:proofErr w:type="spellStart"/>
      <w:r w:rsidR="000E674E">
        <w:rPr>
          <w:rFonts w:ascii="Times New Roman" w:hAnsi="Times New Roman" w:cs="Times New Roman"/>
        </w:rPr>
        <w:t>aleatory</w:t>
      </w:r>
      <w:proofErr w:type="spellEnd"/>
      <w:r w:rsidR="000E674E">
        <w:rPr>
          <w:rFonts w:ascii="Times New Roman" w:hAnsi="Times New Roman" w:cs="Times New Roman"/>
        </w:rPr>
        <w:t>)</w:t>
      </w:r>
      <w:r>
        <w:rPr>
          <w:rFonts w:ascii="Times New Roman" w:hAnsi="Times New Roman" w:cs="Times New Roman"/>
        </w:rPr>
        <w:t xml:space="preserve">. If this association is </w:t>
      </w:r>
      <w:r w:rsidR="00471D43">
        <w:rPr>
          <w:rFonts w:ascii="Times New Roman" w:hAnsi="Times New Roman" w:cs="Times New Roman"/>
        </w:rPr>
        <w:t>explicit</w:t>
      </w:r>
      <w:r>
        <w:rPr>
          <w:rFonts w:ascii="Times New Roman" w:hAnsi="Times New Roman" w:cs="Times New Roman"/>
        </w:rPr>
        <w:t xml:space="preserve">, and if </w:t>
      </w:r>
      <w:commentRangeStart w:id="42"/>
      <w:ins w:id="43" w:author="DW" w:date="2015-02-12T16:00:00Z">
        <w:r w:rsidR="002869A6">
          <w:rPr>
            <w:rFonts w:ascii="Times New Roman" w:hAnsi="Times New Roman" w:cs="Times New Roman"/>
          </w:rPr>
          <w:t>it</w:t>
        </w:r>
      </w:ins>
      <w:commentRangeEnd w:id="42"/>
      <w:ins w:id="44" w:author="DW" w:date="2015-02-12T16:01:00Z">
        <w:r w:rsidR="002869A6">
          <w:rPr>
            <w:rStyle w:val="CommentReference"/>
          </w:rPr>
          <w:commentReference w:id="42"/>
        </w:r>
      </w:ins>
      <w:ins w:id="45" w:author="DW" w:date="2015-02-12T16:00:00Z">
        <w:r w:rsidR="002869A6">
          <w:rPr>
            <w:rFonts w:ascii="Times New Roman" w:hAnsi="Times New Roman" w:cs="Times New Roman"/>
          </w:rPr>
          <w:t xml:space="preserve"> </w:t>
        </w:r>
      </w:ins>
      <w:r>
        <w:rPr>
          <w:rFonts w:ascii="Times New Roman" w:hAnsi="Times New Roman" w:cs="Times New Roman"/>
        </w:rPr>
        <w:t xml:space="preserve">exists in the minds of </w:t>
      </w:r>
      <w:r w:rsidR="00201D75">
        <w:rPr>
          <w:rFonts w:ascii="Times New Roman" w:hAnsi="Times New Roman" w:cs="Times New Roman"/>
        </w:rPr>
        <w:t xml:space="preserve">not only </w:t>
      </w:r>
      <w:r>
        <w:rPr>
          <w:rFonts w:ascii="Times New Roman" w:hAnsi="Times New Roman" w:cs="Times New Roman"/>
        </w:rPr>
        <w:t xml:space="preserve">speakers </w:t>
      </w:r>
      <w:r w:rsidR="00201D75">
        <w:rPr>
          <w:rFonts w:ascii="Times New Roman" w:hAnsi="Times New Roman" w:cs="Times New Roman"/>
        </w:rPr>
        <w:t xml:space="preserve">but also </w:t>
      </w:r>
      <w:r>
        <w:rPr>
          <w:rFonts w:ascii="Times New Roman" w:hAnsi="Times New Roman" w:cs="Times New Roman"/>
        </w:rPr>
        <w:t xml:space="preserve">listeners, </w:t>
      </w:r>
      <w:r w:rsidR="00201D75">
        <w:rPr>
          <w:rFonts w:ascii="Times New Roman" w:hAnsi="Times New Roman" w:cs="Times New Roman"/>
        </w:rPr>
        <w:t xml:space="preserve">then we would expect listeners to make </w:t>
      </w:r>
      <w:r w:rsidR="00471D43">
        <w:rPr>
          <w:rFonts w:ascii="Times New Roman" w:hAnsi="Times New Roman" w:cs="Times New Roman"/>
        </w:rPr>
        <w:t xml:space="preserve">distinct </w:t>
      </w:r>
      <w:r w:rsidR="00201D75">
        <w:rPr>
          <w:rFonts w:ascii="Times New Roman" w:hAnsi="Times New Roman" w:cs="Times New Roman"/>
        </w:rPr>
        <w:t>inferences concerning the source of a speaker’s uncertainty</w:t>
      </w:r>
      <w:r w:rsidR="0046067C">
        <w:rPr>
          <w:rFonts w:ascii="Times New Roman" w:hAnsi="Times New Roman" w:cs="Times New Roman"/>
        </w:rPr>
        <w:t>,</w:t>
      </w:r>
      <w:r w:rsidR="00962736" w:rsidRPr="00FC32CF">
        <w:rPr>
          <w:rFonts w:ascii="Times New Roman" w:hAnsi="Times New Roman" w:cs="Times New Roman"/>
        </w:rPr>
        <w:t xml:space="preserve"> </w:t>
      </w:r>
      <w:r w:rsidR="00201D75">
        <w:rPr>
          <w:rFonts w:ascii="Times New Roman" w:hAnsi="Times New Roman" w:cs="Times New Roman"/>
        </w:rPr>
        <w:t xml:space="preserve">depending on </w:t>
      </w:r>
      <w:r w:rsidR="00793E81">
        <w:rPr>
          <w:rFonts w:ascii="Times New Roman" w:hAnsi="Times New Roman" w:cs="Times New Roman"/>
        </w:rPr>
        <w:t>which kind of expression the speaker uses</w:t>
      </w:r>
      <w:r>
        <w:rPr>
          <w:rFonts w:ascii="Times New Roman" w:hAnsi="Times New Roman" w:cs="Times New Roman"/>
        </w:rPr>
        <w:t xml:space="preserve">. In Study </w:t>
      </w:r>
      <w:r w:rsidR="001C44EE">
        <w:rPr>
          <w:rFonts w:ascii="Times New Roman" w:hAnsi="Times New Roman" w:cs="Times New Roman"/>
        </w:rPr>
        <w:t>3</w:t>
      </w:r>
      <w:r>
        <w:rPr>
          <w:rFonts w:ascii="Times New Roman" w:hAnsi="Times New Roman" w:cs="Times New Roman"/>
        </w:rPr>
        <w:t xml:space="preserve">, we test this </w:t>
      </w:r>
      <w:r w:rsidR="0046067C">
        <w:rPr>
          <w:rFonts w:ascii="Times New Roman" w:hAnsi="Times New Roman" w:cs="Times New Roman"/>
        </w:rPr>
        <w:t xml:space="preserve">notion </w:t>
      </w:r>
      <w:r>
        <w:rPr>
          <w:rFonts w:ascii="Times New Roman" w:hAnsi="Times New Roman" w:cs="Times New Roman"/>
        </w:rPr>
        <w:t xml:space="preserve">by providing listeners with </w:t>
      </w:r>
      <w:r w:rsidR="00201D75">
        <w:rPr>
          <w:rFonts w:ascii="Times New Roman" w:hAnsi="Times New Roman" w:cs="Times New Roman"/>
        </w:rPr>
        <w:t xml:space="preserve">uncertainty </w:t>
      </w:r>
      <w:r>
        <w:rPr>
          <w:rFonts w:ascii="Times New Roman" w:hAnsi="Times New Roman" w:cs="Times New Roman"/>
        </w:rPr>
        <w:t>statements</w:t>
      </w:r>
      <w:r w:rsidR="00201D75">
        <w:rPr>
          <w:rFonts w:ascii="Times New Roman" w:hAnsi="Times New Roman" w:cs="Times New Roman"/>
        </w:rPr>
        <w:t xml:space="preserve"> in two different formats</w:t>
      </w:r>
      <w:r>
        <w:rPr>
          <w:rFonts w:ascii="Times New Roman" w:hAnsi="Times New Roman" w:cs="Times New Roman"/>
        </w:rPr>
        <w:t xml:space="preserve"> and </w:t>
      </w:r>
      <w:r w:rsidR="00201D75">
        <w:rPr>
          <w:rFonts w:ascii="Times New Roman" w:hAnsi="Times New Roman" w:cs="Times New Roman"/>
        </w:rPr>
        <w:t xml:space="preserve">then </w:t>
      </w:r>
      <w:r>
        <w:rPr>
          <w:rFonts w:ascii="Times New Roman" w:hAnsi="Times New Roman" w:cs="Times New Roman"/>
        </w:rPr>
        <w:t xml:space="preserve">asking them </w:t>
      </w:r>
      <w:r w:rsidR="00201D75">
        <w:rPr>
          <w:rFonts w:ascii="Times New Roman" w:hAnsi="Times New Roman" w:cs="Times New Roman"/>
        </w:rPr>
        <w:t xml:space="preserve">to </w:t>
      </w:r>
      <w:r w:rsidR="00471D43">
        <w:rPr>
          <w:rFonts w:ascii="Times New Roman" w:hAnsi="Times New Roman" w:cs="Times New Roman"/>
        </w:rPr>
        <w:t xml:space="preserve">match one or two </w:t>
      </w:r>
      <w:r w:rsidR="00D45747">
        <w:rPr>
          <w:rFonts w:ascii="Times New Roman" w:hAnsi="Times New Roman" w:cs="Times New Roman"/>
        </w:rPr>
        <w:t xml:space="preserve">rationale(s) to the uncertainty statement(s) </w:t>
      </w:r>
      <w:r w:rsidR="0046067C">
        <w:rPr>
          <w:rFonts w:ascii="Times New Roman" w:hAnsi="Times New Roman" w:cs="Times New Roman"/>
        </w:rPr>
        <w:t>that each fits best.</w:t>
      </w:r>
    </w:p>
    <w:p w14:paraId="1D22D011" w14:textId="77777777" w:rsidR="00962736" w:rsidRDefault="00962736" w:rsidP="000B6221">
      <w:pPr>
        <w:tabs>
          <w:tab w:val="left" w:pos="3240"/>
        </w:tabs>
        <w:spacing w:line="480" w:lineRule="auto"/>
        <w:rPr>
          <w:rFonts w:ascii="Times New Roman" w:hAnsi="Times New Roman" w:cs="Times New Roman"/>
        </w:rPr>
      </w:pPr>
    </w:p>
    <w:p w14:paraId="4ECCFD0C" w14:textId="77777777" w:rsidR="00EF044B" w:rsidRPr="00022BE2" w:rsidRDefault="00EF044B" w:rsidP="000B6221">
      <w:pPr>
        <w:tabs>
          <w:tab w:val="left" w:pos="3240"/>
        </w:tabs>
        <w:spacing w:line="480" w:lineRule="auto"/>
        <w:rPr>
          <w:rFonts w:ascii="Times New Roman" w:hAnsi="Times New Roman" w:cs="Times New Roman"/>
          <w:b/>
        </w:rPr>
      </w:pPr>
      <w:r w:rsidRPr="00022BE2">
        <w:rPr>
          <w:rFonts w:ascii="Times New Roman" w:hAnsi="Times New Roman" w:cs="Times New Roman"/>
          <w:b/>
        </w:rPr>
        <w:t>Method</w:t>
      </w:r>
    </w:p>
    <w:p w14:paraId="29148CE1" w14:textId="7C44B46B" w:rsidR="00EF044B" w:rsidRPr="000B6E97" w:rsidRDefault="004C15E9" w:rsidP="000B6221">
      <w:pPr>
        <w:tabs>
          <w:tab w:val="left" w:pos="3240"/>
        </w:tabs>
        <w:spacing w:line="480" w:lineRule="auto"/>
        <w:ind w:firstLine="720"/>
        <w:rPr>
          <w:rFonts w:ascii="Times New Roman" w:hAnsi="Times New Roman" w:cs="Times New Roman"/>
        </w:rPr>
      </w:pPr>
      <w:r>
        <w:rPr>
          <w:rFonts w:ascii="Times New Roman" w:hAnsi="Times New Roman" w:cs="Times New Roman"/>
        </w:rPr>
        <w:lastRenderedPageBreak/>
        <w:t xml:space="preserve">We recruited 128 </w:t>
      </w:r>
      <w:r w:rsidR="00EF044B" w:rsidRPr="000B6E97">
        <w:rPr>
          <w:rFonts w:ascii="Times New Roman" w:hAnsi="Times New Roman" w:cs="Times New Roman"/>
        </w:rPr>
        <w:t xml:space="preserve">undergraduate students </w:t>
      </w:r>
      <w:r w:rsidR="00F967BE">
        <w:rPr>
          <w:rFonts w:ascii="Times New Roman" w:hAnsi="Times New Roman" w:cs="Times New Roman"/>
        </w:rPr>
        <w:t xml:space="preserve">at USC </w:t>
      </w:r>
      <w:r>
        <w:rPr>
          <w:rFonts w:ascii="Times New Roman" w:hAnsi="Times New Roman" w:cs="Times New Roman"/>
        </w:rPr>
        <w:t xml:space="preserve">to participate in a study </w:t>
      </w:r>
      <w:r w:rsidR="00EF044B" w:rsidRPr="000B6E97">
        <w:rPr>
          <w:rFonts w:ascii="Times New Roman" w:hAnsi="Times New Roman" w:cs="Times New Roman"/>
        </w:rPr>
        <w:t xml:space="preserve">in exchange for course credit. Participants were presented with 10 pairs of statements. For each statement pair, one speaker communicated </w:t>
      </w:r>
      <w:r w:rsidR="00D45747">
        <w:rPr>
          <w:rFonts w:ascii="Times New Roman" w:hAnsi="Times New Roman" w:cs="Times New Roman"/>
        </w:rPr>
        <w:t>a probabilistic</w:t>
      </w:r>
      <w:r w:rsidR="00EF044B" w:rsidRPr="000B6E97">
        <w:rPr>
          <w:rFonts w:ascii="Times New Roman" w:hAnsi="Times New Roman" w:cs="Times New Roman"/>
        </w:rPr>
        <w:t xml:space="preserve"> judgment about an event </w:t>
      </w:r>
      <w:r w:rsidR="00D3514A">
        <w:rPr>
          <w:rFonts w:ascii="Times New Roman" w:hAnsi="Times New Roman" w:cs="Times New Roman"/>
        </w:rPr>
        <w:t xml:space="preserve">using </w:t>
      </w:r>
      <w:r w:rsidR="001C44EE">
        <w:rPr>
          <w:rFonts w:ascii="Times New Roman" w:hAnsi="Times New Roman" w:cs="Times New Roman"/>
        </w:rPr>
        <w:t>a confidence</w:t>
      </w:r>
      <w:r w:rsidR="006773B0">
        <w:rPr>
          <w:rFonts w:ascii="Times New Roman" w:hAnsi="Times New Roman" w:cs="Times New Roman"/>
        </w:rPr>
        <w:t xml:space="preserve"> (% sure)</w:t>
      </w:r>
      <w:r w:rsidR="001C44EE">
        <w:rPr>
          <w:rFonts w:ascii="Times New Roman" w:hAnsi="Times New Roman" w:cs="Times New Roman"/>
        </w:rPr>
        <w:t xml:space="preserve"> statement</w:t>
      </w:r>
      <w:r w:rsidR="00EF044B" w:rsidRPr="000B6E97">
        <w:rPr>
          <w:rFonts w:ascii="Times New Roman" w:hAnsi="Times New Roman" w:cs="Times New Roman"/>
        </w:rPr>
        <w:t xml:space="preserve"> (e.g., Colin says: “I am 70% sure I’ll win the poker tournament”), and the other speaker communicated </w:t>
      </w:r>
      <w:r w:rsidR="00CE0413">
        <w:rPr>
          <w:rFonts w:ascii="Times New Roman" w:hAnsi="Times New Roman" w:cs="Times New Roman"/>
        </w:rPr>
        <w:t>his or her</w:t>
      </w:r>
      <w:r w:rsidR="00CE0413" w:rsidRPr="000B6E97">
        <w:rPr>
          <w:rFonts w:ascii="Times New Roman" w:hAnsi="Times New Roman" w:cs="Times New Roman"/>
        </w:rPr>
        <w:t xml:space="preserve"> </w:t>
      </w:r>
      <w:r w:rsidR="00EF044B" w:rsidRPr="000B6E97">
        <w:rPr>
          <w:rFonts w:ascii="Times New Roman" w:hAnsi="Times New Roman" w:cs="Times New Roman"/>
        </w:rPr>
        <w:t xml:space="preserve">judgment about the same event </w:t>
      </w:r>
      <w:r w:rsidR="00D3514A">
        <w:rPr>
          <w:rFonts w:ascii="Times New Roman" w:hAnsi="Times New Roman" w:cs="Times New Roman"/>
        </w:rPr>
        <w:t xml:space="preserve">using </w:t>
      </w:r>
      <w:r w:rsidR="001C44EE">
        <w:rPr>
          <w:rFonts w:ascii="Times New Roman" w:hAnsi="Times New Roman" w:cs="Times New Roman"/>
        </w:rPr>
        <w:t xml:space="preserve">a </w:t>
      </w:r>
      <w:r w:rsidR="00CE0413">
        <w:rPr>
          <w:rFonts w:ascii="Times New Roman" w:hAnsi="Times New Roman" w:cs="Times New Roman"/>
        </w:rPr>
        <w:t xml:space="preserve">likelihood </w:t>
      </w:r>
      <w:r w:rsidR="006773B0">
        <w:rPr>
          <w:rFonts w:ascii="Times New Roman" w:hAnsi="Times New Roman" w:cs="Times New Roman"/>
        </w:rPr>
        <w:t xml:space="preserve">(% chance) </w:t>
      </w:r>
      <w:r w:rsidR="001C44EE">
        <w:rPr>
          <w:rFonts w:ascii="Times New Roman" w:hAnsi="Times New Roman" w:cs="Times New Roman"/>
        </w:rPr>
        <w:t>statement</w:t>
      </w:r>
      <w:r w:rsidR="00EF044B" w:rsidRPr="000B6E97">
        <w:rPr>
          <w:rFonts w:ascii="Times New Roman" w:hAnsi="Times New Roman" w:cs="Times New Roman"/>
        </w:rPr>
        <w:t xml:space="preserve"> </w:t>
      </w:r>
      <w:r w:rsidR="00F1306F">
        <w:rPr>
          <w:rFonts w:ascii="Times New Roman" w:hAnsi="Times New Roman" w:cs="Times New Roman"/>
        </w:rPr>
        <w:t xml:space="preserve">with a matched probability </w:t>
      </w:r>
      <w:r w:rsidR="00EF044B" w:rsidRPr="000B6E97">
        <w:rPr>
          <w:rFonts w:ascii="Times New Roman" w:hAnsi="Times New Roman" w:cs="Times New Roman"/>
        </w:rPr>
        <w:t xml:space="preserve">(e.g., Shane says: “I think there is a 70% chance I’ll win the poker tournament”). Below these statements, participants were presented with one or two </w:t>
      </w:r>
      <w:r w:rsidR="00D45747">
        <w:rPr>
          <w:rFonts w:ascii="Times New Roman" w:hAnsi="Times New Roman" w:cs="Times New Roman"/>
        </w:rPr>
        <w:t>rationales</w:t>
      </w:r>
      <w:r w:rsidR="00D45747" w:rsidRPr="000B6E97">
        <w:rPr>
          <w:rFonts w:ascii="Times New Roman" w:hAnsi="Times New Roman" w:cs="Times New Roman"/>
        </w:rPr>
        <w:t xml:space="preserve"> </w:t>
      </w:r>
      <w:r w:rsidR="00EF044B" w:rsidRPr="000B6E97">
        <w:rPr>
          <w:rFonts w:ascii="Times New Roman" w:hAnsi="Times New Roman" w:cs="Times New Roman"/>
        </w:rPr>
        <w:t xml:space="preserve">that might have been going through the minds of these speakers when they made their statements (e.g., ____ is thinking about his own poker skill, ____ is thinking about the poker skill of all players in the tournament). Participants’ task was to indicate which speaker was more likely to have relied on </w:t>
      </w:r>
      <w:r w:rsidR="00793E81">
        <w:rPr>
          <w:rFonts w:ascii="Times New Roman" w:hAnsi="Times New Roman" w:cs="Times New Roman"/>
        </w:rPr>
        <w:t>each</w:t>
      </w:r>
      <w:r w:rsidR="00793E81" w:rsidRPr="000B6E97">
        <w:rPr>
          <w:rFonts w:ascii="Times New Roman" w:hAnsi="Times New Roman" w:cs="Times New Roman"/>
        </w:rPr>
        <w:t xml:space="preserve"> </w:t>
      </w:r>
      <w:r w:rsidR="00D45747">
        <w:rPr>
          <w:rFonts w:ascii="Times New Roman" w:hAnsi="Times New Roman" w:cs="Times New Roman"/>
        </w:rPr>
        <w:t>rationale</w:t>
      </w:r>
      <w:r w:rsidR="00D45747" w:rsidRPr="000B6E97">
        <w:rPr>
          <w:rFonts w:ascii="Times New Roman" w:hAnsi="Times New Roman" w:cs="Times New Roman"/>
        </w:rPr>
        <w:t xml:space="preserve"> </w:t>
      </w:r>
      <w:r w:rsidR="00EF044B" w:rsidRPr="000B6E97">
        <w:rPr>
          <w:rFonts w:ascii="Times New Roman" w:hAnsi="Times New Roman" w:cs="Times New Roman"/>
        </w:rPr>
        <w:t xml:space="preserve">in forming their statement. </w:t>
      </w:r>
    </w:p>
    <w:p w14:paraId="146D4D36" w14:textId="72AB81D8" w:rsidR="00EF044B" w:rsidRDefault="00EF044B" w:rsidP="000B6221">
      <w:pPr>
        <w:tabs>
          <w:tab w:val="left" w:pos="3240"/>
        </w:tabs>
        <w:spacing w:line="480" w:lineRule="auto"/>
        <w:ind w:firstLine="720"/>
        <w:rPr>
          <w:rFonts w:ascii="Times New Roman" w:hAnsi="Times New Roman" w:cs="Times New Roman"/>
        </w:rPr>
      </w:pPr>
      <w:r w:rsidRPr="000B6E97">
        <w:rPr>
          <w:rFonts w:ascii="Times New Roman" w:hAnsi="Times New Roman" w:cs="Times New Roman"/>
        </w:rPr>
        <w:t xml:space="preserve">The order of questions was randomized for each participant. Half of the participants </w:t>
      </w:r>
      <w:r w:rsidR="00F1306F">
        <w:rPr>
          <w:rFonts w:ascii="Times New Roman" w:hAnsi="Times New Roman" w:cs="Times New Roman"/>
        </w:rPr>
        <w:t>were presented with</w:t>
      </w:r>
      <w:r w:rsidR="00F1306F" w:rsidRPr="000B6E97">
        <w:rPr>
          <w:rFonts w:ascii="Times New Roman" w:hAnsi="Times New Roman" w:cs="Times New Roman"/>
        </w:rPr>
        <w:t xml:space="preserve"> </w:t>
      </w:r>
      <w:r w:rsidR="00E47060">
        <w:rPr>
          <w:rFonts w:ascii="Times New Roman" w:hAnsi="Times New Roman" w:cs="Times New Roman"/>
        </w:rPr>
        <w:t>a</w:t>
      </w:r>
      <w:r w:rsidR="00E47060" w:rsidRPr="000B6E97">
        <w:rPr>
          <w:rFonts w:ascii="Times New Roman" w:hAnsi="Times New Roman" w:cs="Times New Roman"/>
        </w:rPr>
        <w:t xml:space="preserve"> </w:t>
      </w:r>
      <w:r w:rsidR="00E47060">
        <w:rPr>
          <w:rFonts w:ascii="Times New Roman" w:hAnsi="Times New Roman" w:cs="Times New Roman"/>
        </w:rPr>
        <w:t>confidence</w:t>
      </w:r>
      <w:r w:rsidRPr="000B6E97">
        <w:rPr>
          <w:rFonts w:ascii="Times New Roman" w:hAnsi="Times New Roman" w:cs="Times New Roman"/>
        </w:rPr>
        <w:t xml:space="preserve"> statement followed by </w:t>
      </w:r>
      <w:r w:rsidR="00E47060">
        <w:rPr>
          <w:rFonts w:ascii="Times New Roman" w:hAnsi="Times New Roman" w:cs="Times New Roman"/>
        </w:rPr>
        <w:t>a</w:t>
      </w:r>
      <w:r w:rsidR="00E47060" w:rsidRPr="000B6E97">
        <w:rPr>
          <w:rFonts w:ascii="Times New Roman" w:hAnsi="Times New Roman" w:cs="Times New Roman"/>
        </w:rPr>
        <w:t xml:space="preserve"> </w:t>
      </w:r>
      <w:r w:rsidR="00FC36B3">
        <w:rPr>
          <w:rFonts w:ascii="Times New Roman" w:hAnsi="Times New Roman" w:cs="Times New Roman"/>
        </w:rPr>
        <w:t xml:space="preserve">likelihood </w:t>
      </w:r>
      <w:r w:rsidRPr="000B6E97">
        <w:rPr>
          <w:rFonts w:ascii="Times New Roman" w:hAnsi="Times New Roman" w:cs="Times New Roman"/>
        </w:rPr>
        <w:t>statement</w:t>
      </w:r>
      <w:r w:rsidR="00F1306F">
        <w:rPr>
          <w:rFonts w:ascii="Times New Roman" w:hAnsi="Times New Roman" w:cs="Times New Roman"/>
        </w:rPr>
        <w:t>;</w:t>
      </w:r>
      <w:r w:rsidRPr="000B6E97">
        <w:rPr>
          <w:rFonts w:ascii="Times New Roman" w:hAnsi="Times New Roman" w:cs="Times New Roman"/>
        </w:rPr>
        <w:t xml:space="preserve"> </w:t>
      </w:r>
      <w:r w:rsidR="00F1306F">
        <w:rPr>
          <w:rFonts w:ascii="Times New Roman" w:hAnsi="Times New Roman" w:cs="Times New Roman"/>
        </w:rPr>
        <w:t>half saw these statements presented in the reverse order</w:t>
      </w:r>
      <w:r w:rsidRPr="000B6E97">
        <w:rPr>
          <w:rFonts w:ascii="Times New Roman" w:hAnsi="Times New Roman" w:cs="Times New Roman"/>
        </w:rPr>
        <w:t xml:space="preserve">. The order in which the </w:t>
      </w:r>
      <w:r w:rsidR="00F1306F">
        <w:rPr>
          <w:rFonts w:ascii="Times New Roman" w:hAnsi="Times New Roman" w:cs="Times New Roman"/>
        </w:rPr>
        <w:t>two possible rationale</w:t>
      </w:r>
      <w:r w:rsidR="000B6221">
        <w:rPr>
          <w:rFonts w:ascii="Times New Roman" w:hAnsi="Times New Roman" w:cs="Times New Roman"/>
        </w:rPr>
        <w:t>s</w:t>
      </w:r>
      <w:r w:rsidR="00F1306F" w:rsidRPr="000B6E97">
        <w:rPr>
          <w:rFonts w:ascii="Times New Roman" w:hAnsi="Times New Roman" w:cs="Times New Roman"/>
        </w:rPr>
        <w:t xml:space="preserve"> </w:t>
      </w:r>
      <w:r w:rsidRPr="000B6E97">
        <w:rPr>
          <w:rFonts w:ascii="Times New Roman" w:hAnsi="Times New Roman" w:cs="Times New Roman"/>
        </w:rPr>
        <w:t xml:space="preserve">appeared was also counterbalanced. </w:t>
      </w:r>
      <w:r w:rsidR="006773B0">
        <w:rPr>
          <w:rFonts w:ascii="Times New Roman" w:hAnsi="Times New Roman" w:cs="Times New Roman"/>
        </w:rPr>
        <w:t xml:space="preserve">On </w:t>
      </w:r>
      <w:r w:rsidR="00F1306F">
        <w:rPr>
          <w:rFonts w:ascii="Times New Roman" w:hAnsi="Times New Roman" w:cs="Times New Roman"/>
        </w:rPr>
        <w:t xml:space="preserve">some </w:t>
      </w:r>
      <w:r w:rsidR="006773B0">
        <w:rPr>
          <w:rFonts w:ascii="Times New Roman" w:hAnsi="Times New Roman" w:cs="Times New Roman"/>
        </w:rPr>
        <w:t xml:space="preserve">trials we asked participants to match a single rationale with language that better expresses it; on other trials </w:t>
      </w:r>
      <w:r w:rsidR="00F1306F">
        <w:rPr>
          <w:rFonts w:ascii="Times New Roman" w:hAnsi="Times New Roman" w:cs="Times New Roman"/>
        </w:rPr>
        <w:t xml:space="preserve">we </w:t>
      </w:r>
      <w:r w:rsidR="00FC36B3">
        <w:rPr>
          <w:rFonts w:ascii="Times New Roman" w:hAnsi="Times New Roman" w:cs="Times New Roman"/>
        </w:rPr>
        <w:t xml:space="preserve">asked participants to match </w:t>
      </w:r>
      <w:r w:rsidR="00F1306F">
        <w:rPr>
          <w:rFonts w:ascii="Times New Roman" w:hAnsi="Times New Roman" w:cs="Times New Roman"/>
        </w:rPr>
        <w:t>two possible rationale</w:t>
      </w:r>
      <w:r w:rsidR="001E3B48">
        <w:rPr>
          <w:rFonts w:ascii="Times New Roman" w:hAnsi="Times New Roman" w:cs="Times New Roman"/>
        </w:rPr>
        <w:t>s</w:t>
      </w:r>
      <w:r w:rsidR="00F1306F">
        <w:rPr>
          <w:rFonts w:ascii="Times New Roman" w:hAnsi="Times New Roman" w:cs="Times New Roman"/>
        </w:rPr>
        <w:t xml:space="preserve"> </w:t>
      </w:r>
      <w:r w:rsidR="00FC36B3">
        <w:rPr>
          <w:rFonts w:ascii="Times New Roman" w:hAnsi="Times New Roman" w:cs="Times New Roman"/>
        </w:rPr>
        <w:t xml:space="preserve">to two possible uncertainty </w:t>
      </w:r>
      <w:r w:rsidR="001E3B48">
        <w:rPr>
          <w:rFonts w:ascii="Times New Roman" w:hAnsi="Times New Roman" w:cs="Times New Roman"/>
        </w:rPr>
        <w:t xml:space="preserve">statements </w:t>
      </w:r>
      <w:r w:rsidR="00F1306F">
        <w:rPr>
          <w:rFonts w:ascii="Times New Roman" w:hAnsi="Times New Roman" w:cs="Times New Roman"/>
        </w:rPr>
        <w:t xml:space="preserve">(with no enforced restriction that </w:t>
      </w:r>
      <w:r w:rsidR="006773B0">
        <w:rPr>
          <w:rFonts w:ascii="Times New Roman" w:hAnsi="Times New Roman" w:cs="Times New Roman"/>
        </w:rPr>
        <w:t xml:space="preserve">respondents </w:t>
      </w:r>
      <w:r w:rsidR="00FC36B3">
        <w:rPr>
          <w:rFonts w:ascii="Times New Roman" w:hAnsi="Times New Roman" w:cs="Times New Roman"/>
        </w:rPr>
        <w:t>match the two rationale</w:t>
      </w:r>
      <w:r w:rsidR="001E3B48">
        <w:rPr>
          <w:rFonts w:ascii="Times New Roman" w:hAnsi="Times New Roman" w:cs="Times New Roman"/>
        </w:rPr>
        <w:t>s</w:t>
      </w:r>
      <w:r w:rsidR="00FC36B3">
        <w:rPr>
          <w:rFonts w:ascii="Times New Roman" w:hAnsi="Times New Roman" w:cs="Times New Roman"/>
        </w:rPr>
        <w:t xml:space="preserve"> to different </w:t>
      </w:r>
      <w:r w:rsidR="00D45747">
        <w:rPr>
          <w:rFonts w:ascii="Times New Roman" w:hAnsi="Times New Roman" w:cs="Times New Roman"/>
        </w:rPr>
        <w:t>statements</w:t>
      </w:r>
      <w:r w:rsidR="00FC36B3">
        <w:rPr>
          <w:rFonts w:ascii="Times New Roman" w:hAnsi="Times New Roman" w:cs="Times New Roman"/>
        </w:rPr>
        <w:t>)</w:t>
      </w:r>
      <w:r w:rsidR="006773B0">
        <w:rPr>
          <w:rFonts w:ascii="Times New Roman" w:hAnsi="Times New Roman" w:cs="Times New Roman"/>
        </w:rPr>
        <w:t>.</w:t>
      </w:r>
    </w:p>
    <w:p w14:paraId="3F1E40B4" w14:textId="4959D852" w:rsidR="00FC36B3" w:rsidRPr="000B6E97" w:rsidRDefault="00FC36B3" w:rsidP="000B6221">
      <w:pPr>
        <w:tabs>
          <w:tab w:val="left" w:pos="3240"/>
        </w:tabs>
        <w:spacing w:line="480" w:lineRule="auto"/>
        <w:ind w:firstLine="720"/>
        <w:rPr>
          <w:rFonts w:ascii="Times New Roman" w:hAnsi="Times New Roman" w:cs="Times New Roman"/>
        </w:rPr>
      </w:pPr>
      <w:r>
        <w:rPr>
          <w:rFonts w:ascii="Times New Roman" w:hAnsi="Times New Roman" w:cs="Times New Roman"/>
        </w:rPr>
        <w:t>A full list of uncertain</w:t>
      </w:r>
      <w:r w:rsidR="00497AFF">
        <w:rPr>
          <w:rFonts w:ascii="Times New Roman" w:hAnsi="Times New Roman" w:cs="Times New Roman"/>
        </w:rPr>
        <w:t>ty</w:t>
      </w:r>
      <w:r>
        <w:rPr>
          <w:rFonts w:ascii="Times New Roman" w:hAnsi="Times New Roman" w:cs="Times New Roman"/>
        </w:rPr>
        <w:t xml:space="preserve"> statements and rationale</w:t>
      </w:r>
      <w:r w:rsidR="001E3B48">
        <w:rPr>
          <w:rFonts w:ascii="Times New Roman" w:hAnsi="Times New Roman" w:cs="Times New Roman"/>
        </w:rPr>
        <w:t>s</w:t>
      </w:r>
      <w:r>
        <w:rPr>
          <w:rFonts w:ascii="Times New Roman" w:hAnsi="Times New Roman" w:cs="Times New Roman"/>
        </w:rPr>
        <w:t xml:space="preserve"> are </w:t>
      </w:r>
      <w:r w:rsidR="006773B0">
        <w:rPr>
          <w:rFonts w:ascii="Times New Roman" w:hAnsi="Times New Roman" w:cs="Times New Roman"/>
        </w:rPr>
        <w:t xml:space="preserve">presented </w:t>
      </w:r>
      <w:r>
        <w:rPr>
          <w:rFonts w:ascii="Times New Roman" w:hAnsi="Times New Roman" w:cs="Times New Roman"/>
        </w:rPr>
        <w:t xml:space="preserve">in Table </w:t>
      </w:r>
      <w:r w:rsidR="00232E17">
        <w:rPr>
          <w:rFonts w:ascii="Times New Roman" w:hAnsi="Times New Roman" w:cs="Times New Roman"/>
        </w:rPr>
        <w:t>5</w:t>
      </w:r>
      <w:r>
        <w:rPr>
          <w:rFonts w:ascii="Times New Roman" w:hAnsi="Times New Roman" w:cs="Times New Roman"/>
        </w:rPr>
        <w:t>.</w:t>
      </w:r>
      <w:r w:rsidR="001E3024">
        <w:rPr>
          <w:rFonts w:ascii="Times New Roman" w:hAnsi="Times New Roman" w:cs="Times New Roman"/>
        </w:rPr>
        <w:t xml:space="preserve"> Some statements express singular reasoning, a feeling of knowing, or internal control—</w:t>
      </w:r>
      <w:r w:rsidR="00D45747">
        <w:rPr>
          <w:rFonts w:ascii="Times New Roman" w:hAnsi="Times New Roman" w:cs="Times New Roman"/>
        </w:rPr>
        <w:t xml:space="preserve">we predicted that these would tend to </w:t>
      </w:r>
      <w:r w:rsidR="001E3024">
        <w:rPr>
          <w:rFonts w:ascii="Times New Roman" w:hAnsi="Times New Roman" w:cs="Times New Roman"/>
        </w:rPr>
        <w:t xml:space="preserve">be matched with confidence language—whereas other </w:t>
      </w:r>
      <w:r w:rsidR="001E3024">
        <w:rPr>
          <w:rFonts w:ascii="Times New Roman" w:hAnsi="Times New Roman" w:cs="Times New Roman"/>
        </w:rPr>
        <w:lastRenderedPageBreak/>
        <w:t>statement express distributional reasoning, relative frequency information, or external control—</w:t>
      </w:r>
      <w:r w:rsidR="00D45747">
        <w:rPr>
          <w:rFonts w:ascii="Times New Roman" w:hAnsi="Times New Roman" w:cs="Times New Roman"/>
        </w:rPr>
        <w:t>we predicted that these would tend to</w:t>
      </w:r>
      <w:r w:rsidR="001E3024">
        <w:rPr>
          <w:rFonts w:ascii="Times New Roman" w:hAnsi="Times New Roman" w:cs="Times New Roman"/>
        </w:rPr>
        <w:t xml:space="preserve"> be matched with likelihood language.</w:t>
      </w:r>
    </w:p>
    <w:p w14:paraId="4037D04E" w14:textId="77777777" w:rsidR="00EF044B" w:rsidRDefault="00EF044B" w:rsidP="001E3B48">
      <w:pPr>
        <w:tabs>
          <w:tab w:val="left" w:pos="3240"/>
        </w:tabs>
        <w:spacing w:line="480" w:lineRule="auto"/>
        <w:rPr>
          <w:rFonts w:ascii="Times New Roman" w:hAnsi="Times New Roman" w:cs="Times New Roman"/>
        </w:rPr>
      </w:pPr>
    </w:p>
    <w:p w14:paraId="383F2950" w14:textId="77777777" w:rsidR="00EF044B" w:rsidRPr="00022BE2" w:rsidRDefault="00EF044B" w:rsidP="001E3B48">
      <w:pPr>
        <w:tabs>
          <w:tab w:val="left" w:pos="3240"/>
        </w:tabs>
        <w:spacing w:line="480" w:lineRule="auto"/>
        <w:rPr>
          <w:rFonts w:ascii="Times New Roman" w:hAnsi="Times New Roman" w:cs="Times New Roman"/>
          <w:b/>
        </w:rPr>
      </w:pPr>
      <w:r w:rsidRPr="00022BE2">
        <w:rPr>
          <w:rFonts w:ascii="Times New Roman" w:hAnsi="Times New Roman" w:cs="Times New Roman"/>
          <w:b/>
        </w:rPr>
        <w:t>Results</w:t>
      </w:r>
    </w:p>
    <w:p w14:paraId="0025CA16" w14:textId="2E66C572" w:rsidR="00A510EA" w:rsidRDefault="00BF351A" w:rsidP="00BF351A">
      <w:pPr>
        <w:tabs>
          <w:tab w:val="left" w:pos="720"/>
        </w:tabs>
        <w:spacing w:line="480" w:lineRule="auto"/>
        <w:rPr>
          <w:rFonts w:ascii="Times New Roman" w:hAnsi="Times New Roman" w:cs="Times New Roman"/>
        </w:rPr>
      </w:pPr>
      <w:r>
        <w:rPr>
          <w:rFonts w:ascii="Times New Roman" w:hAnsi="Times New Roman" w:cs="Times New Roman"/>
        </w:rPr>
        <w:tab/>
      </w:r>
      <w:r w:rsidR="001E3024">
        <w:rPr>
          <w:rFonts w:ascii="Times New Roman" w:hAnsi="Times New Roman" w:cs="Times New Roman"/>
        </w:rPr>
        <w:t xml:space="preserve">In Table </w:t>
      </w:r>
      <w:r w:rsidR="00232E17">
        <w:rPr>
          <w:rFonts w:ascii="Times New Roman" w:hAnsi="Times New Roman" w:cs="Times New Roman"/>
        </w:rPr>
        <w:t>5</w:t>
      </w:r>
      <w:r w:rsidR="00EF044B" w:rsidRPr="000B6E97">
        <w:rPr>
          <w:rFonts w:ascii="Times New Roman" w:hAnsi="Times New Roman" w:cs="Times New Roman"/>
        </w:rPr>
        <w:t xml:space="preserve"> we report the results for all participants (n = 128), </w:t>
      </w:r>
      <w:commentRangeStart w:id="46"/>
      <w:r w:rsidR="00EF044B" w:rsidRPr="000B6E97">
        <w:rPr>
          <w:rFonts w:ascii="Times New Roman" w:hAnsi="Times New Roman" w:cs="Times New Roman"/>
        </w:rPr>
        <w:t xml:space="preserve">and also for the subset of participants (n = 105, in parentheses) who </w:t>
      </w:r>
      <w:r w:rsidR="00D45747">
        <w:rPr>
          <w:rFonts w:ascii="Times New Roman" w:hAnsi="Times New Roman" w:cs="Times New Roman"/>
        </w:rPr>
        <w:t xml:space="preserve">always </w:t>
      </w:r>
      <w:r w:rsidR="00EF044B" w:rsidRPr="000B6E97">
        <w:rPr>
          <w:rFonts w:ascii="Times New Roman" w:hAnsi="Times New Roman" w:cs="Times New Roman"/>
        </w:rPr>
        <w:t xml:space="preserve">matched </w:t>
      </w:r>
      <w:r w:rsidR="006773B0">
        <w:rPr>
          <w:rFonts w:ascii="Times New Roman" w:hAnsi="Times New Roman" w:cs="Times New Roman"/>
        </w:rPr>
        <w:t>different rationale</w:t>
      </w:r>
      <w:r w:rsidR="00A1091E">
        <w:rPr>
          <w:rFonts w:ascii="Times New Roman" w:hAnsi="Times New Roman" w:cs="Times New Roman"/>
        </w:rPr>
        <w:t>s</w:t>
      </w:r>
      <w:r w:rsidR="006773B0">
        <w:rPr>
          <w:rFonts w:ascii="Times New Roman" w:hAnsi="Times New Roman" w:cs="Times New Roman"/>
        </w:rPr>
        <w:t xml:space="preserve"> with different statements on the two-rationale trials.</w:t>
      </w:r>
      <w:r w:rsidR="00EF044B" w:rsidRPr="000B6E97">
        <w:rPr>
          <w:rFonts w:ascii="Times New Roman" w:hAnsi="Times New Roman" w:cs="Times New Roman"/>
        </w:rPr>
        <w:t xml:space="preserve"> </w:t>
      </w:r>
      <w:commentRangeEnd w:id="46"/>
      <w:r w:rsidR="00927D04">
        <w:rPr>
          <w:rStyle w:val="CommentReference"/>
        </w:rPr>
        <w:commentReference w:id="46"/>
      </w:r>
      <w:r w:rsidR="00EF044B" w:rsidRPr="000B6E97">
        <w:rPr>
          <w:rFonts w:ascii="Times New Roman" w:hAnsi="Times New Roman" w:cs="Times New Roman"/>
        </w:rPr>
        <w:t xml:space="preserve">The </w:t>
      </w:r>
      <w:r w:rsidR="00A510EA">
        <w:rPr>
          <w:rFonts w:ascii="Times New Roman" w:hAnsi="Times New Roman" w:cs="Times New Roman"/>
        </w:rPr>
        <w:t xml:space="preserve">qualitative </w:t>
      </w:r>
      <w:r w:rsidR="00EF044B" w:rsidRPr="000B6E97">
        <w:rPr>
          <w:rFonts w:ascii="Times New Roman" w:hAnsi="Times New Roman" w:cs="Times New Roman"/>
        </w:rPr>
        <w:t xml:space="preserve">pattern of results </w:t>
      </w:r>
      <w:proofErr w:type="gramStart"/>
      <w:r w:rsidR="00EF044B" w:rsidRPr="000B6E97">
        <w:rPr>
          <w:rFonts w:ascii="Times New Roman" w:hAnsi="Times New Roman" w:cs="Times New Roman"/>
        </w:rPr>
        <w:t>remains</w:t>
      </w:r>
      <w:proofErr w:type="gramEnd"/>
      <w:r w:rsidR="00EF044B" w:rsidRPr="000B6E97">
        <w:rPr>
          <w:rFonts w:ascii="Times New Roman" w:hAnsi="Times New Roman" w:cs="Times New Roman"/>
        </w:rPr>
        <w:t xml:space="preserve"> the same</w:t>
      </w:r>
      <w:r w:rsidR="00D45747">
        <w:rPr>
          <w:rFonts w:ascii="Times New Roman" w:hAnsi="Times New Roman" w:cs="Times New Roman"/>
        </w:rPr>
        <w:t xml:space="preserve"> for both the full sample and subsample</w:t>
      </w:r>
      <w:r w:rsidR="004234E3">
        <w:rPr>
          <w:rFonts w:ascii="Times New Roman" w:hAnsi="Times New Roman" w:cs="Times New Roman"/>
        </w:rPr>
        <w:t>,</w:t>
      </w:r>
      <w:r w:rsidR="000B4528">
        <w:rPr>
          <w:rFonts w:ascii="Times New Roman" w:hAnsi="Times New Roman" w:cs="Times New Roman"/>
        </w:rPr>
        <w:t xml:space="preserve"> and</w:t>
      </w:r>
      <w:r w:rsidR="00A510EA">
        <w:rPr>
          <w:rFonts w:ascii="Times New Roman" w:hAnsi="Times New Roman" w:cs="Times New Roman"/>
        </w:rPr>
        <w:t xml:space="preserve"> accord</w:t>
      </w:r>
      <w:r w:rsidR="000B4528">
        <w:rPr>
          <w:rFonts w:ascii="Times New Roman" w:hAnsi="Times New Roman" w:cs="Times New Roman"/>
        </w:rPr>
        <w:t>s</w:t>
      </w:r>
      <w:r w:rsidR="00A510EA">
        <w:rPr>
          <w:rFonts w:ascii="Times New Roman" w:hAnsi="Times New Roman" w:cs="Times New Roman"/>
        </w:rPr>
        <w:t xml:space="preserve"> with our prediction</w:t>
      </w:r>
      <w:r w:rsidR="000B4528">
        <w:rPr>
          <w:rFonts w:ascii="Times New Roman" w:hAnsi="Times New Roman" w:cs="Times New Roman"/>
        </w:rPr>
        <w:t xml:space="preserve"> for all trials</w:t>
      </w:r>
      <w:r w:rsidR="00A510EA">
        <w:rPr>
          <w:rFonts w:ascii="Times New Roman" w:hAnsi="Times New Roman" w:cs="Times New Roman"/>
        </w:rPr>
        <w:t xml:space="preserve">. </w:t>
      </w:r>
      <w:r w:rsidR="00EF044B" w:rsidRPr="000B6E97">
        <w:rPr>
          <w:rFonts w:ascii="Times New Roman" w:hAnsi="Times New Roman" w:cs="Times New Roman"/>
        </w:rPr>
        <w:t xml:space="preserve">For </w:t>
      </w:r>
      <w:r w:rsidR="00A510EA">
        <w:rPr>
          <w:rFonts w:ascii="Times New Roman" w:hAnsi="Times New Roman" w:cs="Times New Roman"/>
        </w:rPr>
        <w:t xml:space="preserve">example, for </w:t>
      </w:r>
      <w:r w:rsidR="00EF044B" w:rsidRPr="000B6E97">
        <w:rPr>
          <w:rFonts w:ascii="Times New Roman" w:hAnsi="Times New Roman" w:cs="Times New Roman"/>
        </w:rPr>
        <w:t xml:space="preserve">the first question, 62% </w:t>
      </w:r>
      <w:r w:rsidR="000B4528">
        <w:rPr>
          <w:rFonts w:ascii="Times New Roman" w:hAnsi="Times New Roman" w:cs="Times New Roman"/>
        </w:rPr>
        <w:t>all</w:t>
      </w:r>
      <w:r w:rsidR="00EF044B" w:rsidRPr="000B6E97">
        <w:rPr>
          <w:rFonts w:ascii="Times New Roman" w:hAnsi="Times New Roman" w:cs="Times New Roman"/>
        </w:rPr>
        <w:t xml:space="preserve"> participants paired the </w:t>
      </w:r>
      <w:r w:rsidR="00CE0413">
        <w:rPr>
          <w:rFonts w:ascii="Times New Roman" w:hAnsi="Times New Roman" w:cs="Times New Roman"/>
        </w:rPr>
        <w:t xml:space="preserve">confidence </w:t>
      </w:r>
      <w:r w:rsidR="007732ED">
        <w:rPr>
          <w:rFonts w:ascii="Times New Roman" w:hAnsi="Times New Roman" w:cs="Times New Roman"/>
        </w:rPr>
        <w:t>statement</w:t>
      </w:r>
      <w:r w:rsidR="00EF044B" w:rsidRPr="000B6E97">
        <w:rPr>
          <w:rFonts w:ascii="Times New Roman" w:hAnsi="Times New Roman" w:cs="Times New Roman"/>
        </w:rPr>
        <w:t xml:space="preserve"> (Doctor Ames says: “I am 80% sure that you have Crohn’s disease”) with </w:t>
      </w:r>
      <w:r w:rsidR="00A510EA">
        <w:rPr>
          <w:rFonts w:ascii="Times New Roman" w:hAnsi="Times New Roman" w:cs="Times New Roman"/>
        </w:rPr>
        <w:t xml:space="preserve">singular reasoning </w:t>
      </w:r>
      <w:r w:rsidR="00EF044B" w:rsidRPr="000B6E97">
        <w:rPr>
          <w:rFonts w:ascii="Times New Roman" w:hAnsi="Times New Roman" w:cs="Times New Roman"/>
        </w:rPr>
        <w:t xml:space="preserve">(is thinking “This patient has most of the signs and symptoms of Crohn’s disease”), and 61% of </w:t>
      </w:r>
      <w:r w:rsidR="000B4528">
        <w:rPr>
          <w:rFonts w:ascii="Times New Roman" w:hAnsi="Times New Roman" w:cs="Times New Roman"/>
        </w:rPr>
        <w:t>all</w:t>
      </w:r>
      <w:r w:rsidR="000B4528" w:rsidRPr="000B6E97">
        <w:rPr>
          <w:rFonts w:ascii="Times New Roman" w:hAnsi="Times New Roman" w:cs="Times New Roman"/>
        </w:rPr>
        <w:t xml:space="preserve"> </w:t>
      </w:r>
      <w:r w:rsidR="00EF044B" w:rsidRPr="000B6E97">
        <w:rPr>
          <w:rFonts w:ascii="Times New Roman" w:hAnsi="Times New Roman" w:cs="Times New Roman"/>
        </w:rPr>
        <w:t xml:space="preserve">participants paired the </w:t>
      </w:r>
      <w:r w:rsidR="00CE0413">
        <w:rPr>
          <w:rFonts w:ascii="Times New Roman" w:hAnsi="Times New Roman" w:cs="Times New Roman"/>
        </w:rPr>
        <w:t xml:space="preserve">likelihood </w:t>
      </w:r>
      <w:r w:rsidR="007732ED">
        <w:rPr>
          <w:rFonts w:ascii="Times New Roman" w:hAnsi="Times New Roman" w:cs="Times New Roman"/>
        </w:rPr>
        <w:t>statement</w:t>
      </w:r>
      <w:r w:rsidR="009B7AB7">
        <w:rPr>
          <w:rFonts w:ascii="Times New Roman" w:hAnsi="Times New Roman" w:cs="Times New Roman"/>
        </w:rPr>
        <w:t xml:space="preserve"> </w:t>
      </w:r>
      <w:r w:rsidR="00EF044B" w:rsidRPr="000B6E97">
        <w:rPr>
          <w:rFonts w:ascii="Times New Roman" w:hAnsi="Times New Roman" w:cs="Times New Roman"/>
        </w:rPr>
        <w:t xml:space="preserve">(Doctor Baker says: “There is an 80% chance that you have the Crohn’s disease”) with </w:t>
      </w:r>
      <w:r w:rsidR="00A510EA">
        <w:rPr>
          <w:rFonts w:ascii="Times New Roman" w:hAnsi="Times New Roman" w:cs="Times New Roman"/>
        </w:rPr>
        <w:t>distributional reasoning</w:t>
      </w:r>
      <w:r w:rsidR="00EF044B" w:rsidRPr="000B6E97">
        <w:rPr>
          <w:rFonts w:ascii="Times New Roman" w:hAnsi="Times New Roman" w:cs="Times New Roman"/>
        </w:rPr>
        <w:t xml:space="preserve"> (is thinking “Most of the patients I have seen with these signs and symptoms have Crohn’s disease”). </w:t>
      </w:r>
    </w:p>
    <w:p w14:paraId="78C7818A" w14:textId="7A003370" w:rsidR="00D00D81" w:rsidRPr="006D4602" w:rsidRDefault="005B69E7" w:rsidP="001E3B48">
      <w:pPr>
        <w:tabs>
          <w:tab w:val="left" w:pos="720"/>
        </w:tabs>
        <w:spacing w:line="480" w:lineRule="auto"/>
        <w:rPr>
          <w:rFonts w:ascii="Times New Roman" w:hAnsi="Times New Roman" w:cs="Times New Roman"/>
        </w:rPr>
      </w:pPr>
      <w:commentRangeStart w:id="47"/>
      <w:r>
        <w:rPr>
          <w:rFonts w:ascii="Times New Roman" w:hAnsi="Times New Roman" w:cs="Times New Roman"/>
        </w:rPr>
        <w:tab/>
      </w:r>
      <w:r w:rsidR="00A510EA">
        <w:rPr>
          <w:rFonts w:ascii="Times New Roman" w:hAnsi="Times New Roman" w:cs="Times New Roman"/>
        </w:rPr>
        <w:t>Turning to</w:t>
      </w:r>
      <w:r w:rsidR="00A510EA" w:rsidRPr="00A510EA">
        <w:rPr>
          <w:rFonts w:ascii="Times New Roman" w:hAnsi="Times New Roman" w:cs="Times New Roman"/>
        </w:rPr>
        <w:t xml:space="preserve"> </w:t>
      </w:r>
      <w:r w:rsidR="00AC2DBE">
        <w:rPr>
          <w:rFonts w:ascii="Times New Roman" w:hAnsi="Times New Roman" w:cs="Times New Roman"/>
        </w:rPr>
        <w:t>participants’</w:t>
      </w:r>
      <w:r w:rsidR="00AC2DBE" w:rsidRPr="00A510EA">
        <w:rPr>
          <w:rFonts w:ascii="Times New Roman" w:hAnsi="Times New Roman" w:cs="Times New Roman"/>
        </w:rPr>
        <w:t xml:space="preserve"> </w:t>
      </w:r>
      <w:r w:rsidR="00A510EA">
        <w:rPr>
          <w:rFonts w:ascii="Times New Roman" w:hAnsi="Times New Roman" w:cs="Times New Roman"/>
        </w:rPr>
        <w:t>profiles of responses across items, we note that there were 10 items</w:t>
      </w:r>
      <w:r w:rsidR="00A510EA" w:rsidRPr="001E3B48">
        <w:rPr>
          <w:rFonts w:ascii="Times New Roman" w:hAnsi="Times New Roman" w:cs="Times New Roman"/>
        </w:rPr>
        <w:t xml:space="preserve">, 6 of which </w:t>
      </w:r>
      <w:r w:rsidR="00A510EA">
        <w:rPr>
          <w:rFonts w:ascii="Times New Roman" w:hAnsi="Times New Roman" w:cs="Times New Roman"/>
        </w:rPr>
        <w:t>provided</w:t>
      </w:r>
      <w:r w:rsidR="00A510EA" w:rsidRPr="001E3B48">
        <w:rPr>
          <w:rFonts w:ascii="Times New Roman" w:hAnsi="Times New Roman" w:cs="Times New Roman"/>
        </w:rPr>
        <w:t xml:space="preserve"> two </w:t>
      </w:r>
      <w:r w:rsidR="00A510EA">
        <w:rPr>
          <w:rFonts w:ascii="Times New Roman" w:hAnsi="Times New Roman" w:cs="Times New Roman"/>
        </w:rPr>
        <w:t>rationale</w:t>
      </w:r>
      <w:r w:rsidR="001E3B48">
        <w:rPr>
          <w:rFonts w:ascii="Times New Roman" w:hAnsi="Times New Roman" w:cs="Times New Roman"/>
        </w:rPr>
        <w:t>s</w:t>
      </w:r>
      <w:r w:rsidR="00A510EA">
        <w:rPr>
          <w:rFonts w:ascii="Times New Roman" w:hAnsi="Times New Roman" w:cs="Times New Roman"/>
        </w:rPr>
        <w:t xml:space="preserve"> to be </w:t>
      </w:r>
      <w:r w:rsidR="00A510EA" w:rsidRPr="00A510EA">
        <w:rPr>
          <w:rFonts w:ascii="Times New Roman" w:hAnsi="Times New Roman" w:cs="Times New Roman"/>
        </w:rPr>
        <w:t>matched</w:t>
      </w:r>
      <w:r w:rsidR="00A510EA">
        <w:rPr>
          <w:rFonts w:ascii="Times New Roman" w:hAnsi="Times New Roman" w:cs="Times New Roman"/>
        </w:rPr>
        <w:t xml:space="preserve"> to </w:t>
      </w:r>
      <w:r w:rsidR="008D3602">
        <w:rPr>
          <w:rFonts w:ascii="Times New Roman" w:hAnsi="Times New Roman" w:cs="Times New Roman"/>
        </w:rPr>
        <w:t>linguistic expressions</w:t>
      </w:r>
      <w:r w:rsidR="00A510EA" w:rsidRPr="001E3B48">
        <w:rPr>
          <w:rFonts w:ascii="Times New Roman" w:hAnsi="Times New Roman" w:cs="Times New Roman"/>
        </w:rPr>
        <w:t xml:space="preserve">, and 4 </w:t>
      </w:r>
      <w:r w:rsidR="008D3602">
        <w:rPr>
          <w:rFonts w:ascii="Times New Roman" w:hAnsi="Times New Roman" w:cs="Times New Roman"/>
        </w:rPr>
        <w:t xml:space="preserve">of which provided only </w:t>
      </w:r>
      <w:r w:rsidR="00A510EA" w:rsidRPr="001E3B48">
        <w:rPr>
          <w:rFonts w:ascii="Times New Roman" w:hAnsi="Times New Roman" w:cs="Times New Roman"/>
        </w:rPr>
        <w:t xml:space="preserve">one </w:t>
      </w:r>
      <w:r w:rsidR="008D3602">
        <w:rPr>
          <w:rFonts w:ascii="Times New Roman" w:hAnsi="Times New Roman" w:cs="Times New Roman"/>
        </w:rPr>
        <w:t>rationale to be matched, yielding 16 decisions</w:t>
      </w:r>
      <w:r w:rsidR="00D45747">
        <w:rPr>
          <w:rFonts w:ascii="Times New Roman" w:hAnsi="Times New Roman" w:cs="Times New Roman"/>
        </w:rPr>
        <w:t xml:space="preserve"> per participant</w:t>
      </w:r>
      <w:r w:rsidR="008D3602">
        <w:rPr>
          <w:rFonts w:ascii="Times New Roman" w:hAnsi="Times New Roman" w:cs="Times New Roman"/>
        </w:rPr>
        <w:t xml:space="preserve">. </w:t>
      </w:r>
      <w:commentRangeEnd w:id="47"/>
      <w:r w:rsidR="002869A6">
        <w:rPr>
          <w:rStyle w:val="CommentReference"/>
        </w:rPr>
        <w:commentReference w:id="47"/>
      </w:r>
      <w:r w:rsidR="008D3602">
        <w:rPr>
          <w:rFonts w:ascii="Times New Roman" w:hAnsi="Times New Roman" w:cs="Times New Roman"/>
        </w:rPr>
        <w:t>The mean number of rationale</w:t>
      </w:r>
      <w:r w:rsidR="004234E3">
        <w:rPr>
          <w:rFonts w:ascii="Times New Roman" w:hAnsi="Times New Roman" w:cs="Times New Roman"/>
        </w:rPr>
        <w:t>s</w:t>
      </w:r>
      <w:r w:rsidR="008D3602">
        <w:rPr>
          <w:rFonts w:ascii="Times New Roman" w:hAnsi="Times New Roman" w:cs="Times New Roman"/>
        </w:rPr>
        <w:t xml:space="preserve"> matched to the predicted language was 11.69 out of 1</w:t>
      </w:r>
      <w:r>
        <w:rPr>
          <w:rFonts w:ascii="Times New Roman" w:hAnsi="Times New Roman" w:cs="Times New Roman"/>
        </w:rPr>
        <w:t xml:space="preserve">6, significantly </w:t>
      </w:r>
      <w:r w:rsidR="004234E3">
        <w:rPr>
          <w:rFonts w:ascii="Times New Roman" w:hAnsi="Times New Roman" w:cs="Times New Roman"/>
        </w:rPr>
        <w:t>greater than</w:t>
      </w:r>
      <w:r>
        <w:rPr>
          <w:rFonts w:ascii="Times New Roman" w:hAnsi="Times New Roman" w:cs="Times New Roman"/>
        </w:rPr>
        <w:t xml:space="preserve"> a random </w:t>
      </w:r>
      <w:r w:rsidRPr="009B5267">
        <w:rPr>
          <w:rFonts w:ascii="Times New Roman" w:hAnsi="Times New Roman" w:cs="Times New Roman"/>
        </w:rPr>
        <w:t xml:space="preserve">match </w:t>
      </w:r>
      <w:r w:rsidR="004234E3">
        <w:rPr>
          <w:rFonts w:ascii="Times New Roman" w:hAnsi="Times New Roman" w:cs="Times New Roman"/>
        </w:rPr>
        <w:t xml:space="preserve">rate </w:t>
      </w:r>
      <w:r w:rsidRPr="009B5267">
        <w:rPr>
          <w:rFonts w:ascii="Times New Roman" w:hAnsi="Times New Roman" w:cs="Times New Roman"/>
        </w:rPr>
        <w:t>of 8</w:t>
      </w:r>
      <w:r w:rsidR="004234E3">
        <w:rPr>
          <w:rFonts w:ascii="Times New Roman" w:hAnsi="Times New Roman" w:cs="Times New Roman"/>
        </w:rPr>
        <w:t>.00</w:t>
      </w:r>
      <w:r w:rsidRPr="009B5267">
        <w:rPr>
          <w:rFonts w:ascii="Times New Roman" w:hAnsi="Times New Roman" w:cs="Times New Roman"/>
        </w:rPr>
        <w:t xml:space="preserve">, </w:t>
      </w:r>
      <w:r w:rsidR="00A510EA" w:rsidRPr="0035706B">
        <w:rPr>
          <w:rFonts w:ascii="Times New Roman" w:hAnsi="Times New Roman" w:cs="Times New Roman"/>
        </w:rPr>
        <w:t>t(1,127)</w:t>
      </w:r>
      <w:r w:rsidR="001E3B48" w:rsidRPr="009B5267">
        <w:rPr>
          <w:rFonts w:ascii="Times New Roman" w:hAnsi="Times New Roman" w:cs="Times New Roman"/>
        </w:rPr>
        <w:t xml:space="preserve"> </w:t>
      </w:r>
      <w:r w:rsidR="00A510EA" w:rsidRPr="009B5267">
        <w:rPr>
          <w:rFonts w:ascii="Times New Roman" w:hAnsi="Times New Roman" w:cs="Times New Roman"/>
        </w:rPr>
        <w:t>=</w:t>
      </w:r>
      <w:r w:rsidR="001E3B48" w:rsidRPr="009B5267">
        <w:rPr>
          <w:rFonts w:ascii="Times New Roman" w:hAnsi="Times New Roman" w:cs="Times New Roman"/>
        </w:rPr>
        <w:t xml:space="preserve"> </w:t>
      </w:r>
      <w:r w:rsidR="00A510EA" w:rsidRPr="009B5267">
        <w:rPr>
          <w:rFonts w:ascii="Times New Roman" w:hAnsi="Times New Roman" w:cs="Times New Roman"/>
        </w:rPr>
        <w:t xml:space="preserve">18.71, </w:t>
      </w:r>
      <w:r w:rsidR="00A510EA" w:rsidRPr="006D4602">
        <w:rPr>
          <w:rFonts w:ascii="Times New Roman" w:hAnsi="Times New Roman" w:cs="Times New Roman"/>
          <w:i/>
        </w:rPr>
        <w:t>p</w:t>
      </w:r>
      <w:r w:rsidR="00A510EA" w:rsidRPr="009B5267">
        <w:rPr>
          <w:rFonts w:ascii="Times New Roman" w:hAnsi="Times New Roman" w:cs="Times New Roman"/>
        </w:rPr>
        <w:t xml:space="preserve"> </w:t>
      </w:r>
      <w:r w:rsidR="001E3B48" w:rsidRPr="0035706B">
        <w:rPr>
          <w:rFonts w:ascii="Times New Roman" w:hAnsi="Times New Roman" w:cs="Times New Roman"/>
        </w:rPr>
        <w:t xml:space="preserve">&lt; </w:t>
      </w:r>
      <w:r w:rsidR="00A510EA" w:rsidRPr="0035706B">
        <w:rPr>
          <w:rFonts w:ascii="Times New Roman" w:hAnsi="Times New Roman" w:cs="Times New Roman"/>
        </w:rPr>
        <w:t>.00</w:t>
      </w:r>
      <w:r w:rsidR="001E3B48" w:rsidRPr="009B5267">
        <w:rPr>
          <w:rFonts w:ascii="Times New Roman" w:hAnsi="Times New Roman" w:cs="Times New Roman"/>
        </w:rPr>
        <w:t>1</w:t>
      </w:r>
      <w:r w:rsidR="00A510EA" w:rsidRPr="009B5267">
        <w:rPr>
          <w:rFonts w:ascii="Times New Roman" w:hAnsi="Times New Roman" w:cs="Times New Roman"/>
        </w:rPr>
        <w:t xml:space="preserve">. </w:t>
      </w:r>
      <w:r w:rsidR="002274B2" w:rsidRPr="009B5267">
        <w:rPr>
          <w:rFonts w:ascii="Times New Roman" w:hAnsi="Times New Roman" w:cs="Times New Roman"/>
        </w:rPr>
        <w:t xml:space="preserve">If we restrict </w:t>
      </w:r>
      <w:r w:rsidRPr="009B5267">
        <w:rPr>
          <w:rFonts w:ascii="Times New Roman" w:hAnsi="Times New Roman" w:cs="Times New Roman"/>
        </w:rPr>
        <w:t xml:space="preserve">our analysis to participants who </w:t>
      </w:r>
      <w:r w:rsidR="002274B2" w:rsidRPr="009B5267">
        <w:rPr>
          <w:rFonts w:ascii="Times New Roman" w:hAnsi="Times New Roman" w:cs="Times New Roman"/>
        </w:rPr>
        <w:t xml:space="preserve">always </w:t>
      </w:r>
      <w:r w:rsidRPr="009B5267">
        <w:rPr>
          <w:rFonts w:ascii="Times New Roman" w:hAnsi="Times New Roman" w:cs="Times New Roman"/>
        </w:rPr>
        <w:t xml:space="preserve">matched </w:t>
      </w:r>
      <w:r w:rsidR="002274B2" w:rsidRPr="009B5267">
        <w:rPr>
          <w:rFonts w:ascii="Times New Roman" w:hAnsi="Times New Roman" w:cs="Times New Roman"/>
        </w:rPr>
        <w:t>each statement in a pair with</w:t>
      </w:r>
      <w:r w:rsidRPr="009B5267">
        <w:rPr>
          <w:rFonts w:ascii="Times New Roman" w:hAnsi="Times New Roman" w:cs="Times New Roman"/>
        </w:rPr>
        <w:t xml:space="preserve"> </w:t>
      </w:r>
      <w:r w:rsidR="002274B2" w:rsidRPr="009B5267">
        <w:rPr>
          <w:rFonts w:ascii="Times New Roman" w:hAnsi="Times New Roman" w:cs="Times New Roman"/>
        </w:rPr>
        <w:t>a different rationale</w:t>
      </w:r>
      <w:r w:rsidR="004234E3">
        <w:rPr>
          <w:rFonts w:ascii="Times New Roman" w:hAnsi="Times New Roman" w:cs="Times New Roman"/>
        </w:rPr>
        <w:t>,</w:t>
      </w:r>
      <w:r w:rsidRPr="009B5267">
        <w:rPr>
          <w:rFonts w:ascii="Times New Roman" w:hAnsi="Times New Roman" w:cs="Times New Roman"/>
        </w:rPr>
        <w:t xml:space="preserve"> and treat these responses as entirely dependent on one another</w:t>
      </w:r>
      <w:r w:rsidR="00AC2DBE">
        <w:rPr>
          <w:rFonts w:ascii="Times New Roman" w:hAnsi="Times New Roman" w:cs="Times New Roman"/>
        </w:rPr>
        <w:t>,</w:t>
      </w:r>
      <w:r w:rsidR="002274B2" w:rsidRPr="009B5267">
        <w:rPr>
          <w:rFonts w:ascii="Times New Roman" w:hAnsi="Times New Roman" w:cs="Times New Roman"/>
        </w:rPr>
        <w:t xml:space="preserve"> </w:t>
      </w:r>
      <w:r w:rsidR="00D00D81" w:rsidRPr="006D4602">
        <w:rPr>
          <w:rFonts w:ascii="Times New Roman" w:hAnsi="Times New Roman" w:cs="Times New Roman"/>
        </w:rPr>
        <w:t xml:space="preserve">we </w:t>
      </w:r>
      <w:r w:rsidR="002274B2" w:rsidRPr="006D4602">
        <w:rPr>
          <w:rFonts w:ascii="Times New Roman" w:hAnsi="Times New Roman" w:cs="Times New Roman"/>
        </w:rPr>
        <w:t xml:space="preserve">exclude 23 participants for a total of 105 respondents </w:t>
      </w:r>
      <w:r w:rsidR="002274B2" w:rsidRPr="006D4602">
        <w:rPr>
          <w:rFonts w:ascii="Times New Roman" w:hAnsi="Times New Roman" w:cs="Times New Roman"/>
        </w:rPr>
        <w:lastRenderedPageBreak/>
        <w:t xml:space="preserve">whose scores </w:t>
      </w:r>
      <w:r w:rsidR="00D00D81" w:rsidRPr="006D4602">
        <w:rPr>
          <w:rFonts w:ascii="Times New Roman" w:hAnsi="Times New Roman" w:cs="Times New Roman"/>
        </w:rPr>
        <w:t xml:space="preserve">range between zero and 10. The average number of hypothesis-consistent responses in </w:t>
      </w:r>
      <w:r w:rsidR="002274B2" w:rsidRPr="006D4602">
        <w:rPr>
          <w:rFonts w:ascii="Times New Roman" w:hAnsi="Times New Roman" w:cs="Times New Roman"/>
        </w:rPr>
        <w:t>this subsample</w:t>
      </w:r>
      <w:r w:rsidR="00D00D81" w:rsidRPr="006D4602">
        <w:rPr>
          <w:rFonts w:ascii="Times New Roman" w:hAnsi="Times New Roman" w:cs="Times New Roman"/>
        </w:rPr>
        <w:t xml:space="preserve"> sample was 7.78, which is significantly larger than </w:t>
      </w:r>
      <w:r w:rsidR="004234E3">
        <w:rPr>
          <w:rFonts w:ascii="Times New Roman" w:hAnsi="Times New Roman" w:cs="Times New Roman"/>
        </w:rPr>
        <w:t>a random match rate of 5.00 (</w:t>
      </w:r>
      <w:proofErr w:type="gramStart"/>
      <w:r w:rsidR="00D00D81" w:rsidRPr="006D4602">
        <w:rPr>
          <w:rFonts w:ascii="Times New Roman" w:hAnsi="Times New Roman" w:cs="Times New Roman"/>
        </w:rPr>
        <w:t>t(</w:t>
      </w:r>
      <w:proofErr w:type="gramEnd"/>
      <w:r w:rsidR="00D00D81" w:rsidRPr="006D4602">
        <w:rPr>
          <w:rFonts w:ascii="Times New Roman" w:hAnsi="Times New Roman" w:cs="Times New Roman"/>
        </w:rPr>
        <w:t xml:space="preserve">1, 104) = 10.08, </w:t>
      </w:r>
      <w:r w:rsidR="00D00D81" w:rsidRPr="006D4602">
        <w:rPr>
          <w:rFonts w:ascii="Times New Roman" w:hAnsi="Times New Roman" w:cs="Times New Roman"/>
          <w:i/>
        </w:rPr>
        <w:t>p</w:t>
      </w:r>
      <w:r w:rsidR="00D00D81" w:rsidRPr="006D4602">
        <w:rPr>
          <w:rFonts w:ascii="Times New Roman" w:hAnsi="Times New Roman" w:cs="Times New Roman"/>
        </w:rPr>
        <w:t xml:space="preserve"> </w:t>
      </w:r>
      <w:r w:rsidR="001E3B48" w:rsidRPr="006D4602">
        <w:rPr>
          <w:rFonts w:ascii="Times New Roman" w:hAnsi="Times New Roman" w:cs="Times New Roman"/>
        </w:rPr>
        <w:t>&lt;</w:t>
      </w:r>
      <w:r w:rsidR="00D00D81" w:rsidRPr="006D4602">
        <w:rPr>
          <w:rFonts w:ascii="Times New Roman" w:hAnsi="Times New Roman" w:cs="Times New Roman"/>
        </w:rPr>
        <w:t xml:space="preserve"> .00</w:t>
      </w:r>
      <w:r w:rsidR="001E3B48" w:rsidRPr="006D4602">
        <w:rPr>
          <w:rFonts w:ascii="Times New Roman" w:hAnsi="Times New Roman" w:cs="Times New Roman"/>
        </w:rPr>
        <w:t>1</w:t>
      </w:r>
      <w:r w:rsidR="00D00D81" w:rsidRPr="006D4602">
        <w:rPr>
          <w:rFonts w:ascii="Times New Roman" w:hAnsi="Times New Roman" w:cs="Times New Roman"/>
        </w:rPr>
        <w:t xml:space="preserve">). </w:t>
      </w:r>
      <w:r w:rsidR="002274B2" w:rsidRPr="006D4602">
        <w:rPr>
          <w:rFonts w:ascii="Times New Roman" w:hAnsi="Times New Roman" w:cs="Times New Roman"/>
        </w:rPr>
        <w:t>On the individual participant level we find that</w:t>
      </w:r>
      <w:r w:rsidR="00D00D81" w:rsidRPr="006D4602">
        <w:rPr>
          <w:rFonts w:ascii="Times New Roman" w:hAnsi="Times New Roman" w:cs="Times New Roman"/>
        </w:rPr>
        <w:t xml:space="preserve"> 91</w:t>
      </w:r>
      <w:r w:rsidR="00AC2DBE">
        <w:rPr>
          <w:rFonts w:ascii="Times New Roman" w:hAnsi="Times New Roman" w:cs="Times New Roman"/>
        </w:rPr>
        <w:t xml:space="preserve">% </w:t>
      </w:r>
      <w:r w:rsidR="00D00D81" w:rsidRPr="006D4602">
        <w:rPr>
          <w:rFonts w:ascii="Times New Roman" w:hAnsi="Times New Roman" w:cs="Times New Roman"/>
        </w:rPr>
        <w:t xml:space="preserve">of participants </w:t>
      </w:r>
      <w:r w:rsidR="002274B2" w:rsidRPr="006D4602">
        <w:rPr>
          <w:rFonts w:ascii="Times New Roman" w:hAnsi="Times New Roman" w:cs="Times New Roman"/>
        </w:rPr>
        <w:t xml:space="preserve">matched </w:t>
      </w:r>
      <w:r w:rsidR="004234E3">
        <w:rPr>
          <w:rFonts w:ascii="Times New Roman" w:hAnsi="Times New Roman" w:cs="Times New Roman"/>
        </w:rPr>
        <w:t xml:space="preserve">most rationale to the predicted </w:t>
      </w:r>
      <w:r w:rsidR="002274B2" w:rsidRPr="006D4602">
        <w:rPr>
          <w:rFonts w:ascii="Times New Roman" w:hAnsi="Times New Roman" w:cs="Times New Roman"/>
        </w:rPr>
        <w:t>language (</w:t>
      </w:r>
      <w:r w:rsidR="002274B2" w:rsidRPr="006D4602">
        <w:rPr>
          <w:rFonts w:ascii="Times New Roman" w:hAnsi="Times New Roman" w:cs="Times New Roman"/>
          <w:i/>
        </w:rPr>
        <w:t>p</w:t>
      </w:r>
      <w:r w:rsidR="002274B2" w:rsidRPr="006D4602">
        <w:rPr>
          <w:rFonts w:ascii="Times New Roman" w:hAnsi="Times New Roman" w:cs="Times New Roman"/>
        </w:rPr>
        <w:t xml:space="preserve"> </w:t>
      </w:r>
      <w:r w:rsidR="001E3B48" w:rsidRPr="006D4602">
        <w:rPr>
          <w:rFonts w:ascii="Times New Roman" w:hAnsi="Times New Roman" w:cs="Times New Roman"/>
        </w:rPr>
        <w:t>&lt;</w:t>
      </w:r>
      <w:r w:rsidR="002274B2" w:rsidRPr="006D4602">
        <w:rPr>
          <w:rFonts w:ascii="Times New Roman" w:hAnsi="Times New Roman" w:cs="Times New Roman"/>
        </w:rPr>
        <w:t xml:space="preserve"> .00</w:t>
      </w:r>
      <w:r w:rsidR="001E3B48" w:rsidRPr="006D4602">
        <w:rPr>
          <w:rFonts w:ascii="Times New Roman" w:hAnsi="Times New Roman" w:cs="Times New Roman"/>
        </w:rPr>
        <w:t>1</w:t>
      </w:r>
      <w:r w:rsidR="002274B2" w:rsidRPr="006D4602">
        <w:rPr>
          <w:rFonts w:ascii="Times New Roman" w:hAnsi="Times New Roman" w:cs="Times New Roman"/>
        </w:rPr>
        <w:t xml:space="preserve"> by sign test)</w:t>
      </w:r>
      <w:r w:rsidR="00D00D81" w:rsidRPr="006D4602">
        <w:rPr>
          <w:rFonts w:ascii="Times New Roman" w:hAnsi="Times New Roman" w:cs="Times New Roman"/>
        </w:rPr>
        <w:t xml:space="preserve">. </w:t>
      </w:r>
    </w:p>
    <w:p w14:paraId="09BA0CEE" w14:textId="77777777" w:rsidR="005B69E7" w:rsidRPr="009B5267" w:rsidRDefault="005B69E7" w:rsidP="00EF01F0">
      <w:pPr>
        <w:tabs>
          <w:tab w:val="left" w:pos="3240"/>
        </w:tabs>
        <w:spacing w:line="480" w:lineRule="auto"/>
        <w:rPr>
          <w:rFonts w:ascii="Times New Roman" w:hAnsi="Times New Roman" w:cs="Times New Roman"/>
        </w:rPr>
      </w:pPr>
    </w:p>
    <w:p w14:paraId="3E6AB8FA" w14:textId="77777777" w:rsidR="00EF044B" w:rsidRPr="00022BE2" w:rsidRDefault="00EF044B" w:rsidP="00EF01F0">
      <w:pPr>
        <w:tabs>
          <w:tab w:val="left" w:pos="3240"/>
        </w:tabs>
        <w:spacing w:line="480" w:lineRule="auto"/>
        <w:rPr>
          <w:rFonts w:ascii="Times New Roman" w:hAnsi="Times New Roman" w:cs="Times New Roman"/>
          <w:b/>
        </w:rPr>
      </w:pPr>
      <w:r w:rsidRPr="00022BE2">
        <w:rPr>
          <w:rFonts w:ascii="Times New Roman" w:hAnsi="Times New Roman" w:cs="Times New Roman"/>
          <w:b/>
        </w:rPr>
        <w:t>Discussion</w:t>
      </w:r>
    </w:p>
    <w:p w14:paraId="4BF8E0C1" w14:textId="7B8FFE2B" w:rsidR="009003E3" w:rsidRDefault="00EF044B" w:rsidP="001E3B48">
      <w:pPr>
        <w:tabs>
          <w:tab w:val="left" w:pos="3240"/>
        </w:tabs>
        <w:spacing w:line="480" w:lineRule="auto"/>
        <w:ind w:firstLine="720"/>
        <w:rPr>
          <w:rFonts w:ascii="Times New Roman" w:hAnsi="Times New Roman" w:cs="Times New Roman"/>
        </w:rPr>
      </w:pPr>
      <w:commentRangeStart w:id="48"/>
      <w:r w:rsidRPr="000B6E97">
        <w:rPr>
          <w:rFonts w:ascii="Times New Roman" w:hAnsi="Times New Roman" w:cs="Times New Roman"/>
        </w:rPr>
        <w:t xml:space="preserve">The results of </w:t>
      </w:r>
      <w:r w:rsidR="00B84C8E">
        <w:rPr>
          <w:rFonts w:ascii="Times New Roman" w:hAnsi="Times New Roman" w:cs="Times New Roman"/>
        </w:rPr>
        <w:t>Study 3</w:t>
      </w:r>
      <w:r w:rsidRPr="000B6E97">
        <w:rPr>
          <w:rFonts w:ascii="Times New Roman" w:hAnsi="Times New Roman" w:cs="Times New Roman"/>
        </w:rPr>
        <w:t xml:space="preserve"> </w:t>
      </w:r>
      <w:r w:rsidR="00094856">
        <w:rPr>
          <w:rFonts w:ascii="Times New Roman" w:hAnsi="Times New Roman" w:cs="Times New Roman"/>
        </w:rPr>
        <w:t>support our hypothesis</w:t>
      </w:r>
      <w:r w:rsidR="00094856" w:rsidRPr="000B6E97">
        <w:rPr>
          <w:rFonts w:ascii="Times New Roman" w:hAnsi="Times New Roman" w:cs="Times New Roman"/>
        </w:rPr>
        <w:t xml:space="preserve"> </w:t>
      </w:r>
      <w:r w:rsidRPr="000B6E97">
        <w:rPr>
          <w:rFonts w:ascii="Times New Roman" w:hAnsi="Times New Roman" w:cs="Times New Roman"/>
        </w:rPr>
        <w:t xml:space="preserve">that when </w:t>
      </w:r>
      <w:r w:rsidR="00403BC0">
        <w:rPr>
          <w:rFonts w:ascii="Times New Roman" w:hAnsi="Times New Roman" w:cs="Times New Roman"/>
        </w:rPr>
        <w:t xml:space="preserve">speakers choose confidence statements, </w:t>
      </w:r>
      <w:r w:rsidR="009B7AB7">
        <w:rPr>
          <w:rFonts w:ascii="Times New Roman" w:hAnsi="Times New Roman" w:cs="Times New Roman"/>
        </w:rPr>
        <w:t>listeners</w:t>
      </w:r>
      <w:r w:rsidR="009B7AB7" w:rsidRPr="000B6E97">
        <w:rPr>
          <w:rFonts w:ascii="Times New Roman" w:hAnsi="Times New Roman" w:cs="Times New Roman"/>
        </w:rPr>
        <w:t xml:space="preserve"> </w:t>
      </w:r>
      <w:r w:rsidR="00403BC0">
        <w:rPr>
          <w:rFonts w:ascii="Times New Roman" w:hAnsi="Times New Roman" w:cs="Times New Roman"/>
        </w:rPr>
        <w:t xml:space="preserve">tend to </w:t>
      </w:r>
      <w:r w:rsidRPr="000B6E97">
        <w:rPr>
          <w:rFonts w:ascii="Times New Roman" w:hAnsi="Times New Roman" w:cs="Times New Roman"/>
        </w:rPr>
        <w:t xml:space="preserve">infer that the speaker is </w:t>
      </w:r>
      <w:r w:rsidR="00094856">
        <w:rPr>
          <w:rFonts w:ascii="Times New Roman" w:hAnsi="Times New Roman" w:cs="Times New Roman"/>
        </w:rPr>
        <w:t>relying on singular reasoning, feeling-of-knowing, or believe themselves to have some control over the event in question, whereas when</w:t>
      </w:r>
      <w:r w:rsidR="00981526">
        <w:rPr>
          <w:rFonts w:ascii="Times New Roman" w:hAnsi="Times New Roman" w:cs="Times New Roman"/>
        </w:rPr>
        <w:t xml:space="preserve"> a statement is conveyed using</w:t>
      </w:r>
      <w:r w:rsidR="00094856">
        <w:rPr>
          <w:rFonts w:ascii="Times New Roman" w:hAnsi="Times New Roman" w:cs="Times New Roman"/>
        </w:rPr>
        <w:t xml:space="preserve"> likelihood </w:t>
      </w:r>
      <w:r w:rsidR="00981526">
        <w:rPr>
          <w:rFonts w:ascii="Times New Roman" w:hAnsi="Times New Roman" w:cs="Times New Roman"/>
        </w:rPr>
        <w:t>language</w:t>
      </w:r>
      <w:r w:rsidR="00094856">
        <w:rPr>
          <w:rFonts w:ascii="Times New Roman" w:hAnsi="Times New Roman" w:cs="Times New Roman"/>
        </w:rPr>
        <w:t xml:space="preserve">, listeners infer that the speaker is relying on distributional reasoning, relative frequency information, or believes that control over the event is primarily outside of themselves.  </w:t>
      </w:r>
      <w:r w:rsidRPr="000B6E97">
        <w:rPr>
          <w:rFonts w:ascii="Times New Roman" w:hAnsi="Times New Roman" w:cs="Times New Roman"/>
        </w:rPr>
        <w:t xml:space="preserve"> </w:t>
      </w:r>
      <w:r w:rsidR="00094856">
        <w:rPr>
          <w:rFonts w:ascii="Times New Roman" w:hAnsi="Times New Roman" w:cs="Times New Roman"/>
        </w:rPr>
        <w:t>This pattern of results is consistent with the notion that listeners, like speakers, intuitively distinguish uncertainty that is in principle knowable (epistemic) from uncertainty that is inherently random or stochastic (</w:t>
      </w:r>
      <w:proofErr w:type="spellStart"/>
      <w:r w:rsidR="00094856">
        <w:rPr>
          <w:rFonts w:ascii="Times New Roman" w:hAnsi="Times New Roman" w:cs="Times New Roman"/>
        </w:rPr>
        <w:t>aleatory</w:t>
      </w:r>
      <w:proofErr w:type="spellEnd"/>
      <w:r w:rsidR="00094856">
        <w:rPr>
          <w:rFonts w:ascii="Times New Roman" w:hAnsi="Times New Roman" w:cs="Times New Roman"/>
        </w:rPr>
        <w:t xml:space="preserve">) and that this </w:t>
      </w:r>
      <w:r w:rsidR="004234E3">
        <w:rPr>
          <w:rFonts w:ascii="Times New Roman" w:hAnsi="Times New Roman" w:cs="Times New Roman"/>
        </w:rPr>
        <w:t xml:space="preserve">distinction </w:t>
      </w:r>
      <w:r w:rsidR="00094856">
        <w:rPr>
          <w:rFonts w:ascii="Times New Roman" w:hAnsi="Times New Roman" w:cs="Times New Roman"/>
        </w:rPr>
        <w:t xml:space="preserve">is reflected in their understanding of language. </w:t>
      </w:r>
      <w:commentRangeEnd w:id="48"/>
      <w:r w:rsidR="00316703">
        <w:rPr>
          <w:rStyle w:val="CommentReference"/>
        </w:rPr>
        <w:commentReference w:id="48"/>
      </w:r>
    </w:p>
    <w:p w14:paraId="16DFBD88" w14:textId="25D32E6C" w:rsidR="000710F2" w:rsidRPr="000B6E97" w:rsidRDefault="00094856" w:rsidP="001E3B48">
      <w:pPr>
        <w:tabs>
          <w:tab w:val="left" w:pos="3240"/>
        </w:tabs>
        <w:spacing w:line="480" w:lineRule="auto"/>
        <w:ind w:firstLine="720"/>
        <w:rPr>
          <w:rFonts w:ascii="Times New Roman" w:hAnsi="Times New Roman" w:cs="Times New Roman"/>
          <w:b/>
        </w:rPr>
      </w:pPr>
      <w:r>
        <w:rPr>
          <w:rFonts w:ascii="Times New Roman" w:hAnsi="Times New Roman" w:cs="Times New Roman"/>
        </w:rPr>
        <w:t xml:space="preserve">One limitation of Studies 1-3 is that they are entirely correlational and do not show a causal relationship between language use and conceptions of uncertainty. We next turn to two studies that attempt to prime sensitivity to epistemic versus </w:t>
      </w:r>
      <w:proofErr w:type="spellStart"/>
      <w:r>
        <w:rPr>
          <w:rFonts w:ascii="Times New Roman" w:hAnsi="Times New Roman" w:cs="Times New Roman"/>
        </w:rPr>
        <w:t>aleatory</w:t>
      </w:r>
      <w:proofErr w:type="spellEnd"/>
      <w:r>
        <w:rPr>
          <w:rFonts w:ascii="Times New Roman" w:hAnsi="Times New Roman" w:cs="Times New Roman"/>
        </w:rPr>
        <w:t xml:space="preserve"> uncertainty using confidence versus likelihood statements.</w:t>
      </w:r>
      <w:r w:rsidR="00EF044B" w:rsidRPr="000B6E97">
        <w:rPr>
          <w:rFonts w:ascii="Times New Roman" w:hAnsi="Times New Roman" w:cs="Times New Roman"/>
        </w:rPr>
        <w:t xml:space="preserve">  </w:t>
      </w:r>
    </w:p>
    <w:p w14:paraId="2B16EBE2" w14:textId="77777777" w:rsidR="000710F2" w:rsidRDefault="000710F2" w:rsidP="001E3B48">
      <w:pPr>
        <w:tabs>
          <w:tab w:val="left" w:pos="3240"/>
        </w:tabs>
        <w:spacing w:line="480" w:lineRule="auto"/>
        <w:jc w:val="center"/>
        <w:rPr>
          <w:b/>
        </w:rPr>
      </w:pPr>
    </w:p>
    <w:p w14:paraId="260A4AFC" w14:textId="21536F97" w:rsidR="00680F1E" w:rsidRDefault="00680F1E" w:rsidP="000B4F34">
      <w:pPr>
        <w:tabs>
          <w:tab w:val="left" w:pos="3240"/>
        </w:tabs>
        <w:spacing w:line="480" w:lineRule="auto"/>
        <w:jc w:val="center"/>
        <w:rPr>
          <w:rFonts w:ascii="Times New Roman" w:hAnsi="Times New Roman" w:cs="Times New Roman"/>
          <w:b/>
        </w:rPr>
      </w:pPr>
      <w:r>
        <w:rPr>
          <w:b/>
        </w:rPr>
        <w:t>STUDY 4:</w:t>
      </w:r>
      <w:r w:rsidR="003C3F1B">
        <w:rPr>
          <w:b/>
        </w:rPr>
        <w:t xml:space="preserve"> </w:t>
      </w:r>
      <w:r w:rsidR="00724B87">
        <w:rPr>
          <w:rFonts w:ascii="Times New Roman" w:hAnsi="Times New Roman" w:cs="Times New Roman"/>
          <w:b/>
        </w:rPr>
        <w:t>PRIMING SENTENCE COMPLETIONS</w:t>
      </w:r>
    </w:p>
    <w:p w14:paraId="2A2D290C" w14:textId="77777777" w:rsidR="005B5B3C" w:rsidRPr="000B26C1" w:rsidRDefault="005B5B3C" w:rsidP="000B4F34">
      <w:pPr>
        <w:tabs>
          <w:tab w:val="left" w:pos="3240"/>
        </w:tabs>
        <w:spacing w:line="480" w:lineRule="auto"/>
        <w:jc w:val="center"/>
        <w:rPr>
          <w:b/>
        </w:rPr>
      </w:pPr>
    </w:p>
    <w:p w14:paraId="286999D8" w14:textId="7A77B10B" w:rsidR="00680F1E" w:rsidRDefault="00680F1E" w:rsidP="000B4F34">
      <w:pPr>
        <w:spacing w:line="480" w:lineRule="auto"/>
        <w:rPr>
          <w:rFonts w:ascii="Times New Roman" w:hAnsi="Times New Roman" w:cs="Times New Roman"/>
        </w:rPr>
      </w:pPr>
      <w:r>
        <w:rPr>
          <w:rFonts w:ascii="Times New Roman" w:hAnsi="Times New Roman" w:cs="Times New Roman"/>
          <w:b/>
        </w:rPr>
        <w:tab/>
      </w:r>
      <w:r w:rsidR="0028384E">
        <w:rPr>
          <w:rFonts w:ascii="Times New Roman" w:hAnsi="Times New Roman" w:cs="Times New Roman"/>
        </w:rPr>
        <w:t xml:space="preserve">Our primary assertion in this paper is that </w:t>
      </w:r>
      <w:r w:rsidR="00BA5F6D">
        <w:rPr>
          <w:rFonts w:ascii="Times New Roman" w:hAnsi="Times New Roman" w:cs="Times New Roman"/>
        </w:rPr>
        <w:t xml:space="preserve">people systematically favor </w:t>
      </w:r>
      <w:r w:rsidR="00390CC7">
        <w:rPr>
          <w:rFonts w:ascii="Times New Roman" w:hAnsi="Times New Roman" w:cs="Times New Roman"/>
        </w:rPr>
        <w:t xml:space="preserve">confidence </w:t>
      </w:r>
      <w:r w:rsidR="004234E3">
        <w:rPr>
          <w:rFonts w:ascii="Times New Roman" w:hAnsi="Times New Roman" w:cs="Times New Roman"/>
        </w:rPr>
        <w:t>(</w:t>
      </w:r>
      <w:r w:rsidR="00390CC7">
        <w:rPr>
          <w:rFonts w:ascii="Times New Roman" w:hAnsi="Times New Roman" w:cs="Times New Roman"/>
        </w:rPr>
        <w:t>likelihood</w:t>
      </w:r>
      <w:r w:rsidR="004234E3">
        <w:rPr>
          <w:rFonts w:ascii="Times New Roman" w:hAnsi="Times New Roman" w:cs="Times New Roman"/>
        </w:rPr>
        <w:t>)</w:t>
      </w:r>
      <w:r w:rsidR="00390CC7">
        <w:rPr>
          <w:rFonts w:ascii="Times New Roman" w:hAnsi="Times New Roman" w:cs="Times New Roman"/>
        </w:rPr>
        <w:t xml:space="preserve"> language</w:t>
      </w:r>
      <w:r w:rsidR="00BA5F6D">
        <w:rPr>
          <w:rFonts w:ascii="Times New Roman" w:hAnsi="Times New Roman" w:cs="Times New Roman"/>
        </w:rPr>
        <w:t xml:space="preserve"> to communicate </w:t>
      </w:r>
      <w:r w:rsidR="0028384E">
        <w:rPr>
          <w:rFonts w:ascii="Times New Roman" w:hAnsi="Times New Roman" w:cs="Times New Roman"/>
        </w:rPr>
        <w:t xml:space="preserve">epistemic </w:t>
      </w:r>
      <w:r w:rsidR="004234E3">
        <w:rPr>
          <w:rFonts w:ascii="Times New Roman" w:hAnsi="Times New Roman" w:cs="Times New Roman"/>
        </w:rPr>
        <w:t>(</w:t>
      </w:r>
      <w:proofErr w:type="spellStart"/>
      <w:r w:rsidR="0028384E">
        <w:rPr>
          <w:rFonts w:ascii="Times New Roman" w:hAnsi="Times New Roman" w:cs="Times New Roman"/>
        </w:rPr>
        <w:t>aleatory</w:t>
      </w:r>
      <w:proofErr w:type="spellEnd"/>
      <w:r w:rsidR="004234E3">
        <w:rPr>
          <w:rFonts w:ascii="Times New Roman" w:hAnsi="Times New Roman" w:cs="Times New Roman"/>
        </w:rPr>
        <w:t>)</w:t>
      </w:r>
      <w:r w:rsidR="0028384E">
        <w:rPr>
          <w:rFonts w:ascii="Times New Roman" w:hAnsi="Times New Roman" w:cs="Times New Roman"/>
        </w:rPr>
        <w:t xml:space="preserve"> </w:t>
      </w:r>
      <w:r w:rsidR="009003E3">
        <w:rPr>
          <w:rFonts w:ascii="Times New Roman" w:hAnsi="Times New Roman" w:cs="Times New Roman"/>
        </w:rPr>
        <w:t>variants</w:t>
      </w:r>
      <w:r w:rsidR="00BA5F6D">
        <w:rPr>
          <w:rFonts w:ascii="Times New Roman" w:hAnsi="Times New Roman" w:cs="Times New Roman"/>
        </w:rPr>
        <w:t xml:space="preserve"> of uncertainty</w:t>
      </w:r>
      <w:r w:rsidR="0028384E" w:rsidRPr="00FC32CF">
        <w:rPr>
          <w:rFonts w:ascii="Times New Roman" w:hAnsi="Times New Roman" w:cs="Times New Roman"/>
        </w:rPr>
        <w:t xml:space="preserve">. </w:t>
      </w:r>
      <w:r w:rsidR="00981526">
        <w:rPr>
          <w:rFonts w:ascii="Times New Roman" w:hAnsi="Times New Roman" w:cs="Times New Roman"/>
        </w:rPr>
        <w:t xml:space="preserve">This </w:t>
      </w:r>
      <w:r w:rsidR="00390CC7">
        <w:rPr>
          <w:rFonts w:ascii="Times New Roman" w:hAnsi="Times New Roman" w:cs="Times New Roman"/>
        </w:rPr>
        <w:t xml:space="preserve">suggests that thoughts about uncertainty can influence choice of language, and it </w:t>
      </w:r>
      <w:r w:rsidR="00981526">
        <w:rPr>
          <w:rFonts w:ascii="Times New Roman" w:hAnsi="Times New Roman" w:cs="Times New Roman"/>
        </w:rPr>
        <w:t xml:space="preserve">raises the tantalizing question of whether </w:t>
      </w:r>
      <w:r w:rsidR="00390CC7">
        <w:rPr>
          <w:rFonts w:ascii="Times New Roman" w:hAnsi="Times New Roman" w:cs="Times New Roman"/>
        </w:rPr>
        <w:t xml:space="preserve">the choice of </w:t>
      </w:r>
      <w:r w:rsidR="00981526">
        <w:rPr>
          <w:rFonts w:ascii="Times New Roman" w:hAnsi="Times New Roman" w:cs="Times New Roman"/>
        </w:rPr>
        <w:t xml:space="preserve">language </w:t>
      </w:r>
      <w:r w:rsidR="00390CC7">
        <w:rPr>
          <w:rFonts w:ascii="Times New Roman" w:hAnsi="Times New Roman" w:cs="Times New Roman"/>
        </w:rPr>
        <w:t xml:space="preserve">likewise </w:t>
      </w:r>
      <w:r w:rsidR="00981526">
        <w:rPr>
          <w:rFonts w:ascii="Times New Roman" w:hAnsi="Times New Roman" w:cs="Times New Roman"/>
        </w:rPr>
        <w:t>influence</w:t>
      </w:r>
      <w:r w:rsidR="00CC4338">
        <w:rPr>
          <w:rFonts w:ascii="Times New Roman" w:hAnsi="Times New Roman" w:cs="Times New Roman"/>
        </w:rPr>
        <w:t>s</w:t>
      </w:r>
      <w:r w:rsidR="00981526">
        <w:rPr>
          <w:rFonts w:ascii="Times New Roman" w:hAnsi="Times New Roman" w:cs="Times New Roman"/>
        </w:rPr>
        <w:t xml:space="preserve"> thoughts about these forms of uncertainty. In</w:t>
      </w:r>
      <w:r w:rsidR="0028384E">
        <w:rPr>
          <w:rFonts w:ascii="Times New Roman" w:hAnsi="Times New Roman" w:cs="Times New Roman"/>
        </w:rPr>
        <w:t xml:space="preserve"> </w:t>
      </w:r>
      <w:r w:rsidR="0028384E" w:rsidRPr="00FC32CF">
        <w:rPr>
          <w:rFonts w:ascii="Times New Roman" w:hAnsi="Times New Roman" w:cs="Times New Roman"/>
        </w:rPr>
        <w:t>Stud</w:t>
      </w:r>
      <w:r w:rsidR="0028384E">
        <w:rPr>
          <w:rFonts w:ascii="Times New Roman" w:hAnsi="Times New Roman" w:cs="Times New Roman"/>
        </w:rPr>
        <w:t xml:space="preserve">y 4 we </w:t>
      </w:r>
      <w:r w:rsidR="00981526">
        <w:rPr>
          <w:rFonts w:ascii="Times New Roman" w:hAnsi="Times New Roman" w:cs="Times New Roman"/>
        </w:rPr>
        <w:t xml:space="preserve">test this notion by </w:t>
      </w:r>
      <w:r w:rsidR="0028384E">
        <w:rPr>
          <w:rFonts w:ascii="Times New Roman" w:hAnsi="Times New Roman" w:cs="Times New Roman"/>
        </w:rPr>
        <w:t>provid</w:t>
      </w:r>
      <w:r w:rsidR="00981526">
        <w:rPr>
          <w:rFonts w:ascii="Times New Roman" w:hAnsi="Times New Roman" w:cs="Times New Roman"/>
        </w:rPr>
        <w:t>ing</w:t>
      </w:r>
      <w:r w:rsidR="0028384E">
        <w:rPr>
          <w:rFonts w:ascii="Times New Roman" w:hAnsi="Times New Roman" w:cs="Times New Roman"/>
        </w:rPr>
        <w:t xml:space="preserve"> </w:t>
      </w:r>
      <w:r w:rsidR="00981526">
        <w:rPr>
          <w:rFonts w:ascii="Times New Roman" w:hAnsi="Times New Roman" w:cs="Times New Roman"/>
        </w:rPr>
        <w:t xml:space="preserve">participants </w:t>
      </w:r>
      <w:r w:rsidR="0028384E">
        <w:rPr>
          <w:rFonts w:ascii="Times New Roman" w:hAnsi="Times New Roman" w:cs="Times New Roman"/>
        </w:rPr>
        <w:t xml:space="preserve">with </w:t>
      </w:r>
      <w:r w:rsidR="00981526">
        <w:rPr>
          <w:rFonts w:ascii="Times New Roman" w:hAnsi="Times New Roman" w:cs="Times New Roman"/>
        </w:rPr>
        <w:t>dependent clauses</w:t>
      </w:r>
      <w:r w:rsidR="00C67316">
        <w:rPr>
          <w:rFonts w:ascii="Times New Roman" w:hAnsi="Times New Roman" w:cs="Times New Roman"/>
        </w:rPr>
        <w:t xml:space="preserve"> (stems) </w:t>
      </w:r>
      <w:r w:rsidR="00981526">
        <w:rPr>
          <w:rFonts w:ascii="Times New Roman" w:hAnsi="Times New Roman" w:cs="Times New Roman"/>
        </w:rPr>
        <w:t xml:space="preserve">that contain </w:t>
      </w:r>
      <w:r w:rsidR="0028384E">
        <w:rPr>
          <w:rFonts w:ascii="Times New Roman" w:hAnsi="Times New Roman" w:cs="Times New Roman"/>
        </w:rPr>
        <w:t xml:space="preserve">either confidence </w:t>
      </w:r>
      <w:r w:rsidR="00C67316">
        <w:rPr>
          <w:rFonts w:ascii="Times New Roman" w:hAnsi="Times New Roman" w:cs="Times New Roman"/>
        </w:rPr>
        <w:t xml:space="preserve">statements </w:t>
      </w:r>
      <w:r w:rsidR="0028384E">
        <w:rPr>
          <w:rFonts w:ascii="Times New Roman" w:hAnsi="Times New Roman" w:cs="Times New Roman"/>
        </w:rPr>
        <w:t xml:space="preserve">or </w:t>
      </w:r>
      <w:r w:rsidR="00CE0413">
        <w:rPr>
          <w:rFonts w:ascii="Times New Roman" w:hAnsi="Times New Roman" w:cs="Times New Roman"/>
        </w:rPr>
        <w:t xml:space="preserve">likelihood </w:t>
      </w:r>
      <w:r w:rsidR="00C67316">
        <w:rPr>
          <w:rFonts w:ascii="Times New Roman" w:hAnsi="Times New Roman" w:cs="Times New Roman"/>
        </w:rPr>
        <w:t>statements</w:t>
      </w:r>
      <w:r w:rsidR="0028384E">
        <w:rPr>
          <w:rFonts w:ascii="Times New Roman" w:hAnsi="Times New Roman" w:cs="Times New Roman"/>
        </w:rPr>
        <w:t xml:space="preserve">, and </w:t>
      </w:r>
      <w:r w:rsidR="00CE0413">
        <w:rPr>
          <w:rFonts w:ascii="Times New Roman" w:hAnsi="Times New Roman" w:cs="Times New Roman"/>
        </w:rPr>
        <w:t xml:space="preserve">then </w:t>
      </w:r>
      <w:r w:rsidR="00981526">
        <w:rPr>
          <w:rFonts w:ascii="Times New Roman" w:hAnsi="Times New Roman" w:cs="Times New Roman"/>
        </w:rPr>
        <w:t xml:space="preserve">asking </w:t>
      </w:r>
      <w:r w:rsidR="00390CC7">
        <w:rPr>
          <w:rFonts w:ascii="Times New Roman" w:hAnsi="Times New Roman" w:cs="Times New Roman"/>
        </w:rPr>
        <w:t xml:space="preserve">participants </w:t>
      </w:r>
      <w:r>
        <w:rPr>
          <w:rFonts w:ascii="Times New Roman" w:hAnsi="Times New Roman" w:cs="Times New Roman"/>
        </w:rPr>
        <w:t>to complete the</w:t>
      </w:r>
      <w:r w:rsidR="0028384E">
        <w:rPr>
          <w:rFonts w:ascii="Times New Roman" w:hAnsi="Times New Roman" w:cs="Times New Roman"/>
        </w:rPr>
        <w:t xml:space="preserve">se </w:t>
      </w:r>
      <w:r w:rsidR="00C67316">
        <w:rPr>
          <w:rFonts w:ascii="Times New Roman" w:hAnsi="Times New Roman" w:cs="Times New Roman"/>
        </w:rPr>
        <w:t>stems</w:t>
      </w:r>
      <w:r>
        <w:rPr>
          <w:rFonts w:ascii="Times New Roman" w:hAnsi="Times New Roman" w:cs="Times New Roman"/>
        </w:rPr>
        <w:t xml:space="preserve"> with any event that naturally occur</w:t>
      </w:r>
      <w:r w:rsidR="00981526">
        <w:rPr>
          <w:rFonts w:ascii="Times New Roman" w:hAnsi="Times New Roman" w:cs="Times New Roman"/>
        </w:rPr>
        <w:t>s</w:t>
      </w:r>
      <w:r>
        <w:rPr>
          <w:rFonts w:ascii="Times New Roman" w:hAnsi="Times New Roman" w:cs="Times New Roman"/>
        </w:rPr>
        <w:t xml:space="preserve"> to them</w:t>
      </w:r>
      <w:r w:rsidR="00981526">
        <w:rPr>
          <w:rFonts w:ascii="Times New Roman" w:hAnsi="Times New Roman" w:cs="Times New Roman"/>
        </w:rPr>
        <w:t xml:space="preserve"> so that the sentence sounds natural</w:t>
      </w:r>
      <w:r>
        <w:rPr>
          <w:rFonts w:ascii="Times New Roman" w:hAnsi="Times New Roman" w:cs="Times New Roman"/>
        </w:rPr>
        <w:t xml:space="preserve">. </w:t>
      </w:r>
      <w:r w:rsidR="00CE535B">
        <w:rPr>
          <w:rFonts w:ascii="Times New Roman" w:hAnsi="Times New Roman" w:cs="Times New Roman"/>
        </w:rPr>
        <w:t>If language can be used as a prime,</w:t>
      </w:r>
      <w:r w:rsidR="001347D0">
        <w:rPr>
          <w:rFonts w:ascii="Times New Roman" w:hAnsi="Times New Roman" w:cs="Times New Roman"/>
        </w:rPr>
        <w:t xml:space="preserve"> then confidence stems should be</w:t>
      </w:r>
      <w:r w:rsidR="00CE0413">
        <w:rPr>
          <w:rFonts w:ascii="Times New Roman" w:hAnsi="Times New Roman" w:cs="Times New Roman"/>
        </w:rPr>
        <w:t xml:space="preserve"> </w:t>
      </w:r>
      <w:r w:rsidR="001347D0">
        <w:rPr>
          <w:rFonts w:ascii="Times New Roman" w:hAnsi="Times New Roman" w:cs="Times New Roman"/>
        </w:rPr>
        <w:t xml:space="preserve">completed </w:t>
      </w:r>
      <w:r w:rsidR="00CE0413">
        <w:rPr>
          <w:rFonts w:ascii="Times New Roman" w:hAnsi="Times New Roman" w:cs="Times New Roman"/>
        </w:rPr>
        <w:t xml:space="preserve">more frequently </w:t>
      </w:r>
      <w:r w:rsidR="001347D0">
        <w:rPr>
          <w:rFonts w:ascii="Times New Roman" w:hAnsi="Times New Roman" w:cs="Times New Roman"/>
        </w:rPr>
        <w:t xml:space="preserve">with events </w:t>
      </w:r>
      <w:r w:rsidR="00981526">
        <w:rPr>
          <w:rFonts w:ascii="Times New Roman" w:hAnsi="Times New Roman" w:cs="Times New Roman"/>
        </w:rPr>
        <w:t xml:space="preserve">reflecting </w:t>
      </w:r>
      <w:r w:rsidR="001347D0">
        <w:rPr>
          <w:rFonts w:ascii="Times New Roman" w:hAnsi="Times New Roman" w:cs="Times New Roman"/>
        </w:rPr>
        <w:t xml:space="preserve">epistemic uncertainty and </w:t>
      </w:r>
      <w:r w:rsidR="00CE0413">
        <w:rPr>
          <w:rFonts w:ascii="Times New Roman" w:hAnsi="Times New Roman" w:cs="Times New Roman"/>
        </w:rPr>
        <w:t xml:space="preserve">likelihood </w:t>
      </w:r>
      <w:r w:rsidR="001347D0">
        <w:rPr>
          <w:rFonts w:ascii="Times New Roman" w:hAnsi="Times New Roman" w:cs="Times New Roman"/>
        </w:rPr>
        <w:t xml:space="preserve">stems should be completed </w:t>
      </w:r>
      <w:r w:rsidR="00CE0413">
        <w:rPr>
          <w:rFonts w:ascii="Times New Roman" w:hAnsi="Times New Roman" w:cs="Times New Roman"/>
        </w:rPr>
        <w:t xml:space="preserve">more frequently </w:t>
      </w:r>
      <w:r w:rsidR="001347D0">
        <w:rPr>
          <w:rFonts w:ascii="Times New Roman" w:hAnsi="Times New Roman" w:cs="Times New Roman"/>
        </w:rPr>
        <w:t xml:space="preserve">with events </w:t>
      </w:r>
      <w:r w:rsidR="00981526">
        <w:rPr>
          <w:rFonts w:ascii="Times New Roman" w:hAnsi="Times New Roman" w:cs="Times New Roman"/>
        </w:rPr>
        <w:t xml:space="preserve">reflecting </w:t>
      </w:r>
      <w:proofErr w:type="spellStart"/>
      <w:r w:rsidR="001347D0">
        <w:rPr>
          <w:rFonts w:ascii="Times New Roman" w:hAnsi="Times New Roman" w:cs="Times New Roman"/>
        </w:rPr>
        <w:t>aleatory</w:t>
      </w:r>
      <w:proofErr w:type="spellEnd"/>
      <w:r w:rsidR="001347D0">
        <w:rPr>
          <w:rFonts w:ascii="Times New Roman" w:hAnsi="Times New Roman" w:cs="Times New Roman"/>
        </w:rPr>
        <w:t xml:space="preserve"> uncertainty.</w:t>
      </w:r>
    </w:p>
    <w:p w14:paraId="763FAE96" w14:textId="77777777" w:rsidR="00680F1E" w:rsidRPr="00B70461" w:rsidRDefault="00680F1E" w:rsidP="000B4F34">
      <w:pPr>
        <w:spacing w:line="480" w:lineRule="auto"/>
        <w:rPr>
          <w:rFonts w:ascii="Times New Roman" w:hAnsi="Times New Roman" w:cs="Times New Roman"/>
        </w:rPr>
      </w:pPr>
    </w:p>
    <w:p w14:paraId="04199666" w14:textId="77777777" w:rsidR="00680F1E" w:rsidRPr="000B6E97" w:rsidRDefault="00680F1E" w:rsidP="000B4F34">
      <w:pPr>
        <w:tabs>
          <w:tab w:val="left" w:pos="3240"/>
        </w:tabs>
        <w:spacing w:line="480" w:lineRule="auto"/>
        <w:rPr>
          <w:rFonts w:ascii="Times New Roman" w:hAnsi="Times New Roman" w:cs="Times New Roman"/>
          <w:b/>
        </w:rPr>
      </w:pPr>
      <w:r w:rsidRPr="000B6E97">
        <w:rPr>
          <w:rFonts w:ascii="Times New Roman" w:hAnsi="Times New Roman" w:cs="Times New Roman"/>
          <w:b/>
        </w:rPr>
        <w:t>Method</w:t>
      </w:r>
    </w:p>
    <w:p w14:paraId="02484248" w14:textId="490CD26C" w:rsidR="00981526" w:rsidRDefault="00981526" w:rsidP="000B4F34">
      <w:pPr>
        <w:tabs>
          <w:tab w:val="left" w:pos="3240"/>
        </w:tabs>
        <w:spacing w:line="480" w:lineRule="auto"/>
        <w:ind w:firstLine="720"/>
        <w:rPr>
          <w:rFonts w:ascii="Times New Roman" w:hAnsi="Times New Roman" w:cs="Times New Roman"/>
        </w:rPr>
      </w:pPr>
      <w:r>
        <w:rPr>
          <w:rFonts w:ascii="Times New Roman" w:hAnsi="Times New Roman" w:cs="Times New Roman"/>
        </w:rPr>
        <w:t xml:space="preserve">We </w:t>
      </w:r>
      <w:r w:rsidR="00F967BE">
        <w:rPr>
          <w:rFonts w:ascii="Times New Roman" w:hAnsi="Times New Roman" w:cs="Times New Roman"/>
        </w:rPr>
        <w:t>recruited</w:t>
      </w:r>
      <w:r>
        <w:rPr>
          <w:rFonts w:ascii="Times New Roman" w:hAnsi="Times New Roman" w:cs="Times New Roman"/>
        </w:rPr>
        <w:t xml:space="preserve"> 147</w:t>
      </w:r>
      <w:r w:rsidR="00680F1E" w:rsidRPr="000B6E97">
        <w:rPr>
          <w:rFonts w:ascii="Times New Roman" w:hAnsi="Times New Roman" w:cs="Times New Roman"/>
        </w:rPr>
        <w:t xml:space="preserve"> </w:t>
      </w:r>
      <w:r w:rsidR="00F6790C">
        <w:rPr>
          <w:rFonts w:ascii="Times New Roman" w:hAnsi="Times New Roman" w:cs="Times New Roman"/>
        </w:rPr>
        <w:t>undergraduate</w:t>
      </w:r>
      <w:r w:rsidR="004234E3">
        <w:rPr>
          <w:rFonts w:ascii="Times New Roman" w:hAnsi="Times New Roman" w:cs="Times New Roman"/>
        </w:rPr>
        <w:t>s from</w:t>
      </w:r>
      <w:r w:rsidR="00F967BE">
        <w:rPr>
          <w:rFonts w:ascii="Times New Roman" w:hAnsi="Times New Roman" w:cs="Times New Roman"/>
        </w:rPr>
        <w:t xml:space="preserve"> USC to complete a study for partial course credit. We presented participants </w:t>
      </w:r>
      <w:r>
        <w:rPr>
          <w:rFonts w:ascii="Times New Roman" w:hAnsi="Times New Roman" w:cs="Times New Roman"/>
        </w:rPr>
        <w:t>with</w:t>
      </w:r>
      <w:r w:rsidR="00680F1E" w:rsidRPr="000B6E97">
        <w:rPr>
          <w:rFonts w:ascii="Times New Roman" w:hAnsi="Times New Roman" w:cs="Times New Roman"/>
        </w:rPr>
        <w:t xml:space="preserve"> </w:t>
      </w:r>
      <w:r w:rsidR="00C67316">
        <w:rPr>
          <w:rFonts w:ascii="Times New Roman" w:hAnsi="Times New Roman" w:cs="Times New Roman"/>
        </w:rPr>
        <w:t>sentence stems</w:t>
      </w:r>
      <w:r w:rsidR="00680F1E" w:rsidRPr="000B6E97">
        <w:rPr>
          <w:rFonts w:ascii="Times New Roman" w:hAnsi="Times New Roman" w:cs="Times New Roman"/>
        </w:rPr>
        <w:t xml:space="preserve">, and </w:t>
      </w:r>
      <w:r>
        <w:rPr>
          <w:rFonts w:ascii="Times New Roman" w:hAnsi="Times New Roman" w:cs="Times New Roman"/>
        </w:rPr>
        <w:t>asked them</w:t>
      </w:r>
      <w:r w:rsidR="00680F1E" w:rsidRPr="000B6E97">
        <w:rPr>
          <w:rFonts w:ascii="Times New Roman" w:hAnsi="Times New Roman" w:cs="Times New Roman"/>
        </w:rPr>
        <w:t xml:space="preserve"> to complete each stem with an event such that the complete sentence sounded natural to them. Every participant completed two </w:t>
      </w:r>
      <w:r w:rsidR="00C67316">
        <w:rPr>
          <w:rFonts w:ascii="Times New Roman" w:hAnsi="Times New Roman" w:cs="Times New Roman"/>
        </w:rPr>
        <w:t>confidence stems</w:t>
      </w:r>
      <w:r w:rsidR="00C67316" w:rsidRPr="000B6E97">
        <w:rPr>
          <w:rFonts w:ascii="Times New Roman" w:hAnsi="Times New Roman" w:cs="Times New Roman"/>
        </w:rPr>
        <w:t xml:space="preserve"> </w:t>
      </w:r>
      <w:r w:rsidR="00680F1E" w:rsidRPr="000B6E97">
        <w:rPr>
          <w:rFonts w:ascii="Times New Roman" w:hAnsi="Times New Roman" w:cs="Times New Roman"/>
        </w:rPr>
        <w:t xml:space="preserve">and two </w:t>
      </w:r>
      <w:r w:rsidR="00CE0413">
        <w:rPr>
          <w:rFonts w:ascii="Times New Roman" w:hAnsi="Times New Roman" w:cs="Times New Roman"/>
        </w:rPr>
        <w:t xml:space="preserve">likelihood </w:t>
      </w:r>
      <w:r w:rsidR="00C67316">
        <w:rPr>
          <w:rFonts w:ascii="Times New Roman" w:hAnsi="Times New Roman" w:cs="Times New Roman"/>
        </w:rPr>
        <w:t>stems</w:t>
      </w:r>
      <w:r w:rsidR="00680F1E" w:rsidRPr="000B6E97">
        <w:rPr>
          <w:rFonts w:ascii="Times New Roman" w:hAnsi="Times New Roman" w:cs="Times New Roman"/>
        </w:rPr>
        <w:t xml:space="preserve">. For half </w:t>
      </w:r>
      <w:r w:rsidR="00680F1E" w:rsidRPr="00AE23EE">
        <w:rPr>
          <w:rFonts w:ascii="Times New Roman" w:hAnsi="Times New Roman" w:cs="Times New Roman"/>
        </w:rPr>
        <w:t>of</w:t>
      </w:r>
      <w:r w:rsidR="00680F1E" w:rsidRPr="000B6E97">
        <w:rPr>
          <w:rFonts w:ascii="Times New Roman" w:hAnsi="Times New Roman" w:cs="Times New Roman"/>
        </w:rPr>
        <w:t xml:space="preserve"> the participants, the </w:t>
      </w:r>
      <w:r w:rsidR="00C67316">
        <w:rPr>
          <w:rFonts w:ascii="Times New Roman" w:hAnsi="Times New Roman" w:cs="Times New Roman"/>
        </w:rPr>
        <w:t>confidence</w:t>
      </w:r>
      <w:r w:rsidR="00C67316" w:rsidRPr="000B6E97">
        <w:rPr>
          <w:rFonts w:ascii="Times New Roman" w:hAnsi="Times New Roman" w:cs="Times New Roman"/>
        </w:rPr>
        <w:t xml:space="preserve"> </w:t>
      </w:r>
      <w:r w:rsidR="00680F1E" w:rsidRPr="000B6E97">
        <w:rPr>
          <w:rFonts w:ascii="Times New Roman" w:hAnsi="Times New Roman" w:cs="Times New Roman"/>
        </w:rPr>
        <w:t>stem</w:t>
      </w:r>
      <w:r w:rsidR="00802A88">
        <w:rPr>
          <w:rFonts w:ascii="Times New Roman" w:hAnsi="Times New Roman" w:cs="Times New Roman"/>
        </w:rPr>
        <w:t>s</w:t>
      </w:r>
      <w:r w:rsidR="00680F1E" w:rsidRPr="000B6E97">
        <w:rPr>
          <w:rFonts w:ascii="Times New Roman" w:hAnsi="Times New Roman" w:cs="Times New Roman"/>
        </w:rPr>
        <w:t xml:space="preserve"> </w:t>
      </w:r>
      <w:r w:rsidR="00802A88">
        <w:rPr>
          <w:rFonts w:ascii="Times New Roman" w:hAnsi="Times New Roman" w:cs="Times New Roman"/>
        </w:rPr>
        <w:t>were</w:t>
      </w:r>
      <w:r w:rsidR="00802A88" w:rsidRPr="000B6E97">
        <w:rPr>
          <w:rFonts w:ascii="Times New Roman" w:hAnsi="Times New Roman" w:cs="Times New Roman"/>
        </w:rPr>
        <w:t xml:space="preserve"> </w:t>
      </w:r>
      <w:r w:rsidR="00680F1E" w:rsidRPr="000B6E97">
        <w:rPr>
          <w:rFonts w:ascii="Times New Roman" w:hAnsi="Times New Roman" w:cs="Times New Roman"/>
        </w:rPr>
        <w:t xml:space="preserve">“sure” </w:t>
      </w:r>
      <w:r w:rsidR="000D5B7B">
        <w:rPr>
          <w:rFonts w:ascii="Times New Roman" w:hAnsi="Times New Roman" w:cs="Times New Roman"/>
        </w:rPr>
        <w:t xml:space="preserve">(e.g., I am 60% sure that ____), </w:t>
      </w:r>
      <w:r w:rsidR="00680F1E" w:rsidRPr="000B6E97">
        <w:rPr>
          <w:rFonts w:ascii="Times New Roman" w:hAnsi="Times New Roman" w:cs="Times New Roman"/>
        </w:rPr>
        <w:t xml:space="preserve">and the </w:t>
      </w:r>
      <w:r w:rsidR="00CE0413">
        <w:rPr>
          <w:rFonts w:ascii="Times New Roman" w:hAnsi="Times New Roman" w:cs="Times New Roman"/>
        </w:rPr>
        <w:t>likelihood</w:t>
      </w:r>
      <w:r w:rsidR="00CE0413" w:rsidRPr="000B6E97">
        <w:rPr>
          <w:rFonts w:ascii="Times New Roman" w:hAnsi="Times New Roman" w:cs="Times New Roman"/>
        </w:rPr>
        <w:t xml:space="preserve"> </w:t>
      </w:r>
      <w:r w:rsidR="00680F1E" w:rsidRPr="000B6E97">
        <w:rPr>
          <w:rFonts w:ascii="Times New Roman" w:hAnsi="Times New Roman" w:cs="Times New Roman"/>
        </w:rPr>
        <w:t>stem</w:t>
      </w:r>
      <w:r w:rsidR="00802A88">
        <w:rPr>
          <w:rFonts w:ascii="Times New Roman" w:hAnsi="Times New Roman" w:cs="Times New Roman"/>
        </w:rPr>
        <w:t>s</w:t>
      </w:r>
      <w:r w:rsidR="00680F1E" w:rsidRPr="000B6E97">
        <w:rPr>
          <w:rFonts w:ascii="Times New Roman" w:hAnsi="Times New Roman" w:cs="Times New Roman"/>
        </w:rPr>
        <w:t xml:space="preserve"> </w:t>
      </w:r>
      <w:r w:rsidR="00802A88">
        <w:rPr>
          <w:rFonts w:ascii="Times New Roman" w:hAnsi="Times New Roman" w:cs="Times New Roman"/>
        </w:rPr>
        <w:t>were</w:t>
      </w:r>
      <w:r w:rsidR="00802A88" w:rsidRPr="000B6E97">
        <w:rPr>
          <w:rFonts w:ascii="Times New Roman" w:hAnsi="Times New Roman" w:cs="Times New Roman"/>
        </w:rPr>
        <w:t xml:space="preserve"> </w:t>
      </w:r>
      <w:r w:rsidR="00680F1E" w:rsidRPr="000B6E97">
        <w:rPr>
          <w:rFonts w:ascii="Times New Roman" w:hAnsi="Times New Roman" w:cs="Times New Roman"/>
        </w:rPr>
        <w:t xml:space="preserve">“chance” </w:t>
      </w:r>
      <w:r w:rsidR="000D5B7B">
        <w:rPr>
          <w:rFonts w:ascii="Times New Roman" w:hAnsi="Times New Roman" w:cs="Times New Roman"/>
        </w:rPr>
        <w:t xml:space="preserve">(e.g., There is 60% chance that ____), </w:t>
      </w:r>
      <w:r w:rsidR="00680F1E" w:rsidRPr="000B6E97">
        <w:rPr>
          <w:rFonts w:ascii="Times New Roman" w:hAnsi="Times New Roman" w:cs="Times New Roman"/>
        </w:rPr>
        <w:t xml:space="preserve">and for the other half the </w:t>
      </w:r>
      <w:r w:rsidR="00C67316">
        <w:rPr>
          <w:rFonts w:ascii="Times New Roman" w:hAnsi="Times New Roman" w:cs="Times New Roman"/>
        </w:rPr>
        <w:t>confidence</w:t>
      </w:r>
      <w:r w:rsidR="00C67316" w:rsidRPr="000B6E97">
        <w:rPr>
          <w:rFonts w:ascii="Times New Roman" w:hAnsi="Times New Roman" w:cs="Times New Roman"/>
        </w:rPr>
        <w:t xml:space="preserve"> </w:t>
      </w:r>
      <w:r w:rsidR="00680F1E" w:rsidRPr="000B6E97">
        <w:rPr>
          <w:rFonts w:ascii="Times New Roman" w:hAnsi="Times New Roman" w:cs="Times New Roman"/>
        </w:rPr>
        <w:t>stem</w:t>
      </w:r>
      <w:r w:rsidR="00802A88">
        <w:rPr>
          <w:rFonts w:ascii="Times New Roman" w:hAnsi="Times New Roman" w:cs="Times New Roman"/>
        </w:rPr>
        <w:t>s</w:t>
      </w:r>
      <w:r w:rsidR="00680F1E" w:rsidRPr="000B6E97">
        <w:rPr>
          <w:rFonts w:ascii="Times New Roman" w:hAnsi="Times New Roman" w:cs="Times New Roman"/>
        </w:rPr>
        <w:t xml:space="preserve"> </w:t>
      </w:r>
      <w:r w:rsidR="00802A88">
        <w:rPr>
          <w:rFonts w:ascii="Times New Roman" w:hAnsi="Times New Roman" w:cs="Times New Roman"/>
        </w:rPr>
        <w:t>were</w:t>
      </w:r>
      <w:r w:rsidR="00802A88" w:rsidRPr="000B6E97">
        <w:rPr>
          <w:rFonts w:ascii="Times New Roman" w:hAnsi="Times New Roman" w:cs="Times New Roman"/>
        </w:rPr>
        <w:t xml:space="preserve"> </w:t>
      </w:r>
      <w:r w:rsidR="00680F1E" w:rsidRPr="000B6E97">
        <w:rPr>
          <w:rFonts w:ascii="Times New Roman" w:hAnsi="Times New Roman" w:cs="Times New Roman"/>
        </w:rPr>
        <w:t xml:space="preserve">“confident” and the </w:t>
      </w:r>
      <w:r w:rsidR="00CE0413">
        <w:rPr>
          <w:rFonts w:ascii="Times New Roman" w:hAnsi="Times New Roman" w:cs="Times New Roman"/>
        </w:rPr>
        <w:t>likelihood</w:t>
      </w:r>
      <w:r w:rsidR="00CE0413" w:rsidRPr="000B6E97">
        <w:rPr>
          <w:rFonts w:ascii="Times New Roman" w:hAnsi="Times New Roman" w:cs="Times New Roman"/>
        </w:rPr>
        <w:t xml:space="preserve"> </w:t>
      </w:r>
      <w:r w:rsidR="00680F1E" w:rsidRPr="000B6E97">
        <w:rPr>
          <w:rFonts w:ascii="Times New Roman" w:hAnsi="Times New Roman" w:cs="Times New Roman"/>
        </w:rPr>
        <w:t>stem</w:t>
      </w:r>
      <w:r w:rsidR="00802A88">
        <w:rPr>
          <w:rFonts w:ascii="Times New Roman" w:hAnsi="Times New Roman" w:cs="Times New Roman"/>
        </w:rPr>
        <w:t>s</w:t>
      </w:r>
      <w:r w:rsidR="00680F1E" w:rsidRPr="000B6E97">
        <w:rPr>
          <w:rFonts w:ascii="Times New Roman" w:hAnsi="Times New Roman" w:cs="Times New Roman"/>
        </w:rPr>
        <w:t xml:space="preserve"> </w:t>
      </w:r>
      <w:r w:rsidR="00802A88">
        <w:rPr>
          <w:rFonts w:ascii="Times New Roman" w:hAnsi="Times New Roman" w:cs="Times New Roman"/>
        </w:rPr>
        <w:t>were</w:t>
      </w:r>
      <w:r w:rsidR="00802A88" w:rsidRPr="000B6E97">
        <w:rPr>
          <w:rFonts w:ascii="Times New Roman" w:hAnsi="Times New Roman" w:cs="Times New Roman"/>
        </w:rPr>
        <w:t xml:space="preserve"> </w:t>
      </w:r>
      <w:r w:rsidR="00680F1E" w:rsidRPr="000B6E97">
        <w:rPr>
          <w:rFonts w:ascii="Times New Roman" w:hAnsi="Times New Roman" w:cs="Times New Roman"/>
        </w:rPr>
        <w:t xml:space="preserve">“probability.” For every participant, one </w:t>
      </w:r>
      <w:r w:rsidR="00C67316">
        <w:rPr>
          <w:rFonts w:ascii="Times New Roman" w:hAnsi="Times New Roman" w:cs="Times New Roman"/>
        </w:rPr>
        <w:t>probability</w:t>
      </w:r>
      <w:r w:rsidR="00C67316" w:rsidRPr="000B6E97">
        <w:rPr>
          <w:rFonts w:ascii="Times New Roman" w:hAnsi="Times New Roman" w:cs="Times New Roman"/>
        </w:rPr>
        <w:t xml:space="preserve"> </w:t>
      </w:r>
      <w:r w:rsidR="00680F1E" w:rsidRPr="000B6E97">
        <w:rPr>
          <w:rFonts w:ascii="Times New Roman" w:hAnsi="Times New Roman" w:cs="Times New Roman"/>
        </w:rPr>
        <w:t xml:space="preserve">and one </w:t>
      </w:r>
      <w:r w:rsidR="00C67316">
        <w:rPr>
          <w:rFonts w:ascii="Times New Roman" w:hAnsi="Times New Roman" w:cs="Times New Roman"/>
        </w:rPr>
        <w:t>confidence</w:t>
      </w:r>
      <w:r w:rsidR="00C67316" w:rsidRPr="000B6E97">
        <w:rPr>
          <w:rFonts w:ascii="Times New Roman" w:hAnsi="Times New Roman" w:cs="Times New Roman"/>
        </w:rPr>
        <w:t xml:space="preserve"> </w:t>
      </w:r>
      <w:r w:rsidR="00680F1E" w:rsidRPr="000B6E97">
        <w:rPr>
          <w:rFonts w:ascii="Times New Roman" w:hAnsi="Times New Roman" w:cs="Times New Roman"/>
        </w:rPr>
        <w:t>stem were quantified by 60%</w:t>
      </w:r>
      <w:r>
        <w:rPr>
          <w:rFonts w:ascii="Times New Roman" w:hAnsi="Times New Roman" w:cs="Times New Roman"/>
        </w:rPr>
        <w:t xml:space="preserve"> (e.g., “60% sure” or “60% chance”)</w:t>
      </w:r>
      <w:r w:rsidR="00680F1E" w:rsidRPr="000B6E97">
        <w:rPr>
          <w:rFonts w:ascii="Times New Roman" w:hAnsi="Times New Roman" w:cs="Times New Roman"/>
        </w:rPr>
        <w:t xml:space="preserve">, and the remaining stems were quantified by 80%. </w:t>
      </w:r>
      <w:r w:rsidR="00680F1E" w:rsidRPr="000B6E97">
        <w:rPr>
          <w:rFonts w:ascii="Times New Roman" w:hAnsi="Times New Roman" w:cs="Times New Roman"/>
        </w:rPr>
        <w:lastRenderedPageBreak/>
        <w:t xml:space="preserve">The order of presentation of the </w:t>
      </w:r>
      <w:r w:rsidR="00C67316">
        <w:rPr>
          <w:rFonts w:ascii="Times New Roman" w:hAnsi="Times New Roman" w:cs="Times New Roman"/>
        </w:rPr>
        <w:t>confidence</w:t>
      </w:r>
      <w:r w:rsidR="00C67316" w:rsidRPr="000B6E97">
        <w:rPr>
          <w:rFonts w:ascii="Times New Roman" w:hAnsi="Times New Roman" w:cs="Times New Roman"/>
        </w:rPr>
        <w:t xml:space="preserve"> </w:t>
      </w:r>
      <w:r w:rsidR="00680F1E" w:rsidRPr="000B6E97">
        <w:rPr>
          <w:rFonts w:ascii="Times New Roman" w:hAnsi="Times New Roman" w:cs="Times New Roman"/>
        </w:rPr>
        <w:t xml:space="preserve">and </w:t>
      </w:r>
      <w:r w:rsidR="00CE0413">
        <w:rPr>
          <w:rFonts w:ascii="Times New Roman" w:hAnsi="Times New Roman" w:cs="Times New Roman"/>
        </w:rPr>
        <w:t>likelihood</w:t>
      </w:r>
      <w:r w:rsidR="00CE0413" w:rsidRPr="000B6E97">
        <w:rPr>
          <w:rFonts w:ascii="Times New Roman" w:hAnsi="Times New Roman" w:cs="Times New Roman"/>
        </w:rPr>
        <w:t xml:space="preserve"> </w:t>
      </w:r>
      <w:r w:rsidR="00680F1E" w:rsidRPr="000B6E97">
        <w:rPr>
          <w:rFonts w:ascii="Times New Roman" w:hAnsi="Times New Roman" w:cs="Times New Roman"/>
        </w:rPr>
        <w:t xml:space="preserve">stems, as well as the order of presentation of the percentages </w:t>
      </w:r>
      <w:r w:rsidR="00802A88">
        <w:rPr>
          <w:rFonts w:ascii="Times New Roman" w:hAnsi="Times New Roman" w:cs="Times New Roman"/>
        </w:rPr>
        <w:t>were</w:t>
      </w:r>
      <w:r w:rsidR="00802A88" w:rsidRPr="000B6E97">
        <w:rPr>
          <w:rFonts w:ascii="Times New Roman" w:hAnsi="Times New Roman" w:cs="Times New Roman"/>
        </w:rPr>
        <w:t xml:space="preserve"> </w:t>
      </w:r>
      <w:r w:rsidR="00680F1E" w:rsidRPr="000B6E97">
        <w:rPr>
          <w:rFonts w:ascii="Times New Roman" w:hAnsi="Times New Roman" w:cs="Times New Roman"/>
        </w:rPr>
        <w:t xml:space="preserve">counterbalanced. </w:t>
      </w:r>
    </w:p>
    <w:p w14:paraId="64AB7BBA" w14:textId="53939752" w:rsidR="00680F1E" w:rsidRPr="000B6E97" w:rsidRDefault="00981526" w:rsidP="000B4F34">
      <w:pPr>
        <w:tabs>
          <w:tab w:val="left" w:pos="3240"/>
        </w:tabs>
        <w:spacing w:line="480" w:lineRule="auto"/>
        <w:ind w:firstLine="720"/>
        <w:rPr>
          <w:rFonts w:ascii="Times New Roman" w:hAnsi="Times New Roman" w:cs="Times New Roman"/>
        </w:rPr>
      </w:pPr>
      <w:r>
        <w:rPr>
          <w:rFonts w:ascii="Times New Roman" w:hAnsi="Times New Roman" w:cs="Times New Roman"/>
        </w:rPr>
        <w:t>We coded data in two phases. First, we asked t</w:t>
      </w:r>
      <w:r w:rsidR="00680F1E" w:rsidRPr="000B6E97">
        <w:rPr>
          <w:rFonts w:ascii="Times New Roman" w:hAnsi="Times New Roman" w:cs="Times New Roman"/>
        </w:rPr>
        <w:t>wo independent</w:t>
      </w:r>
      <w:r>
        <w:rPr>
          <w:rFonts w:ascii="Times New Roman" w:hAnsi="Times New Roman" w:cs="Times New Roman"/>
        </w:rPr>
        <w:t xml:space="preserve">, </w:t>
      </w:r>
      <w:r w:rsidR="00017559">
        <w:rPr>
          <w:rFonts w:ascii="Times New Roman" w:hAnsi="Times New Roman" w:cs="Times New Roman"/>
        </w:rPr>
        <w:t xml:space="preserve">hypothesis-blind and </w:t>
      </w:r>
      <w:r w:rsidR="00680F1E">
        <w:rPr>
          <w:rFonts w:ascii="Times New Roman" w:hAnsi="Times New Roman" w:cs="Times New Roman"/>
        </w:rPr>
        <w:t>condition-blind</w:t>
      </w:r>
      <w:r w:rsidR="00680F1E" w:rsidRPr="000B6E97">
        <w:rPr>
          <w:rFonts w:ascii="Times New Roman" w:hAnsi="Times New Roman" w:cs="Times New Roman"/>
        </w:rPr>
        <w:t xml:space="preserve"> </w:t>
      </w:r>
      <w:r>
        <w:rPr>
          <w:rFonts w:ascii="Times New Roman" w:hAnsi="Times New Roman" w:cs="Times New Roman"/>
        </w:rPr>
        <w:t>judges</w:t>
      </w:r>
      <w:r w:rsidRPr="000B6E97">
        <w:rPr>
          <w:rFonts w:ascii="Times New Roman" w:hAnsi="Times New Roman" w:cs="Times New Roman"/>
        </w:rPr>
        <w:t xml:space="preserve"> </w:t>
      </w:r>
      <w:r>
        <w:rPr>
          <w:rFonts w:ascii="Times New Roman" w:hAnsi="Times New Roman" w:cs="Times New Roman"/>
        </w:rPr>
        <w:t>to code</w:t>
      </w:r>
      <w:r w:rsidRPr="000B6E97">
        <w:rPr>
          <w:rFonts w:ascii="Times New Roman" w:hAnsi="Times New Roman" w:cs="Times New Roman"/>
        </w:rPr>
        <w:t xml:space="preserve"> </w:t>
      </w:r>
      <w:r w:rsidR="00680F1E" w:rsidRPr="000B6E97">
        <w:rPr>
          <w:rFonts w:ascii="Times New Roman" w:hAnsi="Times New Roman" w:cs="Times New Roman"/>
        </w:rPr>
        <w:t>the stems on speaker traits (</w:t>
      </w:r>
      <w:r w:rsidR="00680F1E">
        <w:rPr>
          <w:rFonts w:ascii="Times New Roman" w:hAnsi="Times New Roman" w:cs="Times New Roman"/>
        </w:rPr>
        <w:t xml:space="preserve">perspective, </w:t>
      </w:r>
      <w:r w:rsidR="00680F1E" w:rsidRPr="000B6E97">
        <w:rPr>
          <w:rFonts w:ascii="Times New Roman" w:hAnsi="Times New Roman" w:cs="Times New Roman"/>
        </w:rPr>
        <w:t>control over the event) and characteristics of the event (timing</w:t>
      </w:r>
      <w:r w:rsidR="00680F1E">
        <w:rPr>
          <w:rFonts w:ascii="Times New Roman" w:hAnsi="Times New Roman" w:cs="Times New Roman"/>
        </w:rPr>
        <w:t>), as well as a summary measure of</w:t>
      </w:r>
      <w:r w:rsidR="00680F1E" w:rsidRPr="000B6E97">
        <w:rPr>
          <w:rFonts w:ascii="Times New Roman" w:hAnsi="Times New Roman" w:cs="Times New Roman"/>
        </w:rPr>
        <w:t xml:space="preserve"> locus of uncertainty</w:t>
      </w:r>
      <w:r w:rsidR="009B5267">
        <w:rPr>
          <w:rFonts w:ascii="Times New Roman" w:hAnsi="Times New Roman" w:cs="Times New Roman"/>
        </w:rPr>
        <w:t xml:space="preserve"> (coding instructions are provided in the Supplementary Materials)</w:t>
      </w:r>
      <w:r w:rsidR="00680F1E" w:rsidRPr="000B6E97">
        <w:rPr>
          <w:rFonts w:ascii="Times New Roman" w:hAnsi="Times New Roman" w:cs="Times New Roman"/>
        </w:rPr>
        <w:t>. The cod</w:t>
      </w:r>
      <w:r w:rsidR="00680F1E">
        <w:rPr>
          <w:rFonts w:ascii="Times New Roman" w:hAnsi="Times New Roman" w:cs="Times New Roman"/>
        </w:rPr>
        <w:t xml:space="preserve">ers </w:t>
      </w:r>
      <w:r>
        <w:rPr>
          <w:rFonts w:ascii="Times New Roman" w:hAnsi="Times New Roman" w:cs="Times New Roman"/>
        </w:rPr>
        <w:t>initially agreed on</w:t>
      </w:r>
      <w:r w:rsidR="00680F1E">
        <w:rPr>
          <w:rFonts w:ascii="Times New Roman" w:hAnsi="Times New Roman" w:cs="Times New Roman"/>
        </w:rPr>
        <w:t xml:space="preserve"> 97% </w:t>
      </w:r>
      <w:r>
        <w:rPr>
          <w:rFonts w:ascii="Times New Roman" w:hAnsi="Times New Roman" w:cs="Times New Roman"/>
        </w:rPr>
        <w:t xml:space="preserve">of </w:t>
      </w:r>
      <w:r w:rsidR="009B5267">
        <w:rPr>
          <w:rFonts w:ascii="Times New Roman" w:hAnsi="Times New Roman" w:cs="Times New Roman"/>
        </w:rPr>
        <w:t>categorizations</w:t>
      </w:r>
      <w:r>
        <w:rPr>
          <w:rFonts w:ascii="Times New Roman" w:hAnsi="Times New Roman" w:cs="Times New Roman"/>
        </w:rPr>
        <w:t>,</w:t>
      </w:r>
      <w:r w:rsidR="00680F1E" w:rsidRPr="000B6E97">
        <w:rPr>
          <w:rFonts w:ascii="Times New Roman" w:hAnsi="Times New Roman" w:cs="Times New Roman"/>
        </w:rPr>
        <w:t xml:space="preserve"> and disagreements were resolved by discussion. </w:t>
      </w:r>
      <w:r>
        <w:rPr>
          <w:rFonts w:ascii="Times New Roman" w:hAnsi="Times New Roman" w:cs="Times New Roman"/>
        </w:rPr>
        <w:t>Second, we asked two</w:t>
      </w:r>
      <w:r w:rsidR="00017559">
        <w:rPr>
          <w:rFonts w:ascii="Times New Roman" w:hAnsi="Times New Roman" w:cs="Times New Roman"/>
        </w:rPr>
        <w:t xml:space="preserve"> new</w:t>
      </w:r>
      <w:r>
        <w:rPr>
          <w:rFonts w:ascii="Times New Roman" w:hAnsi="Times New Roman" w:cs="Times New Roman"/>
        </w:rPr>
        <w:t xml:space="preserve"> independent, condition- and hypothesis-blind</w:t>
      </w:r>
      <w:r w:rsidR="00017559">
        <w:rPr>
          <w:rFonts w:ascii="Times New Roman" w:hAnsi="Times New Roman" w:cs="Times New Roman"/>
        </w:rPr>
        <w:t xml:space="preserve"> judges to rate each event using the EARS</w:t>
      </w:r>
      <w:r w:rsidR="00141A85">
        <w:rPr>
          <w:rFonts w:ascii="Times New Roman" w:hAnsi="Times New Roman" w:cs="Times New Roman"/>
        </w:rPr>
        <w:t xml:space="preserve">. </w:t>
      </w:r>
      <w:r w:rsidR="00581642">
        <w:rPr>
          <w:rFonts w:ascii="Times New Roman" w:hAnsi="Times New Roman" w:cs="Times New Roman"/>
        </w:rPr>
        <w:t xml:space="preserve">Because we were interested in a single composite measure of relative </w:t>
      </w:r>
      <w:proofErr w:type="spellStart"/>
      <w:r w:rsidR="00581642">
        <w:rPr>
          <w:rFonts w:ascii="Times New Roman" w:hAnsi="Times New Roman" w:cs="Times New Roman"/>
        </w:rPr>
        <w:t>epistemicness</w:t>
      </w:r>
      <w:proofErr w:type="spellEnd"/>
      <w:r w:rsidR="00581642">
        <w:rPr>
          <w:rFonts w:ascii="Times New Roman" w:hAnsi="Times New Roman" w:cs="Times New Roman"/>
        </w:rPr>
        <w:t>/</w:t>
      </w:r>
      <w:proofErr w:type="spellStart"/>
      <w:r w:rsidR="00581642">
        <w:rPr>
          <w:rFonts w:ascii="Times New Roman" w:hAnsi="Times New Roman" w:cs="Times New Roman"/>
        </w:rPr>
        <w:t>aleatoriness</w:t>
      </w:r>
      <w:proofErr w:type="spellEnd"/>
      <w:r w:rsidR="00581642">
        <w:rPr>
          <w:rFonts w:ascii="Times New Roman" w:hAnsi="Times New Roman" w:cs="Times New Roman"/>
        </w:rPr>
        <w:t>, w</w:t>
      </w:r>
      <w:r w:rsidR="00017559">
        <w:rPr>
          <w:rFonts w:ascii="Times New Roman" w:hAnsi="Times New Roman" w:cs="Times New Roman"/>
        </w:rPr>
        <w:t>e</w:t>
      </w:r>
      <w:r w:rsidR="00581642">
        <w:rPr>
          <w:rFonts w:ascii="Times New Roman" w:hAnsi="Times New Roman" w:cs="Times New Roman"/>
        </w:rPr>
        <w:t xml:space="preserve"> derived a composit</w:t>
      </w:r>
      <w:r w:rsidR="00CC4338">
        <w:rPr>
          <w:rFonts w:ascii="Times New Roman" w:hAnsi="Times New Roman" w:cs="Times New Roman"/>
        </w:rPr>
        <w:t>e</w:t>
      </w:r>
      <w:r w:rsidR="00581642">
        <w:rPr>
          <w:rFonts w:ascii="Times New Roman" w:hAnsi="Times New Roman" w:cs="Times New Roman"/>
        </w:rPr>
        <w:t xml:space="preserve"> EARS measure by</w:t>
      </w:r>
      <w:r w:rsidR="00017559">
        <w:rPr>
          <w:rFonts w:ascii="Times New Roman" w:hAnsi="Times New Roman" w:cs="Times New Roman"/>
        </w:rPr>
        <w:t xml:space="preserve"> subtract</w:t>
      </w:r>
      <w:r w:rsidR="00581642">
        <w:rPr>
          <w:rFonts w:ascii="Times New Roman" w:hAnsi="Times New Roman" w:cs="Times New Roman"/>
        </w:rPr>
        <w:t>ing</w:t>
      </w:r>
      <w:r w:rsidR="00017559">
        <w:rPr>
          <w:rFonts w:ascii="Times New Roman" w:hAnsi="Times New Roman" w:cs="Times New Roman"/>
        </w:rPr>
        <w:t xml:space="preserve"> each participant’s average score on the </w:t>
      </w:r>
      <w:proofErr w:type="spellStart"/>
      <w:r w:rsidR="00017559">
        <w:rPr>
          <w:rFonts w:ascii="Times New Roman" w:hAnsi="Times New Roman" w:cs="Times New Roman"/>
        </w:rPr>
        <w:t>aleatory</w:t>
      </w:r>
      <w:proofErr w:type="spellEnd"/>
      <w:r w:rsidR="00017559">
        <w:rPr>
          <w:rFonts w:ascii="Times New Roman" w:hAnsi="Times New Roman" w:cs="Times New Roman"/>
        </w:rPr>
        <w:t xml:space="preserve"> subscale from his or her average score on the epistemic subscale. </w:t>
      </w:r>
      <w:r w:rsidR="00141A85">
        <w:rPr>
          <w:rFonts w:ascii="Times New Roman" w:hAnsi="Times New Roman" w:cs="Times New Roman"/>
        </w:rPr>
        <w:t xml:space="preserve"> There was moderately high agreement between the two coders on this composite measure (r = .665, </w:t>
      </w:r>
      <w:r w:rsidR="00141A85" w:rsidRPr="00CC4338">
        <w:rPr>
          <w:rFonts w:ascii="Times New Roman" w:hAnsi="Times New Roman" w:cs="Times New Roman"/>
          <w:i/>
        </w:rPr>
        <w:t>p</w:t>
      </w:r>
      <w:r w:rsidR="00141A85">
        <w:rPr>
          <w:rFonts w:ascii="Times New Roman" w:hAnsi="Times New Roman" w:cs="Times New Roman"/>
        </w:rPr>
        <w:t xml:space="preserve"> &lt; .001), </w:t>
      </w:r>
      <w:r w:rsidR="00017559">
        <w:rPr>
          <w:rFonts w:ascii="Times New Roman" w:hAnsi="Times New Roman" w:cs="Times New Roman"/>
        </w:rPr>
        <w:t xml:space="preserve">and </w:t>
      </w:r>
      <w:r w:rsidR="00D70113">
        <w:rPr>
          <w:rFonts w:ascii="Times New Roman" w:hAnsi="Times New Roman" w:cs="Times New Roman"/>
        </w:rPr>
        <w:t xml:space="preserve">we averaged </w:t>
      </w:r>
      <w:r w:rsidR="00017559">
        <w:rPr>
          <w:rFonts w:ascii="Times New Roman" w:hAnsi="Times New Roman" w:cs="Times New Roman"/>
        </w:rPr>
        <w:t>their responses.</w:t>
      </w:r>
    </w:p>
    <w:p w14:paraId="21B68303" w14:textId="77777777" w:rsidR="00680F1E" w:rsidRDefault="00680F1E" w:rsidP="000B4F34">
      <w:pPr>
        <w:tabs>
          <w:tab w:val="left" w:pos="3240"/>
        </w:tabs>
        <w:spacing w:line="480" w:lineRule="auto"/>
        <w:rPr>
          <w:rFonts w:ascii="Times New Roman" w:hAnsi="Times New Roman" w:cs="Times New Roman"/>
        </w:rPr>
      </w:pPr>
    </w:p>
    <w:p w14:paraId="71CCC7E7" w14:textId="77777777" w:rsidR="00680F1E" w:rsidRPr="00CD71F0" w:rsidRDefault="00680F1E" w:rsidP="000B4F34">
      <w:pPr>
        <w:tabs>
          <w:tab w:val="left" w:pos="3240"/>
        </w:tabs>
        <w:spacing w:line="480" w:lineRule="auto"/>
        <w:rPr>
          <w:rFonts w:ascii="Times New Roman" w:hAnsi="Times New Roman" w:cs="Times New Roman"/>
          <w:b/>
        </w:rPr>
      </w:pPr>
      <w:r w:rsidRPr="00CD71F0">
        <w:rPr>
          <w:rFonts w:ascii="Times New Roman" w:hAnsi="Times New Roman" w:cs="Times New Roman"/>
          <w:b/>
        </w:rPr>
        <w:t>Results</w:t>
      </w:r>
    </w:p>
    <w:p w14:paraId="0DAD85A3" w14:textId="27EFB1F3" w:rsidR="00680F1E" w:rsidRDefault="00680F1E" w:rsidP="00B97E74">
      <w:pPr>
        <w:tabs>
          <w:tab w:val="left" w:pos="3240"/>
        </w:tabs>
        <w:spacing w:line="480" w:lineRule="auto"/>
        <w:ind w:firstLine="720"/>
        <w:rPr>
          <w:rFonts w:ascii="Times New Roman" w:hAnsi="Times New Roman" w:cs="Times New Roman"/>
        </w:rPr>
      </w:pPr>
      <w:r w:rsidRPr="000B6E97">
        <w:rPr>
          <w:rFonts w:ascii="Times New Roman" w:hAnsi="Times New Roman" w:cs="Times New Roman"/>
        </w:rPr>
        <w:t>We conducted a series of mixed binomial logi</w:t>
      </w:r>
      <w:r w:rsidR="004A64F7">
        <w:rPr>
          <w:rFonts w:ascii="Times New Roman" w:hAnsi="Times New Roman" w:cs="Times New Roman"/>
        </w:rPr>
        <w:t>stic</w:t>
      </w:r>
      <w:r w:rsidRPr="000B6E97">
        <w:rPr>
          <w:rFonts w:ascii="Times New Roman" w:hAnsi="Times New Roman" w:cs="Times New Roman"/>
        </w:rPr>
        <w:t xml:space="preserve"> regression models with </w:t>
      </w:r>
      <w:r w:rsidR="00D437B2">
        <w:rPr>
          <w:rFonts w:ascii="Times New Roman" w:hAnsi="Times New Roman" w:cs="Times New Roman"/>
        </w:rPr>
        <w:t>confidence/</w:t>
      </w:r>
      <w:r w:rsidR="00CE0413">
        <w:rPr>
          <w:rFonts w:ascii="Times New Roman" w:hAnsi="Times New Roman" w:cs="Times New Roman"/>
        </w:rPr>
        <w:t xml:space="preserve">likelihood </w:t>
      </w:r>
      <w:r w:rsidR="00D437B2">
        <w:rPr>
          <w:rFonts w:ascii="Times New Roman" w:hAnsi="Times New Roman" w:cs="Times New Roman"/>
        </w:rPr>
        <w:t>stems</w:t>
      </w:r>
      <w:r w:rsidRPr="000B6E97">
        <w:rPr>
          <w:rFonts w:ascii="Times New Roman" w:hAnsi="Times New Roman" w:cs="Times New Roman"/>
        </w:rPr>
        <w:t xml:space="preserve"> as the </w:t>
      </w:r>
      <w:r w:rsidR="009B5267" w:rsidRPr="000B6E97">
        <w:rPr>
          <w:rFonts w:ascii="Times New Roman" w:hAnsi="Times New Roman" w:cs="Times New Roman"/>
        </w:rPr>
        <w:t>within</w:t>
      </w:r>
      <w:r w:rsidR="009B5267">
        <w:rPr>
          <w:rFonts w:ascii="Times New Roman" w:hAnsi="Times New Roman" w:cs="Times New Roman"/>
        </w:rPr>
        <w:t>-</w:t>
      </w:r>
      <w:r w:rsidRPr="000B6E97">
        <w:rPr>
          <w:rFonts w:ascii="Times New Roman" w:hAnsi="Times New Roman" w:cs="Times New Roman"/>
        </w:rPr>
        <w:t>subject variable</w:t>
      </w:r>
      <w:r>
        <w:rPr>
          <w:rFonts w:ascii="Times New Roman" w:hAnsi="Times New Roman" w:cs="Times New Roman"/>
        </w:rPr>
        <w:t>, and</w:t>
      </w:r>
      <w:r w:rsidRPr="000B6E97">
        <w:rPr>
          <w:rFonts w:ascii="Times New Roman" w:hAnsi="Times New Roman" w:cs="Times New Roman"/>
        </w:rPr>
        <w:t xml:space="preserve"> stem type</w:t>
      </w:r>
      <w:r w:rsidR="00D437B2">
        <w:rPr>
          <w:rFonts w:ascii="Times New Roman" w:hAnsi="Times New Roman" w:cs="Times New Roman"/>
        </w:rPr>
        <w:t xml:space="preserve"> (i.e., confidence stems: sure or confident, </w:t>
      </w:r>
      <w:r w:rsidR="00CE0413">
        <w:rPr>
          <w:rFonts w:ascii="Times New Roman" w:hAnsi="Times New Roman" w:cs="Times New Roman"/>
        </w:rPr>
        <w:t xml:space="preserve">likelihood </w:t>
      </w:r>
      <w:r w:rsidR="00D437B2">
        <w:rPr>
          <w:rFonts w:ascii="Times New Roman" w:hAnsi="Times New Roman" w:cs="Times New Roman"/>
        </w:rPr>
        <w:t>stems: chance or probability)</w:t>
      </w:r>
      <w:r w:rsidRPr="000B6E97">
        <w:rPr>
          <w:rFonts w:ascii="Times New Roman" w:hAnsi="Times New Roman" w:cs="Times New Roman"/>
        </w:rPr>
        <w:t>, the two order variables</w:t>
      </w:r>
      <w:r w:rsidR="00EF350F">
        <w:rPr>
          <w:rFonts w:ascii="Times New Roman" w:hAnsi="Times New Roman" w:cs="Times New Roman"/>
        </w:rPr>
        <w:t>, and the probabilities included in the stem (i.e., either 60% or 80%)</w:t>
      </w:r>
      <w:r w:rsidR="00EF350F" w:rsidRPr="00EF350F">
        <w:rPr>
          <w:rFonts w:ascii="Times New Roman" w:hAnsi="Times New Roman" w:cs="Times New Roman"/>
        </w:rPr>
        <w:t xml:space="preserve"> </w:t>
      </w:r>
      <w:r w:rsidR="00EF350F" w:rsidRPr="000B6E97">
        <w:rPr>
          <w:rFonts w:ascii="Times New Roman" w:hAnsi="Times New Roman" w:cs="Times New Roman"/>
        </w:rPr>
        <w:t>as</w:t>
      </w:r>
      <w:r w:rsidR="00EF350F">
        <w:rPr>
          <w:rFonts w:ascii="Times New Roman" w:hAnsi="Times New Roman" w:cs="Times New Roman"/>
        </w:rPr>
        <w:t xml:space="preserve"> between-subjects variables</w:t>
      </w:r>
      <w:r w:rsidRPr="000B6E97">
        <w:rPr>
          <w:rFonts w:ascii="Times New Roman" w:hAnsi="Times New Roman" w:cs="Times New Roman"/>
        </w:rPr>
        <w:t xml:space="preserve">. As we expected, </w:t>
      </w:r>
      <w:r w:rsidR="00D437B2">
        <w:rPr>
          <w:rFonts w:ascii="Times New Roman" w:hAnsi="Times New Roman" w:cs="Times New Roman"/>
        </w:rPr>
        <w:t>confidence/</w:t>
      </w:r>
      <w:r w:rsidR="00CE0413">
        <w:rPr>
          <w:rFonts w:ascii="Times New Roman" w:hAnsi="Times New Roman" w:cs="Times New Roman"/>
        </w:rPr>
        <w:t>likelihood</w:t>
      </w:r>
      <w:r w:rsidR="00CE0413" w:rsidRPr="000B6E97">
        <w:rPr>
          <w:rFonts w:ascii="Times New Roman" w:hAnsi="Times New Roman" w:cs="Times New Roman"/>
        </w:rPr>
        <w:t xml:space="preserve"> </w:t>
      </w:r>
      <w:r w:rsidRPr="000B6E97">
        <w:rPr>
          <w:rFonts w:ascii="Times New Roman" w:hAnsi="Times New Roman" w:cs="Times New Roman"/>
        </w:rPr>
        <w:t xml:space="preserve">independently and significantly predicted all of the dependent variables. </w:t>
      </w:r>
      <w:r w:rsidR="00CE0413">
        <w:rPr>
          <w:rFonts w:ascii="Times New Roman" w:hAnsi="Times New Roman" w:cs="Times New Roman"/>
        </w:rPr>
        <w:t>Confidence</w:t>
      </w:r>
      <w:r w:rsidRPr="000B6E97">
        <w:rPr>
          <w:rFonts w:ascii="Times New Roman" w:hAnsi="Times New Roman" w:cs="Times New Roman"/>
        </w:rPr>
        <w:t xml:space="preserve">, as opposed to </w:t>
      </w:r>
      <w:r w:rsidR="00CE0413">
        <w:rPr>
          <w:rFonts w:ascii="Times New Roman" w:hAnsi="Times New Roman" w:cs="Times New Roman"/>
        </w:rPr>
        <w:t xml:space="preserve">likelihood </w:t>
      </w:r>
      <w:r w:rsidRPr="000B6E97">
        <w:rPr>
          <w:rFonts w:ascii="Times New Roman" w:hAnsi="Times New Roman" w:cs="Times New Roman"/>
        </w:rPr>
        <w:t xml:space="preserve">stems significantly and positively predicted use of first person subject </w:t>
      </w:r>
      <w:r w:rsidR="009B5267">
        <w:rPr>
          <w:rFonts w:ascii="Times New Roman" w:hAnsi="Times New Roman" w:cs="Times New Roman"/>
        </w:rPr>
        <w:t xml:space="preserve">as opposed to second or </w:t>
      </w:r>
      <w:r w:rsidR="009B5267">
        <w:rPr>
          <w:rFonts w:ascii="Times New Roman" w:hAnsi="Times New Roman" w:cs="Times New Roman"/>
        </w:rPr>
        <w:lastRenderedPageBreak/>
        <w:t xml:space="preserve">third person </w:t>
      </w:r>
      <w:r w:rsidRPr="000B6E97">
        <w:rPr>
          <w:rFonts w:ascii="Times New Roman" w:hAnsi="Times New Roman" w:cs="Times New Roman"/>
        </w:rPr>
        <w:t>(</w:t>
      </w:r>
      <w:r w:rsidRPr="000B6E97">
        <w:rPr>
          <w:rFonts w:ascii="Times New Roman" w:hAnsi="Times New Roman" w:cs="Times New Roman"/>
          <w:i/>
        </w:rPr>
        <w:t>B</w:t>
      </w:r>
      <w:r w:rsidRPr="000B6E97">
        <w:rPr>
          <w:rFonts w:ascii="Times New Roman" w:hAnsi="Times New Roman" w:cs="Times New Roman"/>
        </w:rPr>
        <w:t xml:space="preserve"> = .</w:t>
      </w:r>
      <w:r w:rsidR="00FF513F">
        <w:rPr>
          <w:rFonts w:ascii="Times New Roman" w:hAnsi="Times New Roman" w:cs="Times New Roman"/>
        </w:rPr>
        <w:t>697</w:t>
      </w:r>
      <w:r w:rsidRPr="000B6E97">
        <w:rPr>
          <w:rFonts w:ascii="Times New Roman" w:hAnsi="Times New Roman" w:cs="Times New Roman"/>
        </w:rPr>
        <w:t xml:space="preserve">, </w:t>
      </w:r>
      <w:r w:rsidRPr="000B6E97">
        <w:rPr>
          <w:rFonts w:ascii="Times New Roman" w:hAnsi="Times New Roman" w:cs="Times New Roman"/>
          <w:i/>
        </w:rPr>
        <w:t>p</w:t>
      </w:r>
      <w:r w:rsidRPr="000B6E97">
        <w:rPr>
          <w:rFonts w:ascii="Times New Roman" w:hAnsi="Times New Roman" w:cs="Times New Roman"/>
        </w:rPr>
        <w:t xml:space="preserve"> </w:t>
      </w:r>
      <w:r w:rsidR="00FF513F">
        <w:rPr>
          <w:rFonts w:ascii="Times New Roman" w:hAnsi="Times New Roman" w:cs="Times New Roman"/>
        </w:rPr>
        <w:t>&lt;</w:t>
      </w:r>
      <w:r w:rsidR="00FF513F" w:rsidRPr="000B6E97">
        <w:rPr>
          <w:rFonts w:ascii="Times New Roman" w:hAnsi="Times New Roman" w:cs="Times New Roman"/>
        </w:rPr>
        <w:t xml:space="preserve"> </w:t>
      </w:r>
      <w:r w:rsidRPr="000B6E97">
        <w:rPr>
          <w:rFonts w:ascii="Times New Roman" w:hAnsi="Times New Roman" w:cs="Times New Roman"/>
        </w:rPr>
        <w:t>.</w:t>
      </w:r>
      <w:r w:rsidR="00FF513F" w:rsidRPr="000B6E97">
        <w:rPr>
          <w:rFonts w:ascii="Times New Roman" w:hAnsi="Times New Roman" w:cs="Times New Roman"/>
        </w:rPr>
        <w:t>00</w:t>
      </w:r>
      <w:r w:rsidR="00FF513F">
        <w:rPr>
          <w:rFonts w:ascii="Times New Roman" w:hAnsi="Times New Roman" w:cs="Times New Roman"/>
        </w:rPr>
        <w:t>1</w:t>
      </w:r>
      <w:r w:rsidRPr="000B6E97">
        <w:rPr>
          <w:rFonts w:ascii="Times New Roman" w:hAnsi="Times New Roman" w:cs="Times New Roman"/>
        </w:rPr>
        <w:t xml:space="preserve">), significantly and positively predicted </w:t>
      </w:r>
      <w:r>
        <w:rPr>
          <w:rFonts w:ascii="Times New Roman" w:hAnsi="Times New Roman" w:cs="Times New Roman"/>
        </w:rPr>
        <w:t xml:space="preserve">speaker’s </w:t>
      </w:r>
      <w:r w:rsidR="009B5267">
        <w:rPr>
          <w:rFonts w:ascii="Times New Roman" w:hAnsi="Times New Roman" w:cs="Times New Roman"/>
        </w:rPr>
        <w:t xml:space="preserve">level of </w:t>
      </w:r>
      <w:r w:rsidRPr="000B6E97">
        <w:rPr>
          <w:rFonts w:ascii="Times New Roman" w:hAnsi="Times New Roman" w:cs="Times New Roman"/>
        </w:rPr>
        <w:t>control</w:t>
      </w:r>
      <w:r>
        <w:rPr>
          <w:rFonts w:ascii="Times New Roman" w:hAnsi="Times New Roman" w:cs="Times New Roman"/>
        </w:rPr>
        <w:t xml:space="preserve"> over</w:t>
      </w:r>
      <w:r w:rsidRPr="000B6E97">
        <w:rPr>
          <w:rFonts w:ascii="Times New Roman" w:hAnsi="Times New Roman" w:cs="Times New Roman"/>
        </w:rPr>
        <w:t xml:space="preserve"> the event (</w:t>
      </w:r>
      <w:r w:rsidRPr="000B6E97">
        <w:rPr>
          <w:rFonts w:ascii="Times New Roman" w:hAnsi="Times New Roman" w:cs="Times New Roman"/>
          <w:i/>
        </w:rPr>
        <w:t>B</w:t>
      </w:r>
      <w:r w:rsidRPr="000B6E97">
        <w:rPr>
          <w:rFonts w:ascii="Times New Roman" w:hAnsi="Times New Roman" w:cs="Times New Roman"/>
        </w:rPr>
        <w:t xml:space="preserve"> = .</w:t>
      </w:r>
      <w:r w:rsidR="00FF513F">
        <w:rPr>
          <w:rFonts w:ascii="Times New Roman" w:hAnsi="Times New Roman" w:cs="Times New Roman"/>
        </w:rPr>
        <w:t>793</w:t>
      </w:r>
      <w:r w:rsidRPr="000B6E97">
        <w:rPr>
          <w:rFonts w:ascii="Times New Roman" w:hAnsi="Times New Roman" w:cs="Times New Roman"/>
        </w:rPr>
        <w:t xml:space="preserve">, </w:t>
      </w:r>
      <w:r w:rsidRPr="000B6E97">
        <w:rPr>
          <w:rFonts w:ascii="Times New Roman" w:hAnsi="Times New Roman" w:cs="Times New Roman"/>
          <w:i/>
        </w:rPr>
        <w:t>p</w:t>
      </w:r>
      <w:r w:rsidRPr="000B6E97">
        <w:rPr>
          <w:rFonts w:ascii="Times New Roman" w:hAnsi="Times New Roman" w:cs="Times New Roman"/>
        </w:rPr>
        <w:t xml:space="preserve"> </w:t>
      </w:r>
      <w:r w:rsidR="00FF513F">
        <w:rPr>
          <w:rFonts w:ascii="Times New Roman" w:hAnsi="Times New Roman" w:cs="Times New Roman"/>
        </w:rPr>
        <w:t>&lt;</w:t>
      </w:r>
      <w:r w:rsidR="00FF513F" w:rsidRPr="000B6E97">
        <w:rPr>
          <w:rFonts w:ascii="Times New Roman" w:hAnsi="Times New Roman" w:cs="Times New Roman"/>
        </w:rPr>
        <w:t xml:space="preserve"> </w:t>
      </w:r>
      <w:r w:rsidRPr="000B6E97">
        <w:rPr>
          <w:rFonts w:ascii="Times New Roman" w:hAnsi="Times New Roman" w:cs="Times New Roman"/>
        </w:rPr>
        <w:t>.00</w:t>
      </w:r>
      <w:r w:rsidR="00FF513F">
        <w:rPr>
          <w:rFonts w:ascii="Times New Roman" w:hAnsi="Times New Roman" w:cs="Times New Roman"/>
        </w:rPr>
        <w:t>1</w:t>
      </w:r>
      <w:r w:rsidRPr="000B6E97">
        <w:rPr>
          <w:rFonts w:ascii="Times New Roman" w:hAnsi="Times New Roman" w:cs="Times New Roman"/>
        </w:rPr>
        <w:t>), negatively predicted use of future events</w:t>
      </w:r>
      <w:r w:rsidR="009B5267">
        <w:rPr>
          <w:rFonts w:ascii="Times New Roman" w:hAnsi="Times New Roman" w:cs="Times New Roman"/>
        </w:rPr>
        <w:t xml:space="preserve"> as opposed to past or present events</w:t>
      </w:r>
      <w:r w:rsidRPr="000B6E97">
        <w:rPr>
          <w:rFonts w:ascii="Times New Roman" w:hAnsi="Times New Roman" w:cs="Times New Roman"/>
        </w:rPr>
        <w:t xml:space="preserve"> (</w:t>
      </w:r>
      <w:r w:rsidRPr="000B6E97">
        <w:rPr>
          <w:rFonts w:ascii="Times New Roman" w:hAnsi="Times New Roman" w:cs="Times New Roman"/>
          <w:i/>
        </w:rPr>
        <w:t>B</w:t>
      </w:r>
      <w:r w:rsidRPr="000B6E97">
        <w:rPr>
          <w:rFonts w:ascii="Times New Roman" w:hAnsi="Times New Roman" w:cs="Times New Roman"/>
        </w:rPr>
        <w:t xml:space="preserve"> = -.</w:t>
      </w:r>
      <w:r w:rsidR="007022C4">
        <w:rPr>
          <w:rFonts w:ascii="Times New Roman" w:hAnsi="Times New Roman" w:cs="Times New Roman"/>
        </w:rPr>
        <w:t>960</w:t>
      </w:r>
      <w:r w:rsidRPr="000B6E97">
        <w:rPr>
          <w:rFonts w:ascii="Times New Roman" w:hAnsi="Times New Roman" w:cs="Times New Roman"/>
        </w:rPr>
        <w:t xml:space="preserve">, </w:t>
      </w:r>
      <w:r w:rsidRPr="000B6E97">
        <w:rPr>
          <w:rFonts w:ascii="Times New Roman" w:hAnsi="Times New Roman" w:cs="Times New Roman"/>
          <w:i/>
        </w:rPr>
        <w:t>p</w:t>
      </w:r>
      <w:r w:rsidRPr="000B6E97">
        <w:rPr>
          <w:rFonts w:ascii="Times New Roman" w:hAnsi="Times New Roman" w:cs="Times New Roman"/>
        </w:rPr>
        <w:t xml:space="preserve"> </w:t>
      </w:r>
      <w:r w:rsidR="007022C4">
        <w:rPr>
          <w:rFonts w:ascii="Times New Roman" w:hAnsi="Times New Roman" w:cs="Times New Roman"/>
        </w:rPr>
        <w:t>&lt;</w:t>
      </w:r>
      <w:r w:rsidR="007022C4" w:rsidRPr="000B6E97">
        <w:rPr>
          <w:rFonts w:ascii="Times New Roman" w:hAnsi="Times New Roman" w:cs="Times New Roman"/>
        </w:rPr>
        <w:t xml:space="preserve"> </w:t>
      </w:r>
      <w:r w:rsidRPr="000B6E97">
        <w:rPr>
          <w:rFonts w:ascii="Times New Roman" w:hAnsi="Times New Roman" w:cs="Times New Roman"/>
        </w:rPr>
        <w:t>.</w:t>
      </w:r>
      <w:r w:rsidR="007022C4" w:rsidRPr="000B6E97">
        <w:rPr>
          <w:rFonts w:ascii="Times New Roman" w:hAnsi="Times New Roman" w:cs="Times New Roman"/>
        </w:rPr>
        <w:t>00</w:t>
      </w:r>
      <w:r w:rsidR="007022C4">
        <w:rPr>
          <w:rFonts w:ascii="Times New Roman" w:hAnsi="Times New Roman" w:cs="Times New Roman"/>
        </w:rPr>
        <w:t>1</w:t>
      </w:r>
      <w:r w:rsidRPr="000B6E97">
        <w:rPr>
          <w:rFonts w:ascii="Times New Roman" w:hAnsi="Times New Roman" w:cs="Times New Roman"/>
        </w:rPr>
        <w:t xml:space="preserve">), significantly and positively predicted the locus of uncertainty </w:t>
      </w:r>
      <w:r w:rsidR="009B5267">
        <w:rPr>
          <w:rFonts w:ascii="Times New Roman" w:hAnsi="Times New Roman" w:cs="Times New Roman"/>
        </w:rPr>
        <w:t>appearing to reside</w:t>
      </w:r>
      <w:r w:rsidRPr="000B6E97">
        <w:rPr>
          <w:rFonts w:ascii="Times New Roman" w:hAnsi="Times New Roman" w:cs="Times New Roman"/>
        </w:rPr>
        <w:t xml:space="preserve"> inside the speaker’s mind</w:t>
      </w:r>
      <w:r w:rsidR="009B5267">
        <w:rPr>
          <w:rFonts w:ascii="Times New Roman" w:hAnsi="Times New Roman" w:cs="Times New Roman"/>
        </w:rPr>
        <w:t xml:space="preserve"> as opposed to in the world</w:t>
      </w:r>
      <w:r w:rsidRPr="000B6E97">
        <w:rPr>
          <w:rFonts w:ascii="Times New Roman" w:hAnsi="Times New Roman" w:cs="Times New Roman"/>
        </w:rPr>
        <w:t xml:space="preserve"> (</w:t>
      </w:r>
      <w:r w:rsidRPr="000B6E97">
        <w:rPr>
          <w:rFonts w:ascii="Times New Roman" w:hAnsi="Times New Roman" w:cs="Times New Roman"/>
          <w:i/>
        </w:rPr>
        <w:t>B</w:t>
      </w:r>
      <w:r w:rsidRPr="000B6E97">
        <w:rPr>
          <w:rFonts w:ascii="Times New Roman" w:hAnsi="Times New Roman" w:cs="Times New Roman"/>
        </w:rPr>
        <w:t xml:space="preserve"> = .</w:t>
      </w:r>
      <w:r w:rsidR="003751C8">
        <w:rPr>
          <w:rFonts w:ascii="Times New Roman" w:hAnsi="Times New Roman" w:cs="Times New Roman"/>
        </w:rPr>
        <w:t>402</w:t>
      </w:r>
      <w:r w:rsidRPr="000B6E97">
        <w:rPr>
          <w:rFonts w:ascii="Times New Roman" w:hAnsi="Times New Roman" w:cs="Times New Roman"/>
        </w:rPr>
        <w:t xml:space="preserve">, </w:t>
      </w:r>
      <w:r w:rsidRPr="000B6E97">
        <w:rPr>
          <w:rFonts w:ascii="Times New Roman" w:hAnsi="Times New Roman" w:cs="Times New Roman"/>
          <w:i/>
        </w:rPr>
        <w:t>p</w:t>
      </w:r>
      <w:r w:rsidRPr="000B6E97">
        <w:rPr>
          <w:rFonts w:ascii="Times New Roman" w:hAnsi="Times New Roman" w:cs="Times New Roman"/>
        </w:rPr>
        <w:t xml:space="preserve"> </w:t>
      </w:r>
      <w:r w:rsidR="003751C8">
        <w:rPr>
          <w:rFonts w:ascii="Times New Roman" w:hAnsi="Times New Roman" w:cs="Times New Roman"/>
        </w:rPr>
        <w:t>&lt;</w:t>
      </w:r>
      <w:r w:rsidR="003751C8" w:rsidRPr="000B6E97">
        <w:rPr>
          <w:rFonts w:ascii="Times New Roman" w:hAnsi="Times New Roman" w:cs="Times New Roman"/>
        </w:rPr>
        <w:t xml:space="preserve"> </w:t>
      </w:r>
      <w:r w:rsidRPr="000B6E97">
        <w:rPr>
          <w:rFonts w:ascii="Times New Roman" w:hAnsi="Times New Roman" w:cs="Times New Roman"/>
        </w:rPr>
        <w:t>.</w:t>
      </w:r>
      <w:r w:rsidR="003751C8" w:rsidRPr="000B6E97">
        <w:rPr>
          <w:rFonts w:ascii="Times New Roman" w:hAnsi="Times New Roman" w:cs="Times New Roman"/>
        </w:rPr>
        <w:t>0</w:t>
      </w:r>
      <w:r w:rsidR="003751C8">
        <w:rPr>
          <w:rFonts w:ascii="Times New Roman" w:hAnsi="Times New Roman" w:cs="Times New Roman"/>
        </w:rPr>
        <w:t>5</w:t>
      </w:r>
      <w:r w:rsidRPr="000B6E97">
        <w:rPr>
          <w:rFonts w:ascii="Times New Roman" w:hAnsi="Times New Roman" w:cs="Times New Roman"/>
        </w:rPr>
        <w:t xml:space="preserve">). As expected, there was no difference between </w:t>
      </w:r>
      <w:r w:rsidR="00CE0413">
        <w:rPr>
          <w:rFonts w:ascii="Times New Roman" w:hAnsi="Times New Roman" w:cs="Times New Roman"/>
        </w:rPr>
        <w:t>“</w:t>
      </w:r>
      <w:r w:rsidRPr="000B6E97">
        <w:rPr>
          <w:rFonts w:ascii="Times New Roman" w:hAnsi="Times New Roman" w:cs="Times New Roman"/>
        </w:rPr>
        <w:t>sure</w:t>
      </w:r>
      <w:r w:rsidR="00CE0413">
        <w:rPr>
          <w:rFonts w:ascii="Times New Roman" w:hAnsi="Times New Roman" w:cs="Times New Roman"/>
        </w:rPr>
        <w:t>”</w:t>
      </w:r>
      <w:r w:rsidRPr="000B6E97">
        <w:rPr>
          <w:rFonts w:ascii="Times New Roman" w:hAnsi="Times New Roman" w:cs="Times New Roman"/>
        </w:rPr>
        <w:t xml:space="preserve"> and </w:t>
      </w:r>
      <w:r w:rsidR="00CE0413">
        <w:rPr>
          <w:rFonts w:ascii="Times New Roman" w:hAnsi="Times New Roman" w:cs="Times New Roman"/>
        </w:rPr>
        <w:t>“</w:t>
      </w:r>
      <w:r w:rsidRPr="000B6E97">
        <w:rPr>
          <w:rFonts w:ascii="Times New Roman" w:hAnsi="Times New Roman" w:cs="Times New Roman"/>
        </w:rPr>
        <w:t>confident</w:t>
      </w:r>
      <w:r w:rsidR="00CE0413">
        <w:rPr>
          <w:rFonts w:ascii="Times New Roman" w:hAnsi="Times New Roman" w:cs="Times New Roman"/>
        </w:rPr>
        <w:t>”</w:t>
      </w:r>
      <w:r w:rsidRPr="000B6E97">
        <w:rPr>
          <w:rFonts w:ascii="Times New Roman" w:hAnsi="Times New Roman" w:cs="Times New Roman"/>
        </w:rPr>
        <w:t xml:space="preserve"> stems in </w:t>
      </w:r>
      <w:r w:rsidR="004A64F7">
        <w:rPr>
          <w:rFonts w:ascii="Times New Roman" w:hAnsi="Times New Roman" w:cs="Times New Roman"/>
        </w:rPr>
        <w:t>priming</w:t>
      </w:r>
      <w:r w:rsidR="004A64F7" w:rsidRPr="000B6E97">
        <w:rPr>
          <w:rFonts w:ascii="Times New Roman" w:hAnsi="Times New Roman" w:cs="Times New Roman"/>
        </w:rPr>
        <w:t xml:space="preserve"> </w:t>
      </w:r>
      <w:r>
        <w:rPr>
          <w:rFonts w:ascii="Times New Roman" w:hAnsi="Times New Roman" w:cs="Times New Roman"/>
        </w:rPr>
        <w:t>epistemic uncertainty</w:t>
      </w:r>
      <w:r w:rsidRPr="000B6E97">
        <w:rPr>
          <w:rFonts w:ascii="Times New Roman" w:hAnsi="Times New Roman" w:cs="Times New Roman"/>
        </w:rPr>
        <w:t xml:space="preserve">, </w:t>
      </w:r>
      <w:r w:rsidR="00AE23EE">
        <w:rPr>
          <w:rFonts w:ascii="Times New Roman" w:hAnsi="Times New Roman" w:cs="Times New Roman"/>
        </w:rPr>
        <w:t>or</w:t>
      </w:r>
      <w:r w:rsidR="00AE23EE" w:rsidRPr="000B6E97">
        <w:rPr>
          <w:rFonts w:ascii="Times New Roman" w:hAnsi="Times New Roman" w:cs="Times New Roman"/>
        </w:rPr>
        <w:t xml:space="preserve"> </w:t>
      </w:r>
      <w:r w:rsidRPr="000B6E97">
        <w:rPr>
          <w:rFonts w:ascii="Times New Roman" w:hAnsi="Times New Roman" w:cs="Times New Roman"/>
        </w:rPr>
        <w:t xml:space="preserve">between </w:t>
      </w:r>
      <w:r w:rsidR="00CE0413">
        <w:rPr>
          <w:rFonts w:ascii="Times New Roman" w:hAnsi="Times New Roman" w:cs="Times New Roman"/>
        </w:rPr>
        <w:t>“</w:t>
      </w:r>
      <w:r w:rsidRPr="000B6E97">
        <w:rPr>
          <w:rFonts w:ascii="Times New Roman" w:hAnsi="Times New Roman" w:cs="Times New Roman"/>
        </w:rPr>
        <w:t>chance</w:t>
      </w:r>
      <w:r w:rsidR="00CE0413">
        <w:rPr>
          <w:rFonts w:ascii="Times New Roman" w:hAnsi="Times New Roman" w:cs="Times New Roman"/>
        </w:rPr>
        <w:t>”</w:t>
      </w:r>
      <w:r w:rsidRPr="000B6E97">
        <w:rPr>
          <w:rFonts w:ascii="Times New Roman" w:hAnsi="Times New Roman" w:cs="Times New Roman"/>
        </w:rPr>
        <w:t xml:space="preserve"> and </w:t>
      </w:r>
      <w:r w:rsidR="00CE0413">
        <w:rPr>
          <w:rFonts w:ascii="Times New Roman" w:hAnsi="Times New Roman" w:cs="Times New Roman"/>
        </w:rPr>
        <w:t>“</w:t>
      </w:r>
      <w:r w:rsidRPr="000B6E97">
        <w:rPr>
          <w:rFonts w:ascii="Times New Roman" w:hAnsi="Times New Roman" w:cs="Times New Roman"/>
        </w:rPr>
        <w:t>probability</w:t>
      </w:r>
      <w:r w:rsidR="00CE0413">
        <w:rPr>
          <w:rFonts w:ascii="Times New Roman" w:hAnsi="Times New Roman" w:cs="Times New Roman"/>
        </w:rPr>
        <w:t>”</w:t>
      </w:r>
      <w:r w:rsidRPr="000B6E97">
        <w:rPr>
          <w:rFonts w:ascii="Times New Roman" w:hAnsi="Times New Roman" w:cs="Times New Roman"/>
        </w:rPr>
        <w:t xml:space="preserve"> stems in </w:t>
      </w:r>
      <w:r w:rsidR="004A64F7">
        <w:rPr>
          <w:rFonts w:ascii="Times New Roman" w:hAnsi="Times New Roman" w:cs="Times New Roman"/>
        </w:rPr>
        <w:t>priming</w:t>
      </w:r>
      <w:r w:rsidR="004A64F7" w:rsidRPr="000B6E97">
        <w:rPr>
          <w:rFonts w:ascii="Times New Roman" w:hAnsi="Times New Roman" w:cs="Times New Roman"/>
        </w:rPr>
        <w:t xml:space="preserve"> </w:t>
      </w:r>
      <w:proofErr w:type="spellStart"/>
      <w:r>
        <w:rPr>
          <w:rFonts w:ascii="Times New Roman" w:hAnsi="Times New Roman" w:cs="Times New Roman"/>
        </w:rPr>
        <w:t>aleatory</w:t>
      </w:r>
      <w:proofErr w:type="spellEnd"/>
      <w:r>
        <w:rPr>
          <w:rFonts w:ascii="Times New Roman" w:hAnsi="Times New Roman" w:cs="Times New Roman"/>
        </w:rPr>
        <w:t xml:space="preserve"> uncertainty</w:t>
      </w:r>
      <w:r w:rsidRPr="000B6E97">
        <w:rPr>
          <w:rFonts w:ascii="Times New Roman" w:hAnsi="Times New Roman" w:cs="Times New Roman"/>
        </w:rPr>
        <w:t>. The only unexpected finding</w:t>
      </w:r>
      <w:r w:rsidR="00B97E74">
        <w:rPr>
          <w:rFonts w:ascii="Times New Roman" w:hAnsi="Times New Roman" w:cs="Times New Roman"/>
        </w:rPr>
        <w:t>s</w:t>
      </w:r>
      <w:r w:rsidRPr="000B6E97">
        <w:rPr>
          <w:rFonts w:ascii="Times New Roman" w:hAnsi="Times New Roman" w:cs="Times New Roman"/>
        </w:rPr>
        <w:t xml:space="preserve"> </w:t>
      </w:r>
      <w:r w:rsidR="00B97E74">
        <w:rPr>
          <w:rFonts w:ascii="Times New Roman" w:hAnsi="Times New Roman" w:cs="Times New Roman"/>
        </w:rPr>
        <w:t>were</w:t>
      </w:r>
      <w:r w:rsidR="00B97E74" w:rsidRPr="000B6E97">
        <w:rPr>
          <w:rFonts w:ascii="Times New Roman" w:hAnsi="Times New Roman" w:cs="Times New Roman"/>
        </w:rPr>
        <w:t xml:space="preserve"> </w:t>
      </w:r>
      <w:r w:rsidRPr="000B6E97">
        <w:rPr>
          <w:rFonts w:ascii="Times New Roman" w:hAnsi="Times New Roman" w:cs="Times New Roman"/>
        </w:rPr>
        <w:t>that when predicting locus of uncertainty</w:t>
      </w:r>
      <w:r w:rsidR="00C70EF5">
        <w:rPr>
          <w:rFonts w:ascii="Times New Roman" w:hAnsi="Times New Roman" w:cs="Times New Roman"/>
        </w:rPr>
        <w:t xml:space="preserve"> (but not the other three dependent variables)</w:t>
      </w:r>
      <w:r w:rsidRPr="000B6E97">
        <w:rPr>
          <w:rFonts w:ascii="Times New Roman" w:hAnsi="Times New Roman" w:cs="Times New Roman"/>
        </w:rPr>
        <w:t xml:space="preserve">, order of presentation of the </w:t>
      </w:r>
      <w:r w:rsidR="00FF513F" w:rsidRPr="000B6E97">
        <w:rPr>
          <w:rFonts w:ascii="Times New Roman" w:hAnsi="Times New Roman" w:cs="Times New Roman"/>
        </w:rPr>
        <w:t xml:space="preserve">percentages </w:t>
      </w:r>
      <w:r w:rsidR="009B5267">
        <w:rPr>
          <w:rFonts w:ascii="Times New Roman" w:hAnsi="Times New Roman" w:cs="Times New Roman"/>
        </w:rPr>
        <w:t>(80</w:t>
      </w:r>
      <w:r w:rsidR="00FF513F">
        <w:rPr>
          <w:rFonts w:ascii="Times New Roman" w:hAnsi="Times New Roman" w:cs="Times New Roman"/>
        </w:rPr>
        <w:t xml:space="preserve">% first, </w:t>
      </w:r>
      <w:r w:rsidR="009B5267">
        <w:rPr>
          <w:rFonts w:ascii="Times New Roman" w:hAnsi="Times New Roman" w:cs="Times New Roman"/>
        </w:rPr>
        <w:t>60%</w:t>
      </w:r>
      <w:r w:rsidR="00FF513F">
        <w:rPr>
          <w:rFonts w:ascii="Times New Roman" w:hAnsi="Times New Roman" w:cs="Times New Roman"/>
        </w:rPr>
        <w:t xml:space="preserve"> second</w:t>
      </w:r>
      <w:r w:rsidR="009B5267">
        <w:rPr>
          <w:rFonts w:ascii="Times New Roman" w:hAnsi="Times New Roman" w:cs="Times New Roman"/>
        </w:rPr>
        <w:t xml:space="preserve">) </w:t>
      </w:r>
      <w:r w:rsidRPr="000B6E97">
        <w:rPr>
          <w:rFonts w:ascii="Times New Roman" w:hAnsi="Times New Roman" w:cs="Times New Roman"/>
        </w:rPr>
        <w:t>had a positive and significant effect (</w:t>
      </w:r>
      <w:r w:rsidRPr="000B6E97">
        <w:rPr>
          <w:rFonts w:ascii="Times New Roman" w:hAnsi="Times New Roman" w:cs="Times New Roman"/>
          <w:i/>
        </w:rPr>
        <w:t>B</w:t>
      </w:r>
      <w:r w:rsidRPr="000B6E97">
        <w:rPr>
          <w:rFonts w:ascii="Times New Roman" w:hAnsi="Times New Roman" w:cs="Times New Roman"/>
        </w:rPr>
        <w:t xml:space="preserve"> = </w:t>
      </w:r>
      <w:r w:rsidR="00B97E74">
        <w:rPr>
          <w:rFonts w:ascii="Times New Roman" w:hAnsi="Times New Roman" w:cs="Times New Roman"/>
        </w:rPr>
        <w:t>.</w:t>
      </w:r>
      <w:r w:rsidR="00FF513F">
        <w:rPr>
          <w:rFonts w:ascii="Times New Roman" w:hAnsi="Times New Roman" w:cs="Times New Roman"/>
        </w:rPr>
        <w:t>421</w:t>
      </w:r>
      <w:r w:rsidRPr="000B6E97">
        <w:rPr>
          <w:rFonts w:ascii="Times New Roman" w:hAnsi="Times New Roman" w:cs="Times New Roman"/>
        </w:rPr>
        <w:t xml:space="preserve">, </w:t>
      </w:r>
      <w:r w:rsidRPr="000B6E97">
        <w:rPr>
          <w:rFonts w:ascii="Times New Roman" w:hAnsi="Times New Roman" w:cs="Times New Roman"/>
          <w:i/>
        </w:rPr>
        <w:t>p</w:t>
      </w:r>
      <w:r w:rsidRPr="000B6E97">
        <w:rPr>
          <w:rFonts w:ascii="Times New Roman" w:hAnsi="Times New Roman" w:cs="Times New Roman"/>
        </w:rPr>
        <w:t xml:space="preserve"> </w:t>
      </w:r>
      <w:r w:rsidR="00FF513F">
        <w:rPr>
          <w:rFonts w:ascii="Times New Roman" w:hAnsi="Times New Roman" w:cs="Times New Roman"/>
        </w:rPr>
        <w:t>&lt;</w:t>
      </w:r>
      <w:r w:rsidR="00FF513F" w:rsidRPr="000B6E97">
        <w:rPr>
          <w:rFonts w:ascii="Times New Roman" w:hAnsi="Times New Roman" w:cs="Times New Roman"/>
        </w:rPr>
        <w:t xml:space="preserve"> </w:t>
      </w:r>
      <w:r w:rsidRPr="000B6E97">
        <w:rPr>
          <w:rFonts w:ascii="Times New Roman" w:hAnsi="Times New Roman" w:cs="Times New Roman"/>
        </w:rPr>
        <w:t>.</w:t>
      </w:r>
      <w:r w:rsidR="00FF513F" w:rsidRPr="000B6E97">
        <w:rPr>
          <w:rFonts w:ascii="Times New Roman" w:hAnsi="Times New Roman" w:cs="Times New Roman"/>
        </w:rPr>
        <w:t>0</w:t>
      </w:r>
      <w:r w:rsidR="00FF513F">
        <w:rPr>
          <w:rFonts w:ascii="Times New Roman" w:hAnsi="Times New Roman" w:cs="Times New Roman"/>
        </w:rPr>
        <w:t>5</w:t>
      </w:r>
      <w:r w:rsidRPr="000B6E97">
        <w:rPr>
          <w:rFonts w:ascii="Times New Roman" w:hAnsi="Times New Roman" w:cs="Times New Roman"/>
        </w:rPr>
        <w:t xml:space="preserve">). </w:t>
      </w:r>
      <w:r w:rsidR="00B97E74">
        <w:rPr>
          <w:rFonts w:ascii="Times New Roman" w:hAnsi="Times New Roman" w:cs="Times New Roman"/>
        </w:rPr>
        <w:t xml:space="preserve">We also found that </w:t>
      </w:r>
      <w:r w:rsidR="00042F55">
        <w:rPr>
          <w:rFonts w:ascii="Times New Roman" w:hAnsi="Times New Roman" w:cs="Times New Roman"/>
        </w:rPr>
        <w:t>80</w:t>
      </w:r>
      <w:r w:rsidR="00B97E74">
        <w:rPr>
          <w:rFonts w:ascii="Times New Roman" w:hAnsi="Times New Roman" w:cs="Times New Roman"/>
        </w:rPr>
        <w:t xml:space="preserve">% (versus </w:t>
      </w:r>
      <w:r w:rsidR="00042F55">
        <w:rPr>
          <w:rFonts w:ascii="Times New Roman" w:hAnsi="Times New Roman" w:cs="Times New Roman"/>
        </w:rPr>
        <w:t>60</w:t>
      </w:r>
      <w:r w:rsidR="00B97E74">
        <w:rPr>
          <w:rFonts w:ascii="Times New Roman" w:hAnsi="Times New Roman" w:cs="Times New Roman"/>
        </w:rPr>
        <w:t xml:space="preserve">%) </w:t>
      </w:r>
      <w:r w:rsidR="003E46D0">
        <w:rPr>
          <w:rFonts w:ascii="Times New Roman" w:hAnsi="Times New Roman" w:cs="Times New Roman"/>
        </w:rPr>
        <w:t>quantifications</w:t>
      </w:r>
      <w:r w:rsidR="00AE23EE">
        <w:rPr>
          <w:rFonts w:ascii="Times New Roman" w:hAnsi="Times New Roman" w:cs="Times New Roman"/>
        </w:rPr>
        <w:t xml:space="preserve"> </w:t>
      </w:r>
      <w:r w:rsidR="00B97E74">
        <w:rPr>
          <w:rFonts w:ascii="Times New Roman" w:hAnsi="Times New Roman" w:cs="Times New Roman"/>
        </w:rPr>
        <w:t xml:space="preserve">were more </w:t>
      </w:r>
      <w:r w:rsidR="003E46D0">
        <w:rPr>
          <w:rFonts w:ascii="Times New Roman" w:hAnsi="Times New Roman" w:cs="Times New Roman"/>
        </w:rPr>
        <w:t>frequently</w:t>
      </w:r>
      <w:r w:rsidR="00B97E74">
        <w:rPr>
          <w:rFonts w:ascii="Times New Roman" w:hAnsi="Times New Roman" w:cs="Times New Roman"/>
        </w:rPr>
        <w:t xml:space="preserve"> completed by events in the </w:t>
      </w:r>
      <w:r w:rsidR="005B17AD">
        <w:rPr>
          <w:rFonts w:ascii="Times New Roman" w:hAnsi="Times New Roman" w:cs="Times New Roman"/>
        </w:rPr>
        <w:t>past or present</w:t>
      </w:r>
      <w:r w:rsidR="00AE23EE">
        <w:rPr>
          <w:rFonts w:ascii="Times New Roman" w:hAnsi="Times New Roman" w:cs="Times New Roman"/>
        </w:rPr>
        <w:t xml:space="preserve"> (</w:t>
      </w:r>
      <w:r w:rsidR="003E46D0">
        <w:rPr>
          <w:rFonts w:ascii="Times New Roman" w:hAnsi="Times New Roman" w:cs="Times New Roman"/>
        </w:rPr>
        <w:t>because events are regarded as more likely in hindsight, it may that more likely e</w:t>
      </w:r>
      <w:r w:rsidR="005B17AD">
        <w:rPr>
          <w:rFonts w:ascii="Times New Roman" w:hAnsi="Times New Roman" w:cs="Times New Roman"/>
        </w:rPr>
        <w:t>vents also suggest past or present tense</w:t>
      </w:r>
      <w:r w:rsidR="003E46D0">
        <w:rPr>
          <w:rFonts w:ascii="Times New Roman" w:hAnsi="Times New Roman" w:cs="Times New Roman"/>
        </w:rPr>
        <w:t xml:space="preserve">; cf. </w:t>
      </w:r>
      <w:proofErr w:type="spellStart"/>
      <w:r w:rsidR="003E46D0">
        <w:rPr>
          <w:rFonts w:ascii="Times New Roman" w:hAnsi="Times New Roman" w:cs="Times New Roman"/>
        </w:rPr>
        <w:t>Fischhoff</w:t>
      </w:r>
      <w:proofErr w:type="spellEnd"/>
      <w:r w:rsidR="003E46D0">
        <w:rPr>
          <w:rFonts w:ascii="Times New Roman" w:hAnsi="Times New Roman" w:cs="Times New Roman"/>
        </w:rPr>
        <w:t>, 1975</w:t>
      </w:r>
      <w:r w:rsidR="00AE23EE">
        <w:rPr>
          <w:rFonts w:ascii="Times New Roman" w:hAnsi="Times New Roman" w:cs="Times New Roman"/>
        </w:rPr>
        <w:t>)</w:t>
      </w:r>
      <w:r w:rsidR="00B97E74">
        <w:rPr>
          <w:rFonts w:ascii="Times New Roman" w:hAnsi="Times New Roman" w:cs="Times New Roman"/>
        </w:rPr>
        <w:t xml:space="preserve">, and more </w:t>
      </w:r>
      <w:r w:rsidR="003E46D0">
        <w:rPr>
          <w:rFonts w:ascii="Times New Roman" w:hAnsi="Times New Roman" w:cs="Times New Roman"/>
        </w:rPr>
        <w:t>frequently</w:t>
      </w:r>
      <w:r w:rsidR="00B97E74">
        <w:rPr>
          <w:rFonts w:ascii="Times New Roman" w:hAnsi="Times New Roman" w:cs="Times New Roman"/>
        </w:rPr>
        <w:t xml:space="preserve"> completed </w:t>
      </w:r>
      <w:r w:rsidR="00257BA3">
        <w:rPr>
          <w:rFonts w:ascii="Times New Roman" w:hAnsi="Times New Roman" w:cs="Times New Roman"/>
        </w:rPr>
        <w:t xml:space="preserve">with events whose </w:t>
      </w:r>
      <w:r w:rsidR="00257BA3" w:rsidRPr="000B6E97">
        <w:rPr>
          <w:rFonts w:ascii="Times New Roman" w:hAnsi="Times New Roman" w:cs="Times New Roman"/>
        </w:rPr>
        <w:t xml:space="preserve">locus of uncertainty </w:t>
      </w:r>
      <w:r w:rsidR="00257BA3">
        <w:rPr>
          <w:rFonts w:ascii="Times New Roman" w:hAnsi="Times New Roman" w:cs="Times New Roman"/>
        </w:rPr>
        <w:t>appeared to reside</w:t>
      </w:r>
      <w:r w:rsidR="00257BA3" w:rsidRPr="000B6E97">
        <w:rPr>
          <w:rFonts w:ascii="Times New Roman" w:hAnsi="Times New Roman" w:cs="Times New Roman"/>
        </w:rPr>
        <w:t xml:space="preserve"> inside the speaker’s mind</w:t>
      </w:r>
      <w:r w:rsidR="003E46D0">
        <w:rPr>
          <w:rFonts w:ascii="Times New Roman" w:hAnsi="Times New Roman" w:cs="Times New Roman"/>
        </w:rPr>
        <w:t xml:space="preserve"> (</w:t>
      </w:r>
      <w:r w:rsidR="005B17AD">
        <w:rPr>
          <w:rFonts w:ascii="Times New Roman" w:hAnsi="Times New Roman" w:cs="Times New Roman"/>
        </w:rPr>
        <w:t>it may be that</w:t>
      </w:r>
      <w:r w:rsidR="003E46D0">
        <w:rPr>
          <w:rFonts w:ascii="Times New Roman" w:hAnsi="Times New Roman" w:cs="Times New Roman"/>
        </w:rPr>
        <w:t xml:space="preserve"> </w:t>
      </w:r>
      <w:r w:rsidR="005B17AD">
        <w:rPr>
          <w:rFonts w:ascii="Times New Roman" w:hAnsi="Times New Roman" w:cs="Times New Roman"/>
        </w:rPr>
        <w:t>events that are less uncertain tend to be seen as inherently know</w:t>
      </w:r>
      <w:r w:rsidR="005B17AD">
        <w:rPr>
          <w:rFonts w:ascii="Times New Roman" w:hAnsi="Times New Roman" w:cs="Times New Roman"/>
          <w:i/>
        </w:rPr>
        <w:t xml:space="preserve">able </w:t>
      </w:r>
      <w:r w:rsidR="005B17AD">
        <w:rPr>
          <w:rFonts w:ascii="Times New Roman" w:hAnsi="Times New Roman" w:cs="Times New Roman"/>
        </w:rPr>
        <w:t>rather due to outside forces)</w:t>
      </w:r>
      <w:r w:rsidR="00257BA3">
        <w:rPr>
          <w:rFonts w:ascii="Times New Roman" w:hAnsi="Times New Roman" w:cs="Times New Roman"/>
        </w:rPr>
        <w:t>.</w:t>
      </w:r>
    </w:p>
    <w:p w14:paraId="4238828D" w14:textId="77FCC86B" w:rsidR="00D70113" w:rsidRDefault="00D70113" w:rsidP="000B4F34">
      <w:pPr>
        <w:tabs>
          <w:tab w:val="left" w:pos="3240"/>
        </w:tabs>
        <w:spacing w:line="480" w:lineRule="auto"/>
        <w:ind w:firstLine="720"/>
        <w:rPr>
          <w:rFonts w:ascii="Times New Roman" w:hAnsi="Times New Roman" w:cs="Times New Roman"/>
        </w:rPr>
      </w:pPr>
      <w:r>
        <w:rPr>
          <w:rFonts w:ascii="Times New Roman" w:hAnsi="Times New Roman" w:cs="Times New Roman"/>
        </w:rPr>
        <w:t>Next, we regressed composite EARS scores on confidence/likelihood stems as the within-subject var</w:t>
      </w:r>
      <w:r w:rsidR="00280152">
        <w:rPr>
          <w:rFonts w:ascii="Times New Roman" w:hAnsi="Times New Roman" w:cs="Times New Roman"/>
        </w:rPr>
        <w:t xml:space="preserve">iable, </w:t>
      </w:r>
      <w:r>
        <w:rPr>
          <w:rFonts w:ascii="Times New Roman" w:hAnsi="Times New Roman" w:cs="Times New Roman"/>
        </w:rPr>
        <w:t xml:space="preserve">stem type and the two order </w:t>
      </w:r>
      <w:r w:rsidR="00141A85">
        <w:rPr>
          <w:rFonts w:ascii="Times New Roman" w:hAnsi="Times New Roman" w:cs="Times New Roman"/>
        </w:rPr>
        <w:t xml:space="preserve">variables, and the probabilities included in the stem (i.e., either 60% or 80%) </w:t>
      </w:r>
      <w:r>
        <w:rPr>
          <w:rFonts w:ascii="Times New Roman" w:hAnsi="Times New Roman" w:cs="Times New Roman"/>
        </w:rPr>
        <w:t>as between-subject variables. As expected</w:t>
      </w:r>
      <w:r w:rsidR="00CC4338">
        <w:rPr>
          <w:rFonts w:ascii="Times New Roman" w:hAnsi="Times New Roman" w:cs="Times New Roman"/>
        </w:rPr>
        <w:t xml:space="preserve">, </w:t>
      </w:r>
      <w:r w:rsidR="00141A85">
        <w:rPr>
          <w:rFonts w:ascii="Times New Roman" w:hAnsi="Times New Roman" w:cs="Times New Roman"/>
        </w:rPr>
        <w:t xml:space="preserve">the only significant </w:t>
      </w:r>
      <w:r w:rsidR="00AE23EE">
        <w:rPr>
          <w:rFonts w:ascii="Times New Roman" w:hAnsi="Times New Roman" w:cs="Times New Roman"/>
        </w:rPr>
        <w:t xml:space="preserve">result </w:t>
      </w:r>
      <w:r w:rsidR="00141A85">
        <w:rPr>
          <w:rFonts w:ascii="Times New Roman" w:hAnsi="Times New Roman" w:cs="Times New Roman"/>
        </w:rPr>
        <w:t>that emerged from this analysis was the main effect of confidence/likelihood stems (</w:t>
      </w:r>
      <w:r w:rsidR="00141A85" w:rsidRPr="00AE3994">
        <w:rPr>
          <w:rFonts w:ascii="Times New Roman" w:hAnsi="Times New Roman" w:cs="Times New Roman"/>
          <w:i/>
        </w:rPr>
        <w:t>B</w:t>
      </w:r>
      <w:r w:rsidR="00141A85">
        <w:rPr>
          <w:rFonts w:ascii="Times New Roman" w:hAnsi="Times New Roman" w:cs="Times New Roman"/>
        </w:rPr>
        <w:t xml:space="preserve"> = .417, </w:t>
      </w:r>
      <w:r w:rsidR="00141A85" w:rsidRPr="00CC4338">
        <w:rPr>
          <w:rFonts w:ascii="Times New Roman" w:hAnsi="Times New Roman" w:cs="Times New Roman"/>
          <w:i/>
        </w:rPr>
        <w:t>p</w:t>
      </w:r>
      <w:r w:rsidR="00141A85">
        <w:rPr>
          <w:rFonts w:ascii="Times New Roman" w:hAnsi="Times New Roman" w:cs="Times New Roman"/>
        </w:rPr>
        <w:t xml:space="preserve"> </w:t>
      </w:r>
      <w:r w:rsidR="00AE3994">
        <w:rPr>
          <w:rFonts w:ascii="Times New Roman" w:hAnsi="Times New Roman" w:cs="Times New Roman"/>
        </w:rPr>
        <w:t>&lt;</w:t>
      </w:r>
      <w:r w:rsidR="00141A85">
        <w:rPr>
          <w:rFonts w:ascii="Times New Roman" w:hAnsi="Times New Roman" w:cs="Times New Roman"/>
        </w:rPr>
        <w:t xml:space="preserve"> .</w:t>
      </w:r>
      <w:r w:rsidR="00AE3994">
        <w:rPr>
          <w:rFonts w:ascii="Times New Roman" w:hAnsi="Times New Roman" w:cs="Times New Roman"/>
        </w:rPr>
        <w:t>05</w:t>
      </w:r>
      <w:r w:rsidR="00141A85">
        <w:rPr>
          <w:rFonts w:ascii="Times New Roman" w:hAnsi="Times New Roman" w:cs="Times New Roman"/>
        </w:rPr>
        <w:t xml:space="preserve">), suggesting that when compared to likelihood stems, confidence stems prompted participants to consider uncertain events that were higher in epistemic uncertainty (and lower in </w:t>
      </w:r>
      <w:proofErr w:type="spellStart"/>
      <w:r w:rsidR="00141A85">
        <w:rPr>
          <w:rFonts w:ascii="Times New Roman" w:hAnsi="Times New Roman" w:cs="Times New Roman"/>
        </w:rPr>
        <w:t>aleatory</w:t>
      </w:r>
      <w:proofErr w:type="spellEnd"/>
      <w:r w:rsidR="00141A85" w:rsidRPr="00141A85">
        <w:rPr>
          <w:rFonts w:ascii="Times New Roman" w:hAnsi="Times New Roman" w:cs="Times New Roman"/>
        </w:rPr>
        <w:t xml:space="preserve"> </w:t>
      </w:r>
      <w:r w:rsidR="00141A85">
        <w:rPr>
          <w:rFonts w:ascii="Times New Roman" w:hAnsi="Times New Roman" w:cs="Times New Roman"/>
        </w:rPr>
        <w:t xml:space="preserve">uncertainty).  </w:t>
      </w:r>
    </w:p>
    <w:p w14:paraId="54EC736A" w14:textId="77777777" w:rsidR="00680F1E" w:rsidRDefault="00680F1E" w:rsidP="000B4F34">
      <w:pPr>
        <w:tabs>
          <w:tab w:val="left" w:pos="3240"/>
        </w:tabs>
        <w:spacing w:line="480" w:lineRule="auto"/>
        <w:ind w:firstLine="720"/>
        <w:rPr>
          <w:rFonts w:ascii="Times New Roman" w:hAnsi="Times New Roman" w:cs="Times New Roman"/>
        </w:rPr>
      </w:pPr>
    </w:p>
    <w:p w14:paraId="0E148200" w14:textId="77777777" w:rsidR="00680F1E" w:rsidRPr="00E15A8B" w:rsidRDefault="00680F1E" w:rsidP="000B4F34">
      <w:pPr>
        <w:spacing w:line="480" w:lineRule="auto"/>
        <w:rPr>
          <w:rFonts w:ascii="Times New Roman" w:hAnsi="Times New Roman" w:cs="Times New Roman"/>
          <w:b/>
        </w:rPr>
      </w:pPr>
      <w:r w:rsidRPr="00E15A8B">
        <w:rPr>
          <w:rFonts w:ascii="Times New Roman" w:hAnsi="Times New Roman" w:cs="Times New Roman"/>
          <w:b/>
        </w:rPr>
        <w:t>Discussion</w:t>
      </w:r>
    </w:p>
    <w:p w14:paraId="43CC0155" w14:textId="2AB4ABAB" w:rsidR="00680F1E" w:rsidRDefault="00D60A5A" w:rsidP="000B4F34">
      <w:pPr>
        <w:tabs>
          <w:tab w:val="left" w:pos="3240"/>
        </w:tabs>
        <w:spacing w:line="480" w:lineRule="auto"/>
        <w:ind w:firstLine="720"/>
        <w:rPr>
          <w:rFonts w:ascii="Times New Roman" w:hAnsi="Times New Roman" w:cs="Times New Roman"/>
          <w:szCs w:val="20"/>
        </w:rPr>
      </w:pPr>
      <w:r>
        <w:rPr>
          <w:rFonts w:ascii="Times New Roman" w:hAnsi="Times New Roman" w:cs="Times New Roman"/>
          <w:szCs w:val="20"/>
        </w:rPr>
        <w:t>Study 4</w:t>
      </w:r>
      <w:r w:rsidR="00680F1E" w:rsidRPr="00E15A8B">
        <w:rPr>
          <w:rFonts w:ascii="Times New Roman" w:hAnsi="Times New Roman" w:cs="Times New Roman"/>
          <w:szCs w:val="20"/>
        </w:rPr>
        <w:t xml:space="preserve"> </w:t>
      </w:r>
      <w:r w:rsidR="007C3A18">
        <w:rPr>
          <w:rFonts w:ascii="Times New Roman" w:hAnsi="Times New Roman" w:cs="Times New Roman"/>
          <w:szCs w:val="20"/>
        </w:rPr>
        <w:t>confirms our prediction</w:t>
      </w:r>
      <w:r w:rsidR="00680F1E" w:rsidRPr="00E15A8B">
        <w:rPr>
          <w:rFonts w:ascii="Times New Roman" w:hAnsi="Times New Roman" w:cs="Times New Roman"/>
          <w:szCs w:val="20"/>
        </w:rPr>
        <w:t xml:space="preserve"> </w:t>
      </w:r>
      <w:r w:rsidR="00601952">
        <w:rPr>
          <w:rFonts w:ascii="Times New Roman" w:hAnsi="Times New Roman" w:cs="Times New Roman"/>
          <w:szCs w:val="20"/>
        </w:rPr>
        <w:t xml:space="preserve">that </w:t>
      </w:r>
      <w:r w:rsidR="00D437B2">
        <w:rPr>
          <w:rFonts w:ascii="Times New Roman" w:hAnsi="Times New Roman" w:cs="Times New Roman"/>
          <w:szCs w:val="20"/>
        </w:rPr>
        <w:t>confidence statements</w:t>
      </w:r>
      <w:r w:rsidR="00D437B2" w:rsidRPr="00E15A8B">
        <w:rPr>
          <w:rFonts w:ascii="Times New Roman" w:hAnsi="Times New Roman" w:cs="Times New Roman"/>
          <w:szCs w:val="20"/>
        </w:rPr>
        <w:t xml:space="preserve"> </w:t>
      </w:r>
      <w:r w:rsidR="00680F1E" w:rsidRPr="00E15A8B">
        <w:rPr>
          <w:rFonts w:ascii="Times New Roman" w:hAnsi="Times New Roman" w:cs="Times New Roman"/>
          <w:szCs w:val="20"/>
        </w:rPr>
        <w:t>(e.g.</w:t>
      </w:r>
      <w:r w:rsidR="00AE23EE">
        <w:rPr>
          <w:rFonts w:ascii="Times New Roman" w:hAnsi="Times New Roman" w:cs="Times New Roman"/>
          <w:szCs w:val="20"/>
        </w:rPr>
        <w:t>,</w:t>
      </w:r>
      <w:r w:rsidR="00AE3994">
        <w:rPr>
          <w:rFonts w:ascii="Times New Roman" w:hAnsi="Times New Roman" w:cs="Times New Roman"/>
          <w:szCs w:val="20"/>
        </w:rPr>
        <w:t xml:space="preserve"> </w:t>
      </w:r>
      <w:r w:rsidR="00680F1E" w:rsidRPr="00E15A8B">
        <w:rPr>
          <w:rFonts w:ascii="Times New Roman" w:hAnsi="Times New Roman" w:cs="Times New Roman"/>
          <w:szCs w:val="20"/>
        </w:rPr>
        <w:t>“</w:t>
      </w:r>
      <w:r>
        <w:rPr>
          <w:rFonts w:ascii="Times New Roman" w:hAnsi="Times New Roman" w:cs="Times New Roman"/>
          <w:szCs w:val="20"/>
        </w:rPr>
        <w:t>I am 60%</w:t>
      </w:r>
      <w:r w:rsidR="00680F1E" w:rsidRPr="00E15A8B">
        <w:rPr>
          <w:rFonts w:ascii="Times New Roman" w:hAnsi="Times New Roman" w:cs="Times New Roman"/>
          <w:szCs w:val="20"/>
        </w:rPr>
        <w:t xml:space="preserve"> sure</w:t>
      </w:r>
      <w:r>
        <w:rPr>
          <w:rFonts w:ascii="Times New Roman" w:hAnsi="Times New Roman" w:cs="Times New Roman"/>
          <w:szCs w:val="20"/>
        </w:rPr>
        <w:t xml:space="preserve"> that…</w:t>
      </w:r>
      <w:r w:rsidR="00680F1E" w:rsidRPr="00E15A8B">
        <w:rPr>
          <w:rFonts w:ascii="Times New Roman" w:hAnsi="Times New Roman" w:cs="Times New Roman"/>
          <w:szCs w:val="20"/>
        </w:rPr>
        <w:t xml:space="preserve">”) </w:t>
      </w:r>
      <w:r>
        <w:rPr>
          <w:rFonts w:ascii="Times New Roman" w:hAnsi="Times New Roman" w:cs="Times New Roman"/>
          <w:szCs w:val="20"/>
        </w:rPr>
        <w:t xml:space="preserve">compared to likelihood statements </w:t>
      </w:r>
      <w:r w:rsidRPr="00E15A8B">
        <w:rPr>
          <w:rFonts w:ascii="Times New Roman" w:hAnsi="Times New Roman" w:cs="Times New Roman"/>
          <w:szCs w:val="20"/>
        </w:rPr>
        <w:t>(e.g.</w:t>
      </w:r>
      <w:r w:rsidR="00AE23EE">
        <w:rPr>
          <w:rFonts w:ascii="Times New Roman" w:hAnsi="Times New Roman" w:cs="Times New Roman"/>
          <w:szCs w:val="20"/>
        </w:rPr>
        <w:t>,</w:t>
      </w:r>
      <w:r w:rsidRPr="00E15A8B">
        <w:rPr>
          <w:rFonts w:ascii="Times New Roman" w:hAnsi="Times New Roman" w:cs="Times New Roman"/>
          <w:szCs w:val="20"/>
        </w:rPr>
        <w:t xml:space="preserve"> “</w:t>
      </w:r>
      <w:r w:rsidR="000D5B7B">
        <w:rPr>
          <w:rFonts w:ascii="Times New Roman" w:hAnsi="Times New Roman" w:cs="Times New Roman"/>
          <w:szCs w:val="20"/>
        </w:rPr>
        <w:t>T</w:t>
      </w:r>
      <w:r>
        <w:rPr>
          <w:rFonts w:ascii="Times New Roman" w:hAnsi="Times New Roman" w:cs="Times New Roman"/>
          <w:szCs w:val="20"/>
        </w:rPr>
        <w:t>here is an 60</w:t>
      </w:r>
      <w:r w:rsidRPr="00E15A8B">
        <w:rPr>
          <w:rFonts w:ascii="Times New Roman" w:hAnsi="Times New Roman" w:cs="Times New Roman"/>
          <w:szCs w:val="20"/>
        </w:rPr>
        <w:t>% chance</w:t>
      </w:r>
      <w:r>
        <w:rPr>
          <w:rFonts w:ascii="Times New Roman" w:hAnsi="Times New Roman" w:cs="Times New Roman"/>
          <w:szCs w:val="20"/>
        </w:rPr>
        <w:t xml:space="preserve"> that…</w:t>
      </w:r>
      <w:r w:rsidRPr="00E15A8B">
        <w:rPr>
          <w:rFonts w:ascii="Times New Roman" w:hAnsi="Times New Roman" w:cs="Times New Roman"/>
          <w:szCs w:val="20"/>
        </w:rPr>
        <w:t>”)</w:t>
      </w:r>
      <w:r>
        <w:rPr>
          <w:rFonts w:ascii="Times New Roman" w:hAnsi="Times New Roman" w:cs="Times New Roman"/>
          <w:szCs w:val="20"/>
        </w:rPr>
        <w:t xml:space="preserve"> </w:t>
      </w:r>
      <w:r w:rsidR="00D70113">
        <w:rPr>
          <w:rFonts w:ascii="Times New Roman" w:hAnsi="Times New Roman" w:cs="Times New Roman"/>
          <w:szCs w:val="20"/>
        </w:rPr>
        <w:t xml:space="preserve">can </w:t>
      </w:r>
      <w:r w:rsidR="0056381C">
        <w:rPr>
          <w:rFonts w:ascii="Times New Roman" w:hAnsi="Times New Roman" w:cs="Times New Roman"/>
          <w:szCs w:val="20"/>
        </w:rPr>
        <w:t xml:space="preserve">prompt </w:t>
      </w:r>
      <w:r>
        <w:rPr>
          <w:rFonts w:ascii="Times New Roman" w:hAnsi="Times New Roman" w:cs="Times New Roman"/>
          <w:szCs w:val="20"/>
        </w:rPr>
        <w:t xml:space="preserve">respondents </w:t>
      </w:r>
      <w:r w:rsidR="0056381C">
        <w:rPr>
          <w:rFonts w:ascii="Times New Roman" w:hAnsi="Times New Roman" w:cs="Times New Roman"/>
          <w:szCs w:val="20"/>
        </w:rPr>
        <w:t xml:space="preserve">to think </w:t>
      </w:r>
      <w:r>
        <w:rPr>
          <w:rFonts w:ascii="Times New Roman" w:hAnsi="Times New Roman" w:cs="Times New Roman"/>
          <w:szCs w:val="20"/>
        </w:rPr>
        <w:t>more about events</w:t>
      </w:r>
      <w:r w:rsidR="00680F1E">
        <w:rPr>
          <w:rFonts w:ascii="Times New Roman" w:hAnsi="Times New Roman" w:cs="Times New Roman"/>
          <w:szCs w:val="20"/>
        </w:rPr>
        <w:t xml:space="preserve"> involving </w:t>
      </w:r>
      <w:r w:rsidR="007C3A18">
        <w:rPr>
          <w:rFonts w:ascii="Times New Roman" w:hAnsi="Times New Roman" w:cs="Times New Roman"/>
          <w:szCs w:val="20"/>
        </w:rPr>
        <w:t xml:space="preserve">more </w:t>
      </w:r>
      <w:r w:rsidR="00680F1E">
        <w:rPr>
          <w:rFonts w:ascii="Times New Roman" w:hAnsi="Times New Roman" w:cs="Times New Roman"/>
          <w:szCs w:val="20"/>
        </w:rPr>
        <w:t xml:space="preserve">epistemic </w:t>
      </w:r>
      <w:r w:rsidR="007C3A18">
        <w:rPr>
          <w:rFonts w:ascii="Times New Roman" w:hAnsi="Times New Roman" w:cs="Times New Roman"/>
          <w:szCs w:val="20"/>
        </w:rPr>
        <w:t xml:space="preserve">and less </w:t>
      </w:r>
      <w:proofErr w:type="spellStart"/>
      <w:r w:rsidR="007C3A18">
        <w:rPr>
          <w:rFonts w:ascii="Times New Roman" w:hAnsi="Times New Roman" w:cs="Times New Roman"/>
          <w:szCs w:val="20"/>
        </w:rPr>
        <w:t>aleatory</w:t>
      </w:r>
      <w:proofErr w:type="spellEnd"/>
      <w:r w:rsidR="007C3A18">
        <w:rPr>
          <w:rFonts w:ascii="Times New Roman" w:hAnsi="Times New Roman" w:cs="Times New Roman"/>
          <w:szCs w:val="20"/>
        </w:rPr>
        <w:t xml:space="preserve"> </w:t>
      </w:r>
      <w:r w:rsidR="00680F1E">
        <w:rPr>
          <w:rFonts w:ascii="Times New Roman" w:hAnsi="Times New Roman" w:cs="Times New Roman"/>
          <w:szCs w:val="20"/>
        </w:rPr>
        <w:t xml:space="preserve">uncertainty </w:t>
      </w:r>
      <w:r w:rsidR="00246E31">
        <w:rPr>
          <w:rFonts w:ascii="Times New Roman" w:hAnsi="Times New Roman" w:cs="Times New Roman"/>
          <w:szCs w:val="20"/>
        </w:rPr>
        <w:t>and vice versa</w:t>
      </w:r>
      <w:r w:rsidR="00680F1E">
        <w:rPr>
          <w:rFonts w:ascii="Times New Roman" w:hAnsi="Times New Roman" w:cs="Times New Roman"/>
          <w:szCs w:val="20"/>
        </w:rPr>
        <w:t xml:space="preserve">. </w:t>
      </w:r>
      <w:r w:rsidR="007C3A18">
        <w:rPr>
          <w:rFonts w:ascii="Times New Roman" w:hAnsi="Times New Roman" w:cs="Times New Roman"/>
          <w:szCs w:val="20"/>
        </w:rPr>
        <w:t xml:space="preserve">This establishes that attention to </w:t>
      </w:r>
      <w:r w:rsidR="00246E31">
        <w:rPr>
          <w:rFonts w:ascii="Times New Roman" w:hAnsi="Times New Roman" w:cs="Times New Roman"/>
          <w:szCs w:val="20"/>
        </w:rPr>
        <w:t xml:space="preserve">these </w:t>
      </w:r>
      <w:r w:rsidR="007C3A18">
        <w:rPr>
          <w:rFonts w:ascii="Times New Roman" w:hAnsi="Times New Roman" w:cs="Times New Roman"/>
          <w:szCs w:val="20"/>
        </w:rPr>
        <w:t xml:space="preserve">variants of uncertainty can be </w:t>
      </w:r>
      <w:r w:rsidR="00AE23EE">
        <w:rPr>
          <w:rFonts w:ascii="Times New Roman" w:hAnsi="Times New Roman" w:cs="Times New Roman"/>
          <w:szCs w:val="20"/>
        </w:rPr>
        <w:t xml:space="preserve">primed </w:t>
      </w:r>
      <w:r w:rsidR="007C3A18">
        <w:rPr>
          <w:rFonts w:ascii="Times New Roman" w:hAnsi="Times New Roman" w:cs="Times New Roman"/>
          <w:szCs w:val="20"/>
        </w:rPr>
        <w:t xml:space="preserve">through </w:t>
      </w:r>
      <w:r w:rsidR="00AE23EE">
        <w:rPr>
          <w:rFonts w:ascii="Times New Roman" w:hAnsi="Times New Roman" w:cs="Times New Roman"/>
          <w:szCs w:val="20"/>
        </w:rPr>
        <w:t xml:space="preserve">choice </w:t>
      </w:r>
      <w:r w:rsidR="007C3A18">
        <w:rPr>
          <w:rFonts w:ascii="Times New Roman" w:hAnsi="Times New Roman" w:cs="Times New Roman"/>
          <w:szCs w:val="20"/>
        </w:rPr>
        <w:t>of language.</w:t>
      </w:r>
      <w:r w:rsidR="0065060A">
        <w:rPr>
          <w:rFonts w:ascii="Times New Roman" w:hAnsi="Times New Roman" w:cs="Times New Roman"/>
          <w:szCs w:val="20"/>
        </w:rPr>
        <w:t xml:space="preserve"> </w:t>
      </w:r>
    </w:p>
    <w:p w14:paraId="73A6F948" w14:textId="702A8D58" w:rsidR="006045F3" w:rsidRDefault="0089167C" w:rsidP="000B4F34">
      <w:pPr>
        <w:tabs>
          <w:tab w:val="left" w:pos="3240"/>
        </w:tabs>
        <w:spacing w:line="480" w:lineRule="auto"/>
        <w:ind w:firstLine="720"/>
        <w:rPr>
          <w:rFonts w:ascii="Times New Roman" w:hAnsi="Times New Roman" w:cs="Times New Roman"/>
          <w:szCs w:val="20"/>
        </w:rPr>
      </w:pPr>
      <w:commentRangeStart w:id="49"/>
      <w:r>
        <w:rPr>
          <w:rFonts w:ascii="Times New Roman" w:hAnsi="Times New Roman" w:cs="Times New Roman"/>
          <w:szCs w:val="20"/>
        </w:rPr>
        <w:t>The unpredicted finding</w:t>
      </w:r>
      <w:r w:rsidR="00450507">
        <w:rPr>
          <w:rFonts w:ascii="Times New Roman" w:hAnsi="Times New Roman" w:cs="Times New Roman"/>
          <w:szCs w:val="20"/>
        </w:rPr>
        <w:t xml:space="preserve"> that level of probability (i.e., 60% or 80</w:t>
      </w:r>
      <w:r>
        <w:rPr>
          <w:rFonts w:ascii="Times New Roman" w:hAnsi="Times New Roman" w:cs="Times New Roman"/>
          <w:szCs w:val="20"/>
        </w:rPr>
        <w:t xml:space="preserve">%) </w:t>
      </w:r>
      <w:r w:rsidR="00450507">
        <w:rPr>
          <w:rFonts w:ascii="Times New Roman" w:hAnsi="Times New Roman" w:cs="Times New Roman"/>
          <w:szCs w:val="20"/>
        </w:rPr>
        <w:t>significant</w:t>
      </w:r>
      <w:r>
        <w:rPr>
          <w:rFonts w:ascii="Times New Roman" w:hAnsi="Times New Roman" w:cs="Times New Roman"/>
          <w:szCs w:val="20"/>
        </w:rPr>
        <w:t>ly influenced</w:t>
      </w:r>
      <w:r w:rsidR="0065060A">
        <w:rPr>
          <w:rFonts w:ascii="Times New Roman" w:hAnsi="Times New Roman" w:cs="Times New Roman"/>
          <w:szCs w:val="20"/>
        </w:rPr>
        <w:t xml:space="preserve"> two </w:t>
      </w:r>
      <w:r>
        <w:rPr>
          <w:rFonts w:ascii="Times New Roman" w:hAnsi="Times New Roman" w:cs="Times New Roman"/>
          <w:szCs w:val="20"/>
        </w:rPr>
        <w:t xml:space="preserve">of four </w:t>
      </w:r>
      <w:r w:rsidR="00450507">
        <w:rPr>
          <w:rFonts w:ascii="Times New Roman" w:hAnsi="Times New Roman" w:cs="Times New Roman"/>
          <w:szCs w:val="20"/>
        </w:rPr>
        <w:t>dependent variables</w:t>
      </w:r>
      <w:r>
        <w:rPr>
          <w:rFonts w:ascii="Times New Roman" w:hAnsi="Times New Roman" w:cs="Times New Roman"/>
          <w:szCs w:val="20"/>
        </w:rPr>
        <w:t xml:space="preserve"> (</w:t>
      </w:r>
      <w:r w:rsidR="00450507">
        <w:rPr>
          <w:rFonts w:ascii="Times New Roman" w:hAnsi="Times New Roman" w:cs="Times New Roman"/>
          <w:szCs w:val="20"/>
        </w:rPr>
        <w:t>timing and locus</w:t>
      </w:r>
      <w:r>
        <w:rPr>
          <w:rFonts w:ascii="Times New Roman" w:hAnsi="Times New Roman" w:cs="Times New Roman"/>
          <w:szCs w:val="20"/>
        </w:rPr>
        <w:t xml:space="preserve">) </w:t>
      </w:r>
      <w:r w:rsidR="00152FD8">
        <w:rPr>
          <w:rFonts w:ascii="Times New Roman" w:hAnsi="Times New Roman" w:cs="Times New Roman"/>
          <w:szCs w:val="20"/>
        </w:rPr>
        <w:t>may be worth further investigati</w:t>
      </w:r>
      <w:r>
        <w:rPr>
          <w:rFonts w:ascii="Times New Roman" w:hAnsi="Times New Roman" w:cs="Times New Roman"/>
          <w:szCs w:val="20"/>
        </w:rPr>
        <w:t xml:space="preserve">on to determine its robustness and </w:t>
      </w:r>
      <w:r w:rsidR="00AE23EE">
        <w:rPr>
          <w:rFonts w:ascii="Times New Roman" w:hAnsi="Times New Roman" w:cs="Times New Roman"/>
          <w:szCs w:val="20"/>
        </w:rPr>
        <w:t>confirm our</w:t>
      </w:r>
      <w:r>
        <w:rPr>
          <w:rFonts w:ascii="Times New Roman" w:hAnsi="Times New Roman" w:cs="Times New Roman"/>
          <w:szCs w:val="20"/>
        </w:rPr>
        <w:t xml:space="preserve"> interpretation. Of course the relationship between belief strength and variants of uncertainty is not a central concern of the present paper in which </w:t>
      </w:r>
      <w:r w:rsidR="006045F3">
        <w:rPr>
          <w:rFonts w:ascii="Times New Roman" w:hAnsi="Times New Roman" w:cs="Times New Roman"/>
          <w:szCs w:val="20"/>
        </w:rPr>
        <w:t xml:space="preserve">we </w:t>
      </w:r>
      <w:r>
        <w:rPr>
          <w:rFonts w:ascii="Times New Roman" w:hAnsi="Times New Roman" w:cs="Times New Roman"/>
          <w:szCs w:val="20"/>
        </w:rPr>
        <w:t xml:space="preserve">were careful to </w:t>
      </w:r>
      <w:r w:rsidR="006045F3">
        <w:rPr>
          <w:rFonts w:ascii="Times New Roman" w:hAnsi="Times New Roman" w:cs="Times New Roman"/>
          <w:szCs w:val="20"/>
        </w:rPr>
        <w:t xml:space="preserve">statistically </w:t>
      </w:r>
      <w:r w:rsidR="00152FD8">
        <w:rPr>
          <w:rFonts w:ascii="Times New Roman" w:hAnsi="Times New Roman" w:cs="Times New Roman"/>
          <w:szCs w:val="20"/>
        </w:rPr>
        <w:t>control</w:t>
      </w:r>
      <w:r>
        <w:rPr>
          <w:rFonts w:ascii="Times New Roman" w:hAnsi="Times New Roman" w:cs="Times New Roman"/>
          <w:szCs w:val="20"/>
        </w:rPr>
        <w:t xml:space="preserve"> </w:t>
      </w:r>
      <w:r w:rsidR="00152FD8">
        <w:rPr>
          <w:rFonts w:ascii="Times New Roman" w:hAnsi="Times New Roman" w:cs="Times New Roman"/>
          <w:szCs w:val="20"/>
        </w:rPr>
        <w:t>for probabilit</w:t>
      </w:r>
      <w:r w:rsidR="006045F3">
        <w:rPr>
          <w:rFonts w:ascii="Times New Roman" w:hAnsi="Times New Roman" w:cs="Times New Roman"/>
          <w:szCs w:val="20"/>
        </w:rPr>
        <w:t>ies</w:t>
      </w:r>
      <w:r w:rsidR="00152FD8">
        <w:rPr>
          <w:rFonts w:ascii="Times New Roman" w:hAnsi="Times New Roman" w:cs="Times New Roman"/>
          <w:szCs w:val="20"/>
        </w:rPr>
        <w:t xml:space="preserve"> </w:t>
      </w:r>
      <w:r>
        <w:rPr>
          <w:rFonts w:ascii="Times New Roman" w:hAnsi="Times New Roman" w:cs="Times New Roman"/>
          <w:szCs w:val="20"/>
        </w:rPr>
        <w:t>among other factors (Studies 2A, 2B, and 4)</w:t>
      </w:r>
      <w:r w:rsidR="00152FD8">
        <w:rPr>
          <w:rFonts w:ascii="Times New Roman" w:hAnsi="Times New Roman" w:cs="Times New Roman"/>
          <w:szCs w:val="20"/>
        </w:rPr>
        <w:t xml:space="preserve"> or </w:t>
      </w:r>
      <w:r>
        <w:rPr>
          <w:rFonts w:ascii="Times New Roman" w:hAnsi="Times New Roman" w:cs="Times New Roman"/>
          <w:szCs w:val="20"/>
        </w:rPr>
        <w:t xml:space="preserve">hold numbers </w:t>
      </w:r>
      <w:r w:rsidR="00152FD8">
        <w:rPr>
          <w:rFonts w:ascii="Times New Roman" w:hAnsi="Times New Roman" w:cs="Times New Roman"/>
          <w:szCs w:val="20"/>
        </w:rPr>
        <w:t>constant</w:t>
      </w:r>
      <w:r w:rsidR="006045F3">
        <w:rPr>
          <w:rFonts w:ascii="Times New Roman" w:hAnsi="Times New Roman" w:cs="Times New Roman"/>
          <w:szCs w:val="20"/>
        </w:rPr>
        <w:t xml:space="preserve"> across </w:t>
      </w:r>
      <w:r>
        <w:rPr>
          <w:rFonts w:ascii="Times New Roman" w:hAnsi="Times New Roman" w:cs="Times New Roman"/>
          <w:szCs w:val="20"/>
        </w:rPr>
        <w:t>statement types</w:t>
      </w:r>
      <w:r w:rsidR="006045F3">
        <w:rPr>
          <w:rFonts w:ascii="Times New Roman" w:hAnsi="Times New Roman" w:cs="Times New Roman"/>
          <w:szCs w:val="20"/>
        </w:rPr>
        <w:t xml:space="preserve"> (Study 3). </w:t>
      </w:r>
      <w:commentRangeEnd w:id="49"/>
      <w:r w:rsidR="00316703">
        <w:rPr>
          <w:rStyle w:val="CommentReference"/>
        </w:rPr>
        <w:commentReference w:id="49"/>
      </w:r>
    </w:p>
    <w:p w14:paraId="05D6A03F" w14:textId="77777777" w:rsidR="00680F1E" w:rsidRDefault="00680F1E" w:rsidP="00CC4338">
      <w:pPr>
        <w:tabs>
          <w:tab w:val="left" w:pos="3240"/>
        </w:tabs>
        <w:spacing w:line="480" w:lineRule="auto"/>
        <w:ind w:firstLine="720"/>
        <w:rPr>
          <w:b/>
        </w:rPr>
      </w:pPr>
    </w:p>
    <w:p w14:paraId="2963FAEB" w14:textId="5EEE69BB" w:rsidR="000710F2" w:rsidRPr="00603EE5" w:rsidRDefault="000710F2" w:rsidP="000B4F34">
      <w:pPr>
        <w:tabs>
          <w:tab w:val="left" w:pos="3240"/>
        </w:tabs>
        <w:spacing w:line="480" w:lineRule="auto"/>
        <w:jc w:val="center"/>
        <w:rPr>
          <w:b/>
        </w:rPr>
      </w:pPr>
      <w:r>
        <w:rPr>
          <w:b/>
        </w:rPr>
        <w:t xml:space="preserve">STUDY </w:t>
      </w:r>
      <w:r w:rsidR="009F7869">
        <w:rPr>
          <w:b/>
        </w:rPr>
        <w:t>5</w:t>
      </w:r>
      <w:r>
        <w:rPr>
          <w:b/>
        </w:rPr>
        <w:t xml:space="preserve">: </w:t>
      </w:r>
      <w:r w:rsidR="00724B87">
        <w:rPr>
          <w:b/>
        </w:rPr>
        <w:t>PRIMING DIFFERENTIAL WEIGHTING OF EVIDENCE</w:t>
      </w:r>
    </w:p>
    <w:p w14:paraId="7B9DDD96" w14:textId="2B7D5B16" w:rsidR="000710F2" w:rsidRDefault="008157FC" w:rsidP="000B4F34">
      <w:pPr>
        <w:tabs>
          <w:tab w:val="left" w:pos="720"/>
          <w:tab w:val="left" w:pos="3240"/>
        </w:tabs>
        <w:spacing w:line="480" w:lineRule="auto"/>
        <w:rPr>
          <w:rFonts w:ascii="Times New Roman" w:hAnsi="Times New Roman" w:cs="Times New Roman"/>
        </w:rPr>
      </w:pPr>
      <w:r>
        <w:rPr>
          <w:rFonts w:ascii="Times New Roman" w:hAnsi="Times New Roman" w:cs="Times New Roman"/>
        </w:rPr>
        <w:tab/>
      </w:r>
      <w:r w:rsidR="00F51935">
        <w:rPr>
          <w:rFonts w:ascii="Times New Roman" w:hAnsi="Times New Roman" w:cs="Times New Roman"/>
        </w:rPr>
        <w:t xml:space="preserve">To further explore whether language </w:t>
      </w:r>
      <w:r w:rsidR="00D60A5A">
        <w:rPr>
          <w:rFonts w:ascii="Times New Roman" w:hAnsi="Times New Roman" w:cs="Times New Roman"/>
        </w:rPr>
        <w:t>choice can</w:t>
      </w:r>
      <w:r w:rsidR="00F51935">
        <w:rPr>
          <w:rFonts w:ascii="Times New Roman" w:hAnsi="Times New Roman" w:cs="Times New Roman"/>
        </w:rPr>
        <w:t xml:space="preserve"> prime </w:t>
      </w:r>
      <w:r w:rsidR="00D60A5A">
        <w:rPr>
          <w:rFonts w:ascii="Times New Roman" w:hAnsi="Times New Roman" w:cs="Times New Roman"/>
        </w:rPr>
        <w:t xml:space="preserve">sensitivity to different </w:t>
      </w:r>
      <w:r w:rsidR="00F51935">
        <w:rPr>
          <w:rFonts w:ascii="Times New Roman" w:hAnsi="Times New Roman" w:cs="Times New Roman"/>
        </w:rPr>
        <w:t xml:space="preserve">dimensions of uncertainty, </w:t>
      </w:r>
      <w:r w:rsidR="00D60A5A">
        <w:rPr>
          <w:rFonts w:ascii="Times New Roman" w:hAnsi="Times New Roman" w:cs="Times New Roman"/>
        </w:rPr>
        <w:t xml:space="preserve">we </w:t>
      </w:r>
      <w:r w:rsidR="00362DC7">
        <w:rPr>
          <w:rFonts w:ascii="Times New Roman" w:hAnsi="Times New Roman" w:cs="Times New Roman"/>
        </w:rPr>
        <w:t xml:space="preserve">provided </w:t>
      </w:r>
      <w:r w:rsidR="00D60A5A">
        <w:rPr>
          <w:rFonts w:ascii="Times New Roman" w:hAnsi="Times New Roman" w:cs="Times New Roman"/>
        </w:rPr>
        <w:t xml:space="preserve">participants in Study 5 </w:t>
      </w:r>
      <w:r w:rsidR="00362DC7">
        <w:rPr>
          <w:rFonts w:ascii="Times New Roman" w:hAnsi="Times New Roman" w:cs="Times New Roman"/>
        </w:rPr>
        <w:t xml:space="preserve">with cues they could use </w:t>
      </w:r>
      <w:r w:rsidR="00D60A5A">
        <w:rPr>
          <w:rFonts w:ascii="Times New Roman" w:hAnsi="Times New Roman" w:cs="Times New Roman"/>
        </w:rPr>
        <w:t xml:space="preserve">to estimate </w:t>
      </w:r>
      <w:r w:rsidR="00362DC7">
        <w:rPr>
          <w:rFonts w:ascii="Times New Roman" w:hAnsi="Times New Roman" w:cs="Times New Roman"/>
        </w:rPr>
        <w:t xml:space="preserve">the </w:t>
      </w:r>
      <w:r w:rsidR="00D60A5A">
        <w:rPr>
          <w:rFonts w:ascii="Times New Roman" w:hAnsi="Times New Roman" w:cs="Times New Roman"/>
        </w:rPr>
        <w:t>numerical probabilit</w:t>
      </w:r>
      <w:r w:rsidR="00362DC7">
        <w:rPr>
          <w:rFonts w:ascii="Times New Roman" w:hAnsi="Times New Roman" w:cs="Times New Roman"/>
        </w:rPr>
        <w:t>y</w:t>
      </w:r>
      <w:r w:rsidR="00D60A5A">
        <w:rPr>
          <w:rFonts w:ascii="Times New Roman" w:hAnsi="Times New Roman" w:cs="Times New Roman"/>
        </w:rPr>
        <w:t xml:space="preserve"> </w:t>
      </w:r>
      <w:r w:rsidR="00362DC7">
        <w:rPr>
          <w:rFonts w:ascii="Times New Roman" w:hAnsi="Times New Roman" w:cs="Times New Roman"/>
        </w:rPr>
        <w:t xml:space="preserve">of an event </w:t>
      </w:r>
      <w:r w:rsidR="00D60A5A">
        <w:rPr>
          <w:rFonts w:ascii="Times New Roman" w:hAnsi="Times New Roman" w:cs="Times New Roman"/>
        </w:rPr>
        <w:t xml:space="preserve">that </w:t>
      </w:r>
      <w:r w:rsidR="00362DC7">
        <w:rPr>
          <w:rFonts w:ascii="Times New Roman" w:hAnsi="Times New Roman" w:cs="Times New Roman"/>
        </w:rPr>
        <w:t xml:space="preserve">was </w:t>
      </w:r>
      <w:r w:rsidR="00D60A5A">
        <w:rPr>
          <w:rFonts w:ascii="Times New Roman" w:hAnsi="Times New Roman" w:cs="Times New Roman"/>
        </w:rPr>
        <w:t xml:space="preserve">framed as either </w:t>
      </w:r>
      <w:r w:rsidR="00362DC7">
        <w:rPr>
          <w:rFonts w:ascii="Times New Roman" w:hAnsi="Times New Roman" w:cs="Times New Roman"/>
        </w:rPr>
        <w:t xml:space="preserve">a </w:t>
      </w:r>
      <w:r w:rsidR="00F51935">
        <w:rPr>
          <w:rFonts w:ascii="Times New Roman" w:hAnsi="Times New Roman" w:cs="Times New Roman"/>
        </w:rPr>
        <w:t>confidence</w:t>
      </w:r>
      <w:r w:rsidR="00F51935" w:rsidRPr="00FC32CF">
        <w:rPr>
          <w:rFonts w:ascii="Times New Roman" w:hAnsi="Times New Roman" w:cs="Times New Roman"/>
        </w:rPr>
        <w:t xml:space="preserve"> </w:t>
      </w:r>
      <w:r w:rsidR="0065423C" w:rsidRPr="00FC32CF">
        <w:rPr>
          <w:rFonts w:ascii="Times New Roman" w:hAnsi="Times New Roman" w:cs="Times New Roman"/>
        </w:rPr>
        <w:t xml:space="preserve">or </w:t>
      </w:r>
      <w:r w:rsidR="00CE0413">
        <w:rPr>
          <w:rFonts w:ascii="Times New Roman" w:hAnsi="Times New Roman" w:cs="Times New Roman"/>
        </w:rPr>
        <w:t>likelihood</w:t>
      </w:r>
      <w:r w:rsidR="00CE0413" w:rsidRPr="00FC32CF">
        <w:rPr>
          <w:rFonts w:ascii="Times New Roman" w:hAnsi="Times New Roman" w:cs="Times New Roman"/>
        </w:rPr>
        <w:t xml:space="preserve"> </w:t>
      </w:r>
      <w:r w:rsidR="00F51935">
        <w:rPr>
          <w:rFonts w:ascii="Times New Roman" w:hAnsi="Times New Roman" w:cs="Times New Roman"/>
        </w:rPr>
        <w:t>statement</w:t>
      </w:r>
      <w:r w:rsidR="005B17AD">
        <w:rPr>
          <w:rFonts w:ascii="Times New Roman" w:hAnsi="Times New Roman" w:cs="Times New Roman"/>
        </w:rPr>
        <w:t>.</w:t>
      </w:r>
      <w:r w:rsidR="00FB1C3E">
        <w:rPr>
          <w:rFonts w:ascii="Times New Roman" w:hAnsi="Times New Roman" w:cs="Times New Roman"/>
        </w:rPr>
        <w:t xml:space="preserve"> </w:t>
      </w:r>
      <w:r w:rsidR="00362DC7">
        <w:rPr>
          <w:rFonts w:ascii="Times New Roman" w:hAnsi="Times New Roman" w:cs="Times New Roman"/>
        </w:rPr>
        <w:t xml:space="preserve">One cue related to an intuitive feeling-of-knowing, and the other cue related to relative frequency. We predicted that participants would make more use of the cue that is most compatible with the response frame in which they were estimating probabilities. </w:t>
      </w:r>
      <w:r w:rsidR="00D57208">
        <w:rPr>
          <w:rFonts w:ascii="Times New Roman" w:hAnsi="Times New Roman" w:cs="Times New Roman"/>
        </w:rPr>
        <w:t>Because epistemic uncertainty is attributed to one’s lack of knowledge</w:t>
      </w:r>
      <w:r w:rsidR="00362DC7">
        <w:rPr>
          <w:rFonts w:ascii="Times New Roman" w:hAnsi="Times New Roman" w:cs="Times New Roman"/>
        </w:rPr>
        <w:t xml:space="preserve"> or </w:t>
      </w:r>
      <w:r w:rsidR="00246E31">
        <w:rPr>
          <w:rFonts w:ascii="Times New Roman" w:hAnsi="Times New Roman" w:cs="Times New Roman"/>
        </w:rPr>
        <w:lastRenderedPageBreak/>
        <w:t xml:space="preserve">missing </w:t>
      </w:r>
      <w:r w:rsidR="00362DC7">
        <w:rPr>
          <w:rFonts w:ascii="Times New Roman" w:hAnsi="Times New Roman" w:cs="Times New Roman"/>
        </w:rPr>
        <w:t>information concerning an event that is inherently knowable</w:t>
      </w:r>
      <w:r w:rsidR="00D57208">
        <w:rPr>
          <w:rFonts w:ascii="Times New Roman" w:hAnsi="Times New Roman" w:cs="Times New Roman"/>
        </w:rPr>
        <w:t xml:space="preserve">, </w:t>
      </w:r>
      <w:r w:rsidR="00362DC7">
        <w:rPr>
          <w:rFonts w:ascii="Times New Roman" w:hAnsi="Times New Roman" w:cs="Times New Roman"/>
        </w:rPr>
        <w:t xml:space="preserve">we expected participants to make greater use of the feeling-of-knowing cue in the confidence </w:t>
      </w:r>
      <w:r w:rsidR="00246E31">
        <w:rPr>
          <w:rFonts w:ascii="Times New Roman" w:hAnsi="Times New Roman" w:cs="Times New Roman"/>
        </w:rPr>
        <w:t xml:space="preserve">frame </w:t>
      </w:r>
      <w:r w:rsidR="00362DC7">
        <w:rPr>
          <w:rFonts w:ascii="Times New Roman" w:hAnsi="Times New Roman" w:cs="Times New Roman"/>
        </w:rPr>
        <w:t xml:space="preserve">than </w:t>
      </w:r>
      <w:r w:rsidR="00246E31">
        <w:rPr>
          <w:rFonts w:ascii="Times New Roman" w:hAnsi="Times New Roman" w:cs="Times New Roman"/>
        </w:rPr>
        <w:t xml:space="preserve">in the </w:t>
      </w:r>
      <w:r w:rsidR="00362DC7">
        <w:rPr>
          <w:rFonts w:ascii="Times New Roman" w:hAnsi="Times New Roman" w:cs="Times New Roman"/>
        </w:rPr>
        <w:t>likelihood frame</w:t>
      </w:r>
      <w:r w:rsidR="00D57208">
        <w:rPr>
          <w:rFonts w:ascii="Times New Roman" w:hAnsi="Times New Roman" w:cs="Times New Roman"/>
        </w:rPr>
        <w:t xml:space="preserve">. </w:t>
      </w:r>
      <w:r w:rsidR="0035706B">
        <w:rPr>
          <w:rFonts w:ascii="Times New Roman" w:hAnsi="Times New Roman" w:cs="Times New Roman"/>
        </w:rPr>
        <w:t>Conversely, b</w:t>
      </w:r>
      <w:r w:rsidR="00D57208">
        <w:rPr>
          <w:rFonts w:ascii="Times New Roman" w:hAnsi="Times New Roman" w:cs="Times New Roman"/>
        </w:rPr>
        <w:t xml:space="preserve">ecause </w:t>
      </w:r>
      <w:proofErr w:type="spellStart"/>
      <w:r w:rsidR="00D57208">
        <w:rPr>
          <w:rFonts w:ascii="Times New Roman" w:hAnsi="Times New Roman" w:cs="Times New Roman"/>
        </w:rPr>
        <w:t>aleatory</w:t>
      </w:r>
      <w:proofErr w:type="spellEnd"/>
      <w:r w:rsidR="00D57208">
        <w:rPr>
          <w:rFonts w:ascii="Times New Roman" w:hAnsi="Times New Roman" w:cs="Times New Roman"/>
        </w:rPr>
        <w:t xml:space="preserve"> uncertainty is attributed to</w:t>
      </w:r>
      <w:r w:rsidR="0035706B">
        <w:rPr>
          <w:rFonts w:ascii="Times New Roman" w:hAnsi="Times New Roman" w:cs="Times New Roman"/>
        </w:rPr>
        <w:t xml:space="preserve"> </w:t>
      </w:r>
      <w:r w:rsidR="00E61BF9">
        <w:rPr>
          <w:rFonts w:ascii="Times New Roman" w:hAnsi="Times New Roman" w:cs="Times New Roman"/>
        </w:rPr>
        <w:t xml:space="preserve">the outcome of </w:t>
      </w:r>
      <w:r w:rsidR="0035706B">
        <w:rPr>
          <w:rFonts w:ascii="Times New Roman" w:hAnsi="Times New Roman" w:cs="Times New Roman"/>
        </w:rPr>
        <w:t xml:space="preserve">a </w:t>
      </w:r>
      <w:r w:rsidR="00E61BF9">
        <w:rPr>
          <w:rFonts w:ascii="Times New Roman" w:hAnsi="Times New Roman" w:cs="Times New Roman"/>
        </w:rPr>
        <w:t>draw from a</w:t>
      </w:r>
      <w:r w:rsidR="0035706B">
        <w:rPr>
          <w:rFonts w:ascii="Times New Roman" w:hAnsi="Times New Roman" w:cs="Times New Roman"/>
        </w:rPr>
        <w:t xml:space="preserve"> </w:t>
      </w:r>
      <w:r w:rsidR="00E61BF9">
        <w:rPr>
          <w:rFonts w:ascii="Times New Roman" w:hAnsi="Times New Roman" w:cs="Times New Roman"/>
        </w:rPr>
        <w:t>random distribution of possible events</w:t>
      </w:r>
      <w:r w:rsidR="0035706B">
        <w:rPr>
          <w:rFonts w:ascii="Times New Roman" w:hAnsi="Times New Roman" w:cs="Times New Roman"/>
        </w:rPr>
        <w:t>, we expected participants to make greater use of the relative frequency information in the likelihood than confidence frame.</w:t>
      </w:r>
    </w:p>
    <w:p w14:paraId="6B1062BD" w14:textId="77777777" w:rsidR="008157FC" w:rsidRPr="00123A91" w:rsidRDefault="008157FC" w:rsidP="000B4F34">
      <w:pPr>
        <w:tabs>
          <w:tab w:val="left" w:pos="720"/>
          <w:tab w:val="left" w:pos="3240"/>
        </w:tabs>
        <w:spacing w:line="480" w:lineRule="auto"/>
        <w:rPr>
          <w:rFonts w:ascii="Times New Roman" w:hAnsi="Times New Roman" w:cs="Times New Roman"/>
        </w:rPr>
      </w:pPr>
    </w:p>
    <w:p w14:paraId="724AC9FC" w14:textId="77777777" w:rsidR="000710F2" w:rsidRPr="00CD71F0" w:rsidRDefault="000710F2" w:rsidP="000B4F34">
      <w:pPr>
        <w:tabs>
          <w:tab w:val="left" w:pos="3240"/>
        </w:tabs>
        <w:spacing w:line="480" w:lineRule="auto"/>
        <w:rPr>
          <w:rFonts w:ascii="Times New Roman" w:hAnsi="Times New Roman" w:cs="Times New Roman"/>
          <w:b/>
        </w:rPr>
      </w:pPr>
      <w:r w:rsidRPr="00CD71F0">
        <w:rPr>
          <w:rFonts w:ascii="Times New Roman" w:hAnsi="Times New Roman" w:cs="Times New Roman"/>
          <w:b/>
        </w:rPr>
        <w:t>Method</w:t>
      </w:r>
    </w:p>
    <w:p w14:paraId="3A33CA8C" w14:textId="6B4A2D3B" w:rsidR="000710F2" w:rsidRPr="000B6E97" w:rsidRDefault="00FB1C3E" w:rsidP="000B4F34">
      <w:pPr>
        <w:tabs>
          <w:tab w:val="left" w:pos="3240"/>
        </w:tabs>
        <w:spacing w:line="480" w:lineRule="auto"/>
        <w:ind w:firstLine="720"/>
        <w:rPr>
          <w:rFonts w:ascii="Times New Roman" w:hAnsi="Times New Roman" w:cs="Times New Roman"/>
        </w:rPr>
      </w:pPr>
      <w:r>
        <w:rPr>
          <w:rFonts w:ascii="Times New Roman" w:hAnsi="Times New Roman" w:cs="Times New Roman"/>
        </w:rPr>
        <w:t xml:space="preserve">We recruited 299 </w:t>
      </w:r>
      <w:r w:rsidR="00F967BE">
        <w:rPr>
          <w:rFonts w:ascii="Times New Roman" w:hAnsi="Times New Roman" w:cs="Times New Roman"/>
        </w:rPr>
        <w:t>UCLA</w:t>
      </w:r>
      <w:r w:rsidR="00284C74">
        <w:rPr>
          <w:rFonts w:ascii="Times New Roman" w:hAnsi="Times New Roman" w:cs="Times New Roman"/>
        </w:rPr>
        <w:t xml:space="preserve"> undergraduate students</w:t>
      </w:r>
      <w:r w:rsidR="00284C74" w:rsidRPr="000B6E97">
        <w:rPr>
          <w:rFonts w:ascii="Times New Roman" w:hAnsi="Times New Roman" w:cs="Times New Roman"/>
        </w:rPr>
        <w:t xml:space="preserve"> </w:t>
      </w:r>
      <w:r>
        <w:rPr>
          <w:rFonts w:ascii="Times New Roman" w:hAnsi="Times New Roman" w:cs="Times New Roman"/>
        </w:rPr>
        <w:t>to participate</w:t>
      </w:r>
      <w:r w:rsidRPr="000B6E97">
        <w:rPr>
          <w:rFonts w:ascii="Times New Roman" w:hAnsi="Times New Roman" w:cs="Times New Roman"/>
        </w:rPr>
        <w:t xml:space="preserve"> </w:t>
      </w:r>
      <w:r w:rsidR="000710F2" w:rsidRPr="000B6E97">
        <w:rPr>
          <w:rFonts w:ascii="Times New Roman" w:hAnsi="Times New Roman" w:cs="Times New Roman"/>
        </w:rPr>
        <w:t xml:space="preserve">in </w:t>
      </w:r>
      <w:r>
        <w:rPr>
          <w:rFonts w:ascii="Times New Roman" w:hAnsi="Times New Roman" w:cs="Times New Roman"/>
        </w:rPr>
        <w:t>a</w:t>
      </w:r>
      <w:r w:rsidRPr="000B6E97">
        <w:rPr>
          <w:rFonts w:ascii="Times New Roman" w:hAnsi="Times New Roman" w:cs="Times New Roman"/>
        </w:rPr>
        <w:t xml:space="preserve"> </w:t>
      </w:r>
      <w:r w:rsidR="000710F2" w:rsidRPr="000B6E97">
        <w:rPr>
          <w:rFonts w:ascii="Times New Roman" w:hAnsi="Times New Roman" w:cs="Times New Roman"/>
        </w:rPr>
        <w:t>study</w:t>
      </w:r>
      <w:r w:rsidR="00246E31">
        <w:rPr>
          <w:rFonts w:ascii="Times New Roman" w:hAnsi="Times New Roman" w:cs="Times New Roman"/>
        </w:rPr>
        <w:t xml:space="preserve"> that included a number of unrelated </w:t>
      </w:r>
      <w:r w:rsidR="00A740E0">
        <w:rPr>
          <w:rFonts w:ascii="Times New Roman" w:hAnsi="Times New Roman" w:cs="Times New Roman"/>
        </w:rPr>
        <w:t xml:space="preserve">surveys </w:t>
      </w:r>
      <w:r w:rsidR="00246E31">
        <w:rPr>
          <w:rFonts w:ascii="Times New Roman" w:hAnsi="Times New Roman" w:cs="Times New Roman"/>
        </w:rPr>
        <w:t>compiled in a rotated order,</w:t>
      </w:r>
      <w:r w:rsidR="009B7AB7">
        <w:rPr>
          <w:rFonts w:ascii="Times New Roman" w:hAnsi="Times New Roman" w:cs="Times New Roman"/>
        </w:rPr>
        <w:t xml:space="preserve"> in exchange for </w:t>
      </w:r>
      <w:r w:rsidR="00246E31">
        <w:rPr>
          <w:rFonts w:ascii="Times New Roman" w:hAnsi="Times New Roman" w:cs="Times New Roman"/>
        </w:rPr>
        <w:t>a fixed payment</w:t>
      </w:r>
      <w:r w:rsidR="000710F2" w:rsidRPr="000B6E97">
        <w:rPr>
          <w:rFonts w:ascii="Times New Roman" w:hAnsi="Times New Roman" w:cs="Times New Roman"/>
        </w:rPr>
        <w:t xml:space="preserve">. </w:t>
      </w:r>
      <w:r w:rsidR="00083052">
        <w:rPr>
          <w:rFonts w:ascii="Times New Roman" w:hAnsi="Times New Roman" w:cs="Times New Roman"/>
        </w:rPr>
        <w:t xml:space="preserve">The task entailed </w:t>
      </w:r>
      <w:r w:rsidR="00246E31">
        <w:rPr>
          <w:rFonts w:ascii="Times New Roman" w:hAnsi="Times New Roman" w:cs="Times New Roman"/>
        </w:rPr>
        <w:t>quantifying</w:t>
      </w:r>
      <w:r w:rsidR="0035706B">
        <w:rPr>
          <w:rFonts w:ascii="Times New Roman" w:hAnsi="Times New Roman" w:cs="Times New Roman"/>
        </w:rPr>
        <w:t xml:space="preserve"> </w:t>
      </w:r>
      <w:r w:rsidR="00083052">
        <w:rPr>
          <w:rFonts w:ascii="Times New Roman" w:hAnsi="Times New Roman" w:cs="Times New Roman"/>
        </w:rPr>
        <w:t xml:space="preserve">uncertainty that a </w:t>
      </w:r>
      <w:r w:rsidR="00A740E0">
        <w:rPr>
          <w:rFonts w:ascii="Times New Roman" w:hAnsi="Times New Roman" w:cs="Times New Roman"/>
        </w:rPr>
        <w:t xml:space="preserve">hypothetical </w:t>
      </w:r>
      <w:r w:rsidR="00083052">
        <w:rPr>
          <w:rFonts w:ascii="Times New Roman" w:hAnsi="Times New Roman" w:cs="Times New Roman"/>
        </w:rPr>
        <w:t>friend</w:t>
      </w:r>
      <w:r w:rsidR="00745554">
        <w:rPr>
          <w:rFonts w:ascii="Times New Roman" w:hAnsi="Times New Roman" w:cs="Times New Roman"/>
        </w:rPr>
        <w:t>, Tom,</w:t>
      </w:r>
      <w:r w:rsidR="00083052">
        <w:rPr>
          <w:rFonts w:ascii="Times New Roman" w:hAnsi="Times New Roman" w:cs="Times New Roman"/>
        </w:rPr>
        <w:t xml:space="preserve"> was wearing a cap the previous Tuesday. </w:t>
      </w:r>
      <w:r w:rsidR="000710F2" w:rsidRPr="000B6E97">
        <w:rPr>
          <w:rFonts w:ascii="Times New Roman" w:hAnsi="Times New Roman" w:cs="Times New Roman"/>
        </w:rPr>
        <w:t xml:space="preserve">Participants were presented with </w:t>
      </w:r>
      <w:r w:rsidR="00083052">
        <w:rPr>
          <w:rFonts w:ascii="Times New Roman" w:hAnsi="Times New Roman" w:cs="Times New Roman"/>
        </w:rPr>
        <w:t>one sentence</w:t>
      </w:r>
      <w:r w:rsidR="000710F2" w:rsidRPr="000B6E97">
        <w:rPr>
          <w:rFonts w:ascii="Times New Roman" w:hAnsi="Times New Roman" w:cs="Times New Roman"/>
        </w:rPr>
        <w:t xml:space="preserve"> </w:t>
      </w:r>
      <w:r w:rsidR="008157FC">
        <w:rPr>
          <w:rFonts w:ascii="Times New Roman" w:hAnsi="Times New Roman" w:cs="Times New Roman"/>
        </w:rPr>
        <w:t xml:space="preserve">containing </w:t>
      </w:r>
      <w:r w:rsidR="00D57208">
        <w:rPr>
          <w:rFonts w:ascii="Times New Roman" w:hAnsi="Times New Roman" w:cs="Times New Roman"/>
        </w:rPr>
        <w:t>feeling-of-knowing information</w:t>
      </w:r>
      <w:r w:rsidR="000710F2" w:rsidRPr="000B6E97">
        <w:rPr>
          <w:rFonts w:ascii="Times New Roman" w:hAnsi="Times New Roman" w:cs="Times New Roman"/>
        </w:rPr>
        <w:t xml:space="preserve"> and </w:t>
      </w:r>
      <w:r w:rsidR="00083052">
        <w:rPr>
          <w:rFonts w:ascii="Times New Roman" w:hAnsi="Times New Roman" w:cs="Times New Roman"/>
        </w:rPr>
        <w:t>one sentence</w:t>
      </w:r>
      <w:r w:rsidR="000710F2" w:rsidRPr="000B6E97">
        <w:rPr>
          <w:rFonts w:ascii="Times New Roman" w:hAnsi="Times New Roman" w:cs="Times New Roman"/>
        </w:rPr>
        <w:t xml:space="preserve"> </w:t>
      </w:r>
      <w:r w:rsidR="00D57208">
        <w:rPr>
          <w:rFonts w:ascii="Times New Roman" w:hAnsi="Times New Roman" w:cs="Times New Roman"/>
        </w:rPr>
        <w:t>containing base-rate information</w:t>
      </w:r>
      <w:r w:rsidR="000710F2" w:rsidRPr="000B6E97">
        <w:rPr>
          <w:rFonts w:ascii="Times New Roman" w:hAnsi="Times New Roman" w:cs="Times New Roman"/>
        </w:rPr>
        <w:t xml:space="preserve">. </w:t>
      </w:r>
      <w:r w:rsidR="00D13886">
        <w:rPr>
          <w:rFonts w:ascii="Times New Roman" w:hAnsi="Times New Roman" w:cs="Times New Roman"/>
        </w:rPr>
        <w:t>Feeling-of-knowing information</w:t>
      </w:r>
      <w:r w:rsidR="000710F2" w:rsidRPr="000B6E97">
        <w:rPr>
          <w:rFonts w:ascii="Times New Roman" w:hAnsi="Times New Roman" w:cs="Times New Roman"/>
        </w:rPr>
        <w:t xml:space="preserve"> was manipulated to be either low</w:t>
      </w:r>
      <w:r w:rsidR="00083052">
        <w:rPr>
          <w:rFonts w:ascii="Times New Roman" w:hAnsi="Times New Roman" w:cs="Times New Roman"/>
        </w:rPr>
        <w:t xml:space="preserve"> in </w:t>
      </w:r>
      <w:proofErr w:type="spellStart"/>
      <w:r w:rsidR="00083052">
        <w:rPr>
          <w:rFonts w:ascii="Times New Roman" w:hAnsi="Times New Roman" w:cs="Times New Roman"/>
        </w:rPr>
        <w:t>diagnosticity</w:t>
      </w:r>
      <w:proofErr w:type="spellEnd"/>
      <w:r w:rsidR="000710F2" w:rsidRPr="000B6E97">
        <w:rPr>
          <w:rFonts w:ascii="Times New Roman" w:hAnsi="Times New Roman" w:cs="Times New Roman"/>
        </w:rPr>
        <w:t xml:space="preserve"> (</w:t>
      </w:r>
      <w:r w:rsidR="0035706B">
        <w:rPr>
          <w:rFonts w:ascii="Times New Roman" w:hAnsi="Times New Roman" w:cs="Times New Roman"/>
        </w:rPr>
        <w:t>“</w:t>
      </w:r>
      <w:r w:rsidR="000710F2" w:rsidRPr="000B6E97">
        <w:rPr>
          <w:rFonts w:ascii="Times New Roman" w:hAnsi="Times New Roman" w:cs="Times New Roman"/>
        </w:rPr>
        <w:t xml:space="preserve">You were in the same large lecture class with </w:t>
      </w:r>
      <w:r w:rsidR="00D13886">
        <w:rPr>
          <w:rFonts w:ascii="Times New Roman" w:hAnsi="Times New Roman" w:cs="Times New Roman"/>
        </w:rPr>
        <w:t>your friend Tom</w:t>
      </w:r>
      <w:r w:rsidR="00D13886" w:rsidRPr="000B6E97">
        <w:rPr>
          <w:rFonts w:ascii="Times New Roman" w:hAnsi="Times New Roman" w:cs="Times New Roman"/>
        </w:rPr>
        <w:t xml:space="preserve"> </w:t>
      </w:r>
      <w:r w:rsidR="000710F2" w:rsidRPr="000B6E97">
        <w:rPr>
          <w:rFonts w:ascii="Times New Roman" w:hAnsi="Times New Roman" w:cs="Times New Roman"/>
        </w:rPr>
        <w:t>yesterday and you have the vague sense that he might have been wearing a cap</w:t>
      </w:r>
      <w:r w:rsidR="0035706B">
        <w:rPr>
          <w:rFonts w:ascii="Times New Roman" w:hAnsi="Times New Roman" w:cs="Times New Roman"/>
        </w:rPr>
        <w:t>”</w:t>
      </w:r>
      <w:r w:rsidR="000710F2" w:rsidRPr="000B6E97">
        <w:rPr>
          <w:rFonts w:ascii="Times New Roman" w:hAnsi="Times New Roman" w:cs="Times New Roman"/>
        </w:rPr>
        <w:t>), or high</w:t>
      </w:r>
      <w:r w:rsidR="00083052">
        <w:rPr>
          <w:rFonts w:ascii="Times New Roman" w:hAnsi="Times New Roman" w:cs="Times New Roman"/>
        </w:rPr>
        <w:t xml:space="preserve"> in </w:t>
      </w:r>
      <w:proofErr w:type="spellStart"/>
      <w:r w:rsidR="00083052">
        <w:rPr>
          <w:rFonts w:ascii="Times New Roman" w:hAnsi="Times New Roman" w:cs="Times New Roman"/>
        </w:rPr>
        <w:t>diagnosticity</w:t>
      </w:r>
      <w:proofErr w:type="spellEnd"/>
      <w:r w:rsidR="000710F2" w:rsidRPr="000B6E97">
        <w:rPr>
          <w:rFonts w:ascii="Times New Roman" w:hAnsi="Times New Roman" w:cs="Times New Roman"/>
        </w:rPr>
        <w:t xml:space="preserve"> (</w:t>
      </w:r>
      <w:r w:rsidR="0035706B">
        <w:rPr>
          <w:rFonts w:ascii="Times New Roman" w:hAnsi="Times New Roman" w:cs="Times New Roman"/>
        </w:rPr>
        <w:t>“</w:t>
      </w:r>
      <w:r w:rsidR="000710F2" w:rsidRPr="000B6E97">
        <w:rPr>
          <w:rFonts w:ascii="Times New Roman" w:hAnsi="Times New Roman" w:cs="Times New Roman"/>
        </w:rPr>
        <w:t xml:space="preserve">You were in the same large lecture class with </w:t>
      </w:r>
      <w:r w:rsidR="00D13886">
        <w:rPr>
          <w:rFonts w:ascii="Times New Roman" w:hAnsi="Times New Roman" w:cs="Times New Roman"/>
        </w:rPr>
        <w:t xml:space="preserve">your </w:t>
      </w:r>
      <w:r w:rsidR="0035706B">
        <w:rPr>
          <w:rFonts w:ascii="Times New Roman" w:hAnsi="Times New Roman" w:cs="Times New Roman"/>
        </w:rPr>
        <w:t>f</w:t>
      </w:r>
      <w:r w:rsidR="00D13886">
        <w:rPr>
          <w:rFonts w:ascii="Times New Roman" w:hAnsi="Times New Roman" w:cs="Times New Roman"/>
        </w:rPr>
        <w:t>riend Tom</w:t>
      </w:r>
      <w:r w:rsidR="00D13886" w:rsidRPr="000B6E97">
        <w:rPr>
          <w:rFonts w:ascii="Times New Roman" w:hAnsi="Times New Roman" w:cs="Times New Roman"/>
        </w:rPr>
        <w:t xml:space="preserve"> </w:t>
      </w:r>
      <w:r w:rsidR="000710F2" w:rsidRPr="000B6E97">
        <w:rPr>
          <w:rFonts w:ascii="Times New Roman" w:hAnsi="Times New Roman" w:cs="Times New Roman"/>
        </w:rPr>
        <w:t>yesterday and you have the impression that he was wearing a cap</w:t>
      </w:r>
      <w:r w:rsidR="0035706B">
        <w:rPr>
          <w:rFonts w:ascii="Times New Roman" w:hAnsi="Times New Roman" w:cs="Times New Roman"/>
        </w:rPr>
        <w:t>”</w:t>
      </w:r>
      <w:r w:rsidR="000710F2" w:rsidRPr="000B6E97">
        <w:rPr>
          <w:rFonts w:ascii="Times New Roman" w:hAnsi="Times New Roman" w:cs="Times New Roman"/>
        </w:rPr>
        <w:t xml:space="preserve">). </w:t>
      </w:r>
      <w:r w:rsidR="007A5CC7">
        <w:rPr>
          <w:rFonts w:ascii="Times New Roman" w:hAnsi="Times New Roman" w:cs="Times New Roman"/>
        </w:rPr>
        <w:t>Likewise</w:t>
      </w:r>
      <w:r w:rsidR="00D13886" w:rsidRPr="000B6E97">
        <w:rPr>
          <w:rFonts w:ascii="Times New Roman" w:hAnsi="Times New Roman" w:cs="Times New Roman"/>
        </w:rPr>
        <w:t xml:space="preserve">, </w:t>
      </w:r>
      <w:r w:rsidR="00D13886">
        <w:rPr>
          <w:rFonts w:ascii="Times New Roman" w:hAnsi="Times New Roman" w:cs="Times New Roman"/>
        </w:rPr>
        <w:t>the base rate</w:t>
      </w:r>
      <w:r w:rsidR="00083052">
        <w:rPr>
          <w:rFonts w:ascii="Times New Roman" w:hAnsi="Times New Roman" w:cs="Times New Roman"/>
        </w:rPr>
        <w:t xml:space="preserve"> information</w:t>
      </w:r>
      <w:r w:rsidR="00D13886" w:rsidRPr="000B6E97">
        <w:rPr>
          <w:rFonts w:ascii="Times New Roman" w:hAnsi="Times New Roman" w:cs="Times New Roman"/>
        </w:rPr>
        <w:t xml:space="preserve"> was manipulated to be either low (Your friend Tom wears a cap a few times a week), or high (Your friend Tom wears a cap almost every day). </w:t>
      </w:r>
      <w:r w:rsidR="000710F2" w:rsidRPr="000B6E97">
        <w:rPr>
          <w:rFonts w:ascii="Times New Roman" w:hAnsi="Times New Roman" w:cs="Times New Roman"/>
        </w:rPr>
        <w:t xml:space="preserve">After reading these two sentences, </w:t>
      </w:r>
      <w:commentRangeStart w:id="50"/>
      <w:r w:rsidR="000710F2" w:rsidRPr="000B6E97">
        <w:rPr>
          <w:rFonts w:ascii="Times New Roman" w:hAnsi="Times New Roman" w:cs="Times New Roman"/>
        </w:rPr>
        <w:t xml:space="preserve">participants were asked to indicate the probability that Tom was wearing a cap by completing a sentence </w:t>
      </w:r>
      <w:r w:rsidR="00D13886">
        <w:rPr>
          <w:rFonts w:ascii="Times New Roman" w:hAnsi="Times New Roman" w:cs="Times New Roman"/>
        </w:rPr>
        <w:t>using</w:t>
      </w:r>
      <w:r w:rsidR="00D13886" w:rsidRPr="000B6E97">
        <w:rPr>
          <w:rFonts w:ascii="Times New Roman" w:hAnsi="Times New Roman" w:cs="Times New Roman"/>
        </w:rPr>
        <w:t xml:space="preserve"> </w:t>
      </w:r>
      <w:r w:rsidR="000710F2" w:rsidRPr="000B6E97">
        <w:rPr>
          <w:rFonts w:ascii="Times New Roman" w:hAnsi="Times New Roman" w:cs="Times New Roman"/>
        </w:rPr>
        <w:t xml:space="preserve">either </w:t>
      </w:r>
      <w:r w:rsidR="00D13886">
        <w:rPr>
          <w:rFonts w:ascii="Times New Roman" w:hAnsi="Times New Roman" w:cs="Times New Roman"/>
        </w:rPr>
        <w:t>a</w:t>
      </w:r>
      <w:r w:rsidR="005D5779">
        <w:rPr>
          <w:rFonts w:ascii="Times New Roman" w:hAnsi="Times New Roman" w:cs="Times New Roman"/>
        </w:rPr>
        <w:t xml:space="preserve"> confidence </w:t>
      </w:r>
      <w:r w:rsidR="00D13886">
        <w:rPr>
          <w:rFonts w:ascii="Times New Roman" w:hAnsi="Times New Roman" w:cs="Times New Roman"/>
        </w:rPr>
        <w:t xml:space="preserve">stem </w:t>
      </w:r>
      <w:r w:rsidR="00D13886" w:rsidRPr="000B6E97">
        <w:rPr>
          <w:rFonts w:ascii="Times New Roman" w:hAnsi="Times New Roman" w:cs="Times New Roman"/>
        </w:rPr>
        <w:t>(I</w:t>
      </w:r>
      <w:r w:rsidR="0031239B">
        <w:rPr>
          <w:rFonts w:ascii="Times New Roman" w:hAnsi="Times New Roman" w:cs="Times New Roman"/>
        </w:rPr>
        <w:t xml:space="preserve"> a</w:t>
      </w:r>
      <w:r w:rsidR="00D13886" w:rsidRPr="000B6E97">
        <w:rPr>
          <w:rFonts w:ascii="Times New Roman" w:hAnsi="Times New Roman" w:cs="Times New Roman"/>
        </w:rPr>
        <w:t xml:space="preserve">m </w:t>
      </w:r>
      <w:r w:rsidR="00D13886" w:rsidRPr="00574AD6">
        <w:rPr>
          <w:rFonts w:ascii="Times New Roman" w:hAnsi="Times New Roman" w:cs="Times New Roman"/>
        </w:rPr>
        <w:t>_____% sure</w:t>
      </w:r>
      <w:r w:rsidR="0035706B">
        <w:rPr>
          <w:rFonts w:ascii="Times New Roman" w:hAnsi="Times New Roman" w:cs="Times New Roman"/>
        </w:rPr>
        <w:t xml:space="preserve"> that </w:t>
      </w:r>
      <w:r w:rsidR="0031239B">
        <w:rPr>
          <w:rFonts w:ascii="Times New Roman" w:hAnsi="Times New Roman" w:cs="Times New Roman"/>
        </w:rPr>
        <w:t xml:space="preserve">Tom </w:t>
      </w:r>
      <w:r w:rsidR="0035706B">
        <w:rPr>
          <w:rFonts w:ascii="Times New Roman" w:hAnsi="Times New Roman" w:cs="Times New Roman"/>
        </w:rPr>
        <w:lastRenderedPageBreak/>
        <w:t>was wearing a cap</w:t>
      </w:r>
      <w:r w:rsidR="0031239B">
        <w:rPr>
          <w:rFonts w:ascii="Times New Roman" w:hAnsi="Times New Roman" w:cs="Times New Roman"/>
        </w:rPr>
        <w:t xml:space="preserve"> yesterday</w:t>
      </w:r>
      <w:r w:rsidR="00D13886" w:rsidRPr="000B6E97">
        <w:rPr>
          <w:rFonts w:ascii="Times New Roman" w:hAnsi="Times New Roman" w:cs="Times New Roman"/>
        </w:rPr>
        <w:t>)</w:t>
      </w:r>
      <w:r w:rsidR="00D13886">
        <w:rPr>
          <w:rFonts w:ascii="Times New Roman" w:hAnsi="Times New Roman" w:cs="Times New Roman"/>
        </w:rPr>
        <w:t xml:space="preserve"> or </w:t>
      </w:r>
      <w:r w:rsidR="005D5779">
        <w:rPr>
          <w:rFonts w:ascii="Times New Roman" w:hAnsi="Times New Roman" w:cs="Times New Roman"/>
        </w:rPr>
        <w:t xml:space="preserve">a </w:t>
      </w:r>
      <w:r w:rsidR="00D65CC4">
        <w:rPr>
          <w:rFonts w:ascii="Times New Roman" w:hAnsi="Times New Roman" w:cs="Times New Roman"/>
        </w:rPr>
        <w:t xml:space="preserve">likelihood </w:t>
      </w:r>
      <w:r w:rsidR="00D13886">
        <w:rPr>
          <w:rFonts w:ascii="Times New Roman" w:hAnsi="Times New Roman" w:cs="Times New Roman"/>
        </w:rPr>
        <w:t>stem</w:t>
      </w:r>
      <w:r w:rsidR="000710F2" w:rsidRPr="000B6E97">
        <w:rPr>
          <w:rFonts w:ascii="Times New Roman" w:hAnsi="Times New Roman" w:cs="Times New Roman"/>
        </w:rPr>
        <w:t xml:space="preserve"> (I’d say there is a </w:t>
      </w:r>
      <w:r w:rsidR="000710F2" w:rsidRPr="00574AD6">
        <w:rPr>
          <w:rFonts w:ascii="Times New Roman" w:hAnsi="Times New Roman" w:cs="Times New Roman"/>
        </w:rPr>
        <w:t>_____% chance</w:t>
      </w:r>
      <w:r w:rsidR="0035706B">
        <w:rPr>
          <w:rFonts w:ascii="Times New Roman" w:hAnsi="Times New Roman" w:cs="Times New Roman"/>
        </w:rPr>
        <w:t xml:space="preserve"> that </w:t>
      </w:r>
      <w:r w:rsidR="0031239B">
        <w:rPr>
          <w:rFonts w:ascii="Times New Roman" w:hAnsi="Times New Roman" w:cs="Times New Roman"/>
        </w:rPr>
        <w:t xml:space="preserve">Tom </w:t>
      </w:r>
      <w:r w:rsidR="0035706B">
        <w:rPr>
          <w:rFonts w:ascii="Times New Roman" w:hAnsi="Times New Roman" w:cs="Times New Roman"/>
        </w:rPr>
        <w:t>was wearing a cap</w:t>
      </w:r>
      <w:r w:rsidR="0031239B">
        <w:rPr>
          <w:rFonts w:ascii="Times New Roman" w:hAnsi="Times New Roman" w:cs="Times New Roman"/>
        </w:rPr>
        <w:t xml:space="preserve"> yesterday</w:t>
      </w:r>
      <w:r w:rsidR="000710F2" w:rsidRPr="000B6E97">
        <w:rPr>
          <w:rFonts w:ascii="Times New Roman" w:hAnsi="Times New Roman" w:cs="Times New Roman"/>
        </w:rPr>
        <w:t>)</w:t>
      </w:r>
      <w:r w:rsidR="00D13886">
        <w:rPr>
          <w:rFonts w:ascii="Times New Roman" w:hAnsi="Times New Roman" w:cs="Times New Roman"/>
        </w:rPr>
        <w:t>.</w:t>
      </w:r>
      <w:commentRangeEnd w:id="50"/>
      <w:r w:rsidR="006C454F">
        <w:rPr>
          <w:rStyle w:val="CommentReference"/>
        </w:rPr>
        <w:commentReference w:id="50"/>
      </w:r>
    </w:p>
    <w:p w14:paraId="6FEE3C64" w14:textId="77777777" w:rsidR="000710F2" w:rsidRPr="000B6E97" w:rsidRDefault="000710F2" w:rsidP="000B4F34">
      <w:pPr>
        <w:tabs>
          <w:tab w:val="left" w:pos="3240"/>
        </w:tabs>
        <w:spacing w:line="480" w:lineRule="auto"/>
        <w:rPr>
          <w:rFonts w:ascii="Times New Roman" w:hAnsi="Times New Roman" w:cs="Times New Roman"/>
        </w:rPr>
      </w:pPr>
    </w:p>
    <w:p w14:paraId="218FB8DF" w14:textId="77777777" w:rsidR="000710F2" w:rsidRPr="00CD71F0" w:rsidRDefault="000710F2" w:rsidP="000B4F34">
      <w:pPr>
        <w:tabs>
          <w:tab w:val="left" w:pos="3240"/>
        </w:tabs>
        <w:spacing w:line="480" w:lineRule="auto"/>
        <w:rPr>
          <w:rFonts w:ascii="Times New Roman" w:hAnsi="Times New Roman" w:cs="Times New Roman"/>
          <w:b/>
        </w:rPr>
      </w:pPr>
      <w:r w:rsidRPr="00CD71F0">
        <w:rPr>
          <w:rFonts w:ascii="Times New Roman" w:hAnsi="Times New Roman" w:cs="Times New Roman"/>
          <w:b/>
        </w:rPr>
        <w:t>Results</w:t>
      </w:r>
    </w:p>
    <w:p w14:paraId="0CCC0822" w14:textId="17B61D75" w:rsidR="00F967BE" w:rsidRDefault="00745554" w:rsidP="000B4F34">
      <w:pPr>
        <w:tabs>
          <w:tab w:val="left" w:pos="3240"/>
        </w:tabs>
        <w:spacing w:line="480" w:lineRule="auto"/>
        <w:ind w:firstLine="720"/>
        <w:rPr>
          <w:rFonts w:ascii="Times New Roman" w:hAnsi="Times New Roman" w:cs="Times New Roman"/>
        </w:rPr>
      </w:pPr>
      <w:r>
        <w:rPr>
          <w:rFonts w:ascii="Times New Roman" w:hAnsi="Times New Roman" w:cs="Times New Roman"/>
        </w:rPr>
        <w:t xml:space="preserve">Mean judged probabilities by condition are displayed in Figure 1. </w:t>
      </w:r>
      <w:r w:rsidR="007A5CC7">
        <w:rPr>
          <w:rFonts w:ascii="Times New Roman" w:hAnsi="Times New Roman" w:cs="Times New Roman"/>
        </w:rPr>
        <w:t>To begin with</w:t>
      </w:r>
      <w:r w:rsidR="00F967BE">
        <w:rPr>
          <w:rFonts w:ascii="Times New Roman" w:hAnsi="Times New Roman" w:cs="Times New Roman"/>
        </w:rPr>
        <w:t>, a</w:t>
      </w:r>
      <w:r w:rsidR="000710F2" w:rsidRPr="000B6E97">
        <w:rPr>
          <w:rFonts w:ascii="Times New Roman" w:hAnsi="Times New Roman" w:cs="Times New Roman"/>
        </w:rPr>
        <w:t xml:space="preserve"> 2 (</w:t>
      </w:r>
      <w:r w:rsidR="00644783">
        <w:rPr>
          <w:rFonts w:ascii="Times New Roman" w:hAnsi="Times New Roman" w:cs="Times New Roman"/>
        </w:rPr>
        <w:t>Language P</w:t>
      </w:r>
      <w:r w:rsidR="00D13886">
        <w:rPr>
          <w:rFonts w:ascii="Times New Roman" w:hAnsi="Times New Roman" w:cs="Times New Roman"/>
        </w:rPr>
        <w:t>rime</w:t>
      </w:r>
      <w:r w:rsidR="000710F2" w:rsidRPr="000B6E97">
        <w:rPr>
          <w:rFonts w:ascii="Times New Roman" w:hAnsi="Times New Roman" w:cs="Times New Roman"/>
        </w:rPr>
        <w:t xml:space="preserve">: </w:t>
      </w:r>
      <w:r w:rsidR="005D5779">
        <w:rPr>
          <w:rFonts w:ascii="Times New Roman" w:hAnsi="Times New Roman" w:cs="Times New Roman"/>
        </w:rPr>
        <w:t xml:space="preserve">Confidence, </w:t>
      </w:r>
      <w:r w:rsidR="000B6221">
        <w:rPr>
          <w:rFonts w:ascii="Times New Roman" w:hAnsi="Times New Roman" w:cs="Times New Roman"/>
        </w:rPr>
        <w:t>Likelihood</w:t>
      </w:r>
      <w:r w:rsidR="000710F2" w:rsidRPr="000B6E97">
        <w:rPr>
          <w:rFonts w:ascii="Times New Roman" w:hAnsi="Times New Roman" w:cs="Times New Roman"/>
        </w:rPr>
        <w:t>) x 2 (</w:t>
      </w:r>
      <w:r w:rsidR="00D13886">
        <w:rPr>
          <w:rFonts w:ascii="Times New Roman" w:hAnsi="Times New Roman" w:cs="Times New Roman"/>
        </w:rPr>
        <w:t>Epistemic Information</w:t>
      </w:r>
      <w:r w:rsidR="000710F2" w:rsidRPr="000B6E97">
        <w:rPr>
          <w:rFonts w:ascii="Times New Roman" w:hAnsi="Times New Roman" w:cs="Times New Roman"/>
        </w:rPr>
        <w:t>: High, Low) x 2 (</w:t>
      </w:r>
      <w:proofErr w:type="spellStart"/>
      <w:r w:rsidR="00D13886">
        <w:rPr>
          <w:rFonts w:ascii="Times New Roman" w:hAnsi="Times New Roman" w:cs="Times New Roman"/>
        </w:rPr>
        <w:t>Aleatory</w:t>
      </w:r>
      <w:proofErr w:type="spellEnd"/>
      <w:r w:rsidR="00D13886">
        <w:rPr>
          <w:rFonts w:ascii="Times New Roman" w:hAnsi="Times New Roman" w:cs="Times New Roman"/>
        </w:rPr>
        <w:t xml:space="preserve"> Information</w:t>
      </w:r>
      <w:r w:rsidR="000710F2" w:rsidRPr="000B6E97">
        <w:rPr>
          <w:rFonts w:ascii="Times New Roman" w:hAnsi="Times New Roman" w:cs="Times New Roman"/>
        </w:rPr>
        <w:t xml:space="preserve">: High, Low) ANOVA revealed </w:t>
      </w:r>
      <w:r w:rsidR="00083052">
        <w:rPr>
          <w:rFonts w:ascii="Times New Roman" w:hAnsi="Times New Roman" w:cs="Times New Roman"/>
        </w:rPr>
        <w:t>no</w:t>
      </w:r>
      <w:r w:rsidR="00083052" w:rsidRPr="000B6E97">
        <w:rPr>
          <w:rFonts w:ascii="Times New Roman" w:hAnsi="Times New Roman" w:cs="Times New Roman"/>
        </w:rPr>
        <w:t xml:space="preserve"> main effect </w:t>
      </w:r>
      <w:r w:rsidR="00083052">
        <w:rPr>
          <w:rFonts w:ascii="Times New Roman" w:hAnsi="Times New Roman" w:cs="Times New Roman"/>
        </w:rPr>
        <w:t xml:space="preserve">of the language prime </w:t>
      </w:r>
      <w:r w:rsidR="00083052" w:rsidRPr="000B6E97">
        <w:rPr>
          <w:rFonts w:ascii="Times New Roman" w:hAnsi="Times New Roman" w:cs="Times New Roman"/>
        </w:rPr>
        <w:t>(</w:t>
      </w:r>
      <w:proofErr w:type="gramStart"/>
      <w:r w:rsidR="00083052" w:rsidRPr="000B6E97">
        <w:rPr>
          <w:rFonts w:ascii="Times New Roman" w:hAnsi="Times New Roman" w:cs="Times New Roman"/>
          <w:i/>
        </w:rPr>
        <w:t>F</w:t>
      </w:r>
      <w:r w:rsidR="00083052" w:rsidRPr="000B6E97">
        <w:rPr>
          <w:rFonts w:ascii="Times New Roman" w:hAnsi="Times New Roman" w:cs="Times New Roman"/>
        </w:rPr>
        <w:t>(</w:t>
      </w:r>
      <w:proofErr w:type="gramEnd"/>
      <w:r w:rsidR="00083052" w:rsidRPr="000B6E97">
        <w:rPr>
          <w:rFonts w:ascii="Times New Roman" w:hAnsi="Times New Roman" w:cs="Times New Roman"/>
        </w:rPr>
        <w:t>1,</w:t>
      </w:r>
      <w:r w:rsidR="00080A05">
        <w:rPr>
          <w:rFonts w:ascii="Times New Roman" w:hAnsi="Times New Roman" w:cs="Times New Roman"/>
        </w:rPr>
        <w:t xml:space="preserve"> </w:t>
      </w:r>
      <w:r w:rsidR="00083052" w:rsidRPr="000B6E97">
        <w:rPr>
          <w:rFonts w:ascii="Times New Roman" w:hAnsi="Times New Roman" w:cs="Times New Roman"/>
        </w:rPr>
        <w:t xml:space="preserve">291) = 2.161, </w:t>
      </w:r>
      <w:r w:rsidR="00083052" w:rsidRPr="000B6E97">
        <w:rPr>
          <w:rFonts w:ascii="Times New Roman" w:hAnsi="Times New Roman" w:cs="Times New Roman"/>
          <w:i/>
        </w:rPr>
        <w:t>p</w:t>
      </w:r>
      <w:r w:rsidR="00083052" w:rsidRPr="000B6E97">
        <w:rPr>
          <w:rFonts w:ascii="Times New Roman" w:hAnsi="Times New Roman" w:cs="Times New Roman"/>
        </w:rPr>
        <w:t xml:space="preserve"> &gt; .1)</w:t>
      </w:r>
      <w:r w:rsidR="00083052">
        <w:rPr>
          <w:rFonts w:ascii="Times New Roman" w:hAnsi="Times New Roman" w:cs="Times New Roman"/>
        </w:rPr>
        <w:t>, suggesting that the “sure” and “chance” scales were used in a similar manner</w:t>
      </w:r>
      <w:r>
        <w:rPr>
          <w:rFonts w:ascii="Times New Roman" w:hAnsi="Times New Roman" w:cs="Times New Roman"/>
        </w:rPr>
        <w:t xml:space="preserve"> by respondents</w:t>
      </w:r>
      <w:r w:rsidR="00083052">
        <w:rPr>
          <w:rFonts w:ascii="Times New Roman" w:hAnsi="Times New Roman" w:cs="Times New Roman"/>
        </w:rPr>
        <w:t xml:space="preserve">. </w:t>
      </w:r>
      <w:r w:rsidR="00F967BE">
        <w:rPr>
          <w:rFonts w:ascii="Times New Roman" w:hAnsi="Times New Roman" w:cs="Times New Roman"/>
        </w:rPr>
        <w:t>Not surprisingly</w:t>
      </w:r>
      <w:r w:rsidR="0035706B">
        <w:rPr>
          <w:rFonts w:ascii="Times New Roman" w:hAnsi="Times New Roman" w:cs="Times New Roman"/>
        </w:rPr>
        <w:t>,</w:t>
      </w:r>
      <w:r w:rsidR="00F967BE">
        <w:rPr>
          <w:rFonts w:ascii="Times New Roman" w:hAnsi="Times New Roman" w:cs="Times New Roman"/>
        </w:rPr>
        <w:t xml:space="preserve"> </w:t>
      </w:r>
      <w:r w:rsidR="00083052">
        <w:rPr>
          <w:rFonts w:ascii="Times New Roman" w:hAnsi="Times New Roman" w:cs="Times New Roman"/>
        </w:rPr>
        <w:t>we found</w:t>
      </w:r>
      <w:r w:rsidR="00083052" w:rsidRPr="000B6E97">
        <w:rPr>
          <w:rFonts w:ascii="Times New Roman" w:hAnsi="Times New Roman" w:cs="Times New Roman"/>
        </w:rPr>
        <w:t xml:space="preserve"> </w:t>
      </w:r>
      <w:r w:rsidR="000710F2" w:rsidRPr="000B6E97">
        <w:rPr>
          <w:rFonts w:ascii="Times New Roman" w:hAnsi="Times New Roman" w:cs="Times New Roman"/>
        </w:rPr>
        <w:t xml:space="preserve">a main effect of </w:t>
      </w:r>
      <w:r w:rsidR="00D13886">
        <w:rPr>
          <w:rFonts w:ascii="Times New Roman" w:hAnsi="Times New Roman" w:cs="Times New Roman"/>
        </w:rPr>
        <w:t>epistemic</w:t>
      </w:r>
      <w:r w:rsidR="00D13886" w:rsidRPr="000B6E97">
        <w:rPr>
          <w:rFonts w:ascii="Times New Roman" w:hAnsi="Times New Roman" w:cs="Times New Roman"/>
        </w:rPr>
        <w:t xml:space="preserve"> information  (</w:t>
      </w:r>
      <w:r w:rsidR="00D13886" w:rsidRPr="000B6E97">
        <w:rPr>
          <w:rFonts w:ascii="Times New Roman" w:hAnsi="Times New Roman" w:cs="Times New Roman"/>
          <w:i/>
        </w:rPr>
        <w:t>F</w:t>
      </w:r>
      <w:r w:rsidR="00D13886" w:rsidRPr="000B6E97">
        <w:rPr>
          <w:rFonts w:ascii="Times New Roman" w:hAnsi="Times New Roman" w:cs="Times New Roman"/>
        </w:rPr>
        <w:t>(1,</w:t>
      </w:r>
      <w:r w:rsidR="00080A05">
        <w:rPr>
          <w:rFonts w:ascii="Times New Roman" w:hAnsi="Times New Roman" w:cs="Times New Roman"/>
        </w:rPr>
        <w:t xml:space="preserve"> </w:t>
      </w:r>
      <w:r w:rsidR="00D13886" w:rsidRPr="000B6E97">
        <w:rPr>
          <w:rFonts w:ascii="Times New Roman" w:hAnsi="Times New Roman" w:cs="Times New Roman"/>
        </w:rPr>
        <w:t xml:space="preserve">291) = 17.02, </w:t>
      </w:r>
      <w:r w:rsidR="00D13886" w:rsidRPr="000B6E97">
        <w:rPr>
          <w:rFonts w:ascii="Times New Roman" w:hAnsi="Times New Roman" w:cs="Times New Roman"/>
          <w:i/>
        </w:rPr>
        <w:t>p</w:t>
      </w:r>
      <w:r w:rsidR="00D13886" w:rsidRPr="000B6E97">
        <w:rPr>
          <w:rFonts w:ascii="Times New Roman" w:hAnsi="Times New Roman" w:cs="Times New Roman"/>
        </w:rPr>
        <w:t xml:space="preserve"> &lt; .001)</w:t>
      </w:r>
      <w:r w:rsidR="000710F2" w:rsidRPr="000B6E97">
        <w:rPr>
          <w:rFonts w:ascii="Times New Roman" w:hAnsi="Times New Roman" w:cs="Times New Roman"/>
        </w:rPr>
        <w:t xml:space="preserve">, and a main effect of </w:t>
      </w:r>
      <w:proofErr w:type="spellStart"/>
      <w:r w:rsidR="00D13886">
        <w:rPr>
          <w:rFonts w:ascii="Times New Roman" w:hAnsi="Times New Roman" w:cs="Times New Roman"/>
        </w:rPr>
        <w:t>aleatory</w:t>
      </w:r>
      <w:proofErr w:type="spellEnd"/>
      <w:r w:rsidR="00D13886" w:rsidRPr="000B6E97">
        <w:rPr>
          <w:rFonts w:ascii="Times New Roman" w:hAnsi="Times New Roman" w:cs="Times New Roman"/>
        </w:rPr>
        <w:t xml:space="preserve"> information (</w:t>
      </w:r>
      <w:r w:rsidR="00D13886" w:rsidRPr="000B6E97">
        <w:rPr>
          <w:rFonts w:ascii="Times New Roman" w:hAnsi="Times New Roman" w:cs="Times New Roman"/>
          <w:i/>
        </w:rPr>
        <w:t>F</w:t>
      </w:r>
      <w:r w:rsidR="00D13886" w:rsidRPr="000B6E97">
        <w:rPr>
          <w:rFonts w:ascii="Times New Roman" w:hAnsi="Times New Roman" w:cs="Times New Roman"/>
        </w:rPr>
        <w:t>(1,</w:t>
      </w:r>
      <w:r w:rsidR="00080A05">
        <w:rPr>
          <w:rFonts w:ascii="Times New Roman" w:hAnsi="Times New Roman" w:cs="Times New Roman"/>
        </w:rPr>
        <w:t xml:space="preserve"> </w:t>
      </w:r>
      <w:r w:rsidR="00D13886" w:rsidRPr="000B6E97">
        <w:rPr>
          <w:rFonts w:ascii="Times New Roman" w:hAnsi="Times New Roman" w:cs="Times New Roman"/>
        </w:rPr>
        <w:t>291) = 76.1</w:t>
      </w:r>
      <w:r w:rsidR="00992882">
        <w:rPr>
          <w:rFonts w:ascii="Times New Roman" w:hAnsi="Times New Roman" w:cs="Times New Roman"/>
        </w:rPr>
        <w:t>2</w:t>
      </w:r>
      <w:r w:rsidR="00D13886" w:rsidRPr="000B6E97">
        <w:rPr>
          <w:rFonts w:ascii="Times New Roman" w:hAnsi="Times New Roman" w:cs="Times New Roman"/>
        </w:rPr>
        <w:t xml:space="preserve">, </w:t>
      </w:r>
      <w:r w:rsidR="00D13886" w:rsidRPr="000B6E97">
        <w:rPr>
          <w:rFonts w:ascii="Times New Roman" w:hAnsi="Times New Roman" w:cs="Times New Roman"/>
          <w:i/>
        </w:rPr>
        <w:t>p</w:t>
      </w:r>
      <w:r w:rsidR="00D13886" w:rsidRPr="000B6E97">
        <w:rPr>
          <w:rFonts w:ascii="Times New Roman" w:hAnsi="Times New Roman" w:cs="Times New Roman"/>
        </w:rPr>
        <w:t xml:space="preserve"> &lt; .001)</w:t>
      </w:r>
      <w:r w:rsidR="000710F2" w:rsidRPr="000B6E97">
        <w:rPr>
          <w:rFonts w:ascii="Times New Roman" w:hAnsi="Times New Roman" w:cs="Times New Roman"/>
        </w:rPr>
        <w:t>, where higher levels of both types of information led to higher probability estimates</w:t>
      </w:r>
      <w:r w:rsidR="00F967BE">
        <w:rPr>
          <w:rFonts w:ascii="Times New Roman" w:hAnsi="Times New Roman" w:cs="Times New Roman"/>
        </w:rPr>
        <w:t>—</w:t>
      </w:r>
      <w:r w:rsidR="0035706B">
        <w:rPr>
          <w:rFonts w:ascii="Times New Roman" w:hAnsi="Times New Roman" w:cs="Times New Roman"/>
        </w:rPr>
        <w:t xml:space="preserve">providing </w:t>
      </w:r>
      <w:r w:rsidR="00F967BE">
        <w:rPr>
          <w:rFonts w:ascii="Times New Roman" w:hAnsi="Times New Roman" w:cs="Times New Roman"/>
        </w:rPr>
        <w:t xml:space="preserve">a </w:t>
      </w:r>
      <w:r w:rsidR="0035706B">
        <w:rPr>
          <w:rFonts w:ascii="Times New Roman" w:hAnsi="Times New Roman" w:cs="Times New Roman"/>
        </w:rPr>
        <w:t xml:space="preserve">successful </w:t>
      </w:r>
      <w:r w:rsidR="00F967BE">
        <w:rPr>
          <w:rFonts w:ascii="Times New Roman" w:hAnsi="Times New Roman" w:cs="Times New Roman"/>
        </w:rPr>
        <w:t>manipulation check of these variables</w:t>
      </w:r>
      <w:r w:rsidR="000710F2" w:rsidRPr="000B6E97">
        <w:rPr>
          <w:rFonts w:ascii="Times New Roman" w:hAnsi="Times New Roman" w:cs="Times New Roman"/>
        </w:rPr>
        <w:t xml:space="preserve">. </w:t>
      </w:r>
    </w:p>
    <w:p w14:paraId="0CFF8DB6" w14:textId="27FF0FB8" w:rsidR="000710F2" w:rsidRDefault="0035706B" w:rsidP="00DC7B43">
      <w:pPr>
        <w:tabs>
          <w:tab w:val="left" w:pos="3240"/>
        </w:tabs>
        <w:spacing w:line="480" w:lineRule="auto"/>
        <w:ind w:firstLine="720"/>
        <w:rPr>
          <w:rFonts w:ascii="Times New Roman" w:hAnsi="Times New Roman" w:cs="Times New Roman"/>
        </w:rPr>
      </w:pPr>
      <w:commentRangeStart w:id="51"/>
      <w:r>
        <w:rPr>
          <w:rFonts w:ascii="Times New Roman" w:hAnsi="Times New Roman" w:cs="Times New Roman"/>
        </w:rPr>
        <w:t>More importantly</w:t>
      </w:r>
      <w:r w:rsidR="007A5CC7">
        <w:rPr>
          <w:rFonts w:ascii="Times New Roman" w:hAnsi="Times New Roman" w:cs="Times New Roman"/>
        </w:rPr>
        <w:t xml:space="preserve"> and confirming our first prediction</w:t>
      </w:r>
      <w:r>
        <w:rPr>
          <w:rFonts w:ascii="Times New Roman" w:hAnsi="Times New Roman" w:cs="Times New Roman"/>
        </w:rPr>
        <w:t xml:space="preserve">, we </w:t>
      </w:r>
      <w:r w:rsidR="00745554">
        <w:rPr>
          <w:rFonts w:ascii="Times New Roman" w:hAnsi="Times New Roman" w:cs="Times New Roman"/>
        </w:rPr>
        <w:t>observed</w:t>
      </w:r>
      <w:r w:rsidR="00745554" w:rsidRPr="000B6E97">
        <w:rPr>
          <w:rFonts w:ascii="Times New Roman" w:hAnsi="Times New Roman" w:cs="Times New Roman"/>
        </w:rPr>
        <w:t xml:space="preserve"> </w:t>
      </w:r>
      <w:r w:rsidR="000710F2" w:rsidRPr="000B6E97">
        <w:rPr>
          <w:rFonts w:ascii="Times New Roman" w:hAnsi="Times New Roman" w:cs="Times New Roman"/>
        </w:rPr>
        <w:t xml:space="preserve">a significant interaction between </w:t>
      </w:r>
      <w:r w:rsidR="00D13886">
        <w:rPr>
          <w:rFonts w:ascii="Times New Roman" w:hAnsi="Times New Roman" w:cs="Times New Roman"/>
        </w:rPr>
        <w:t>epistemic</w:t>
      </w:r>
      <w:r w:rsidR="00D13886" w:rsidRPr="000B6E97">
        <w:rPr>
          <w:rFonts w:ascii="Times New Roman" w:hAnsi="Times New Roman" w:cs="Times New Roman"/>
        </w:rPr>
        <w:t xml:space="preserve"> information and </w:t>
      </w:r>
      <w:r w:rsidR="00644783">
        <w:rPr>
          <w:rFonts w:ascii="Times New Roman" w:hAnsi="Times New Roman" w:cs="Times New Roman"/>
        </w:rPr>
        <w:t xml:space="preserve">language </w:t>
      </w:r>
      <w:r w:rsidR="00D13886">
        <w:rPr>
          <w:rFonts w:ascii="Times New Roman" w:hAnsi="Times New Roman" w:cs="Times New Roman"/>
        </w:rPr>
        <w:t>prime</w:t>
      </w:r>
      <w:r w:rsidR="00D13886" w:rsidRPr="000B6E97">
        <w:rPr>
          <w:rFonts w:ascii="Times New Roman" w:hAnsi="Times New Roman" w:cs="Times New Roman"/>
        </w:rPr>
        <w:t xml:space="preserve"> (</w:t>
      </w:r>
      <w:proofErr w:type="gramStart"/>
      <w:r w:rsidR="00D13886" w:rsidRPr="000B6E97">
        <w:rPr>
          <w:rFonts w:ascii="Times New Roman" w:hAnsi="Times New Roman" w:cs="Times New Roman"/>
          <w:i/>
        </w:rPr>
        <w:t>F</w:t>
      </w:r>
      <w:r w:rsidR="00D13886" w:rsidRPr="000B6E97">
        <w:rPr>
          <w:rFonts w:ascii="Times New Roman" w:hAnsi="Times New Roman" w:cs="Times New Roman"/>
        </w:rPr>
        <w:t>(</w:t>
      </w:r>
      <w:proofErr w:type="gramEnd"/>
      <w:r w:rsidR="00D13886" w:rsidRPr="000B6E97">
        <w:rPr>
          <w:rFonts w:ascii="Times New Roman" w:hAnsi="Times New Roman" w:cs="Times New Roman"/>
        </w:rPr>
        <w:t>1,</w:t>
      </w:r>
      <w:r w:rsidR="00080A05">
        <w:rPr>
          <w:rFonts w:ascii="Times New Roman" w:hAnsi="Times New Roman" w:cs="Times New Roman"/>
        </w:rPr>
        <w:t xml:space="preserve"> </w:t>
      </w:r>
      <w:r w:rsidR="00D13886" w:rsidRPr="000B6E97">
        <w:rPr>
          <w:rFonts w:ascii="Times New Roman" w:hAnsi="Times New Roman" w:cs="Times New Roman"/>
        </w:rPr>
        <w:t xml:space="preserve">291) = 8.81, </w:t>
      </w:r>
      <w:r w:rsidR="00D13886" w:rsidRPr="000B6E97">
        <w:rPr>
          <w:rFonts w:ascii="Times New Roman" w:hAnsi="Times New Roman" w:cs="Times New Roman"/>
          <w:i/>
        </w:rPr>
        <w:t>p</w:t>
      </w:r>
      <w:r w:rsidR="00D13886" w:rsidRPr="000B6E97">
        <w:rPr>
          <w:rFonts w:ascii="Times New Roman" w:hAnsi="Times New Roman" w:cs="Times New Roman"/>
        </w:rPr>
        <w:t xml:space="preserve"> &lt; .005)</w:t>
      </w:r>
      <w:r w:rsidR="000710F2" w:rsidRPr="000B6E97">
        <w:rPr>
          <w:rFonts w:ascii="Times New Roman" w:hAnsi="Times New Roman" w:cs="Times New Roman"/>
        </w:rPr>
        <w:t xml:space="preserve">, </w:t>
      </w:r>
      <w:r w:rsidR="00DC7B43" w:rsidRPr="000B6E97">
        <w:rPr>
          <w:rFonts w:ascii="Times New Roman" w:hAnsi="Times New Roman" w:cs="Times New Roman"/>
        </w:rPr>
        <w:t xml:space="preserve">suggesting that the effect of </w:t>
      </w:r>
      <w:r w:rsidR="00DC7B43">
        <w:rPr>
          <w:rFonts w:ascii="Times New Roman" w:hAnsi="Times New Roman" w:cs="Times New Roman"/>
        </w:rPr>
        <w:t>epistemic</w:t>
      </w:r>
      <w:r w:rsidR="00DC7B43" w:rsidRPr="000B6E97">
        <w:rPr>
          <w:rFonts w:ascii="Times New Roman" w:hAnsi="Times New Roman" w:cs="Times New Roman"/>
        </w:rPr>
        <w:t xml:space="preserve"> information is stronger </w:t>
      </w:r>
      <w:r w:rsidR="00DC7B43">
        <w:rPr>
          <w:rFonts w:ascii="Times New Roman" w:hAnsi="Times New Roman" w:cs="Times New Roman"/>
        </w:rPr>
        <w:t>when people are primed with confidence (versus likelihood) stems</w:t>
      </w:r>
      <w:r w:rsidR="00745554">
        <w:rPr>
          <w:rFonts w:ascii="Times New Roman" w:hAnsi="Times New Roman" w:cs="Times New Roman"/>
        </w:rPr>
        <w:t xml:space="preserve"> (see Figure 1 panel A)</w:t>
      </w:r>
      <w:r w:rsidR="00DC7B43">
        <w:rPr>
          <w:rFonts w:ascii="Times New Roman" w:hAnsi="Times New Roman" w:cs="Times New Roman"/>
        </w:rPr>
        <w:t xml:space="preserve">. </w:t>
      </w:r>
      <w:r w:rsidR="007A5CC7">
        <w:rPr>
          <w:rFonts w:ascii="Times New Roman" w:hAnsi="Times New Roman" w:cs="Times New Roman"/>
        </w:rPr>
        <w:t>Confirming our second prediction, t</w:t>
      </w:r>
      <w:r w:rsidR="00DC7B43" w:rsidRPr="000B6E97">
        <w:rPr>
          <w:rFonts w:ascii="Times New Roman" w:hAnsi="Times New Roman" w:cs="Times New Roman"/>
        </w:rPr>
        <w:t xml:space="preserve">here was a significant interaction between </w:t>
      </w:r>
      <w:proofErr w:type="spellStart"/>
      <w:r w:rsidR="00DC7B43">
        <w:rPr>
          <w:rFonts w:ascii="Times New Roman" w:hAnsi="Times New Roman" w:cs="Times New Roman"/>
        </w:rPr>
        <w:t>aleatory</w:t>
      </w:r>
      <w:proofErr w:type="spellEnd"/>
      <w:r w:rsidR="00DC7B43" w:rsidRPr="000B6E97">
        <w:rPr>
          <w:rFonts w:ascii="Times New Roman" w:hAnsi="Times New Roman" w:cs="Times New Roman"/>
        </w:rPr>
        <w:t xml:space="preserve"> information and </w:t>
      </w:r>
      <w:r w:rsidR="00DC7B43">
        <w:rPr>
          <w:rFonts w:ascii="Times New Roman" w:hAnsi="Times New Roman" w:cs="Times New Roman"/>
        </w:rPr>
        <w:t>language prime</w:t>
      </w:r>
      <w:r w:rsidR="00D13886" w:rsidRPr="000B6E97">
        <w:rPr>
          <w:rFonts w:ascii="Times New Roman" w:hAnsi="Times New Roman" w:cs="Times New Roman"/>
        </w:rPr>
        <w:t xml:space="preserve"> (</w:t>
      </w:r>
      <w:proofErr w:type="gramStart"/>
      <w:r w:rsidR="00D13886" w:rsidRPr="000B6E97">
        <w:rPr>
          <w:rFonts w:ascii="Times New Roman" w:hAnsi="Times New Roman" w:cs="Times New Roman"/>
          <w:i/>
        </w:rPr>
        <w:t>F</w:t>
      </w:r>
      <w:r w:rsidR="00D13886" w:rsidRPr="000B6E97">
        <w:rPr>
          <w:rFonts w:ascii="Times New Roman" w:hAnsi="Times New Roman" w:cs="Times New Roman"/>
        </w:rPr>
        <w:t>(</w:t>
      </w:r>
      <w:proofErr w:type="gramEnd"/>
      <w:r w:rsidR="00D13886" w:rsidRPr="000B6E97">
        <w:rPr>
          <w:rFonts w:ascii="Times New Roman" w:hAnsi="Times New Roman" w:cs="Times New Roman"/>
        </w:rPr>
        <w:t>1,</w:t>
      </w:r>
      <w:r w:rsidR="00080A05">
        <w:rPr>
          <w:rFonts w:ascii="Times New Roman" w:hAnsi="Times New Roman" w:cs="Times New Roman"/>
        </w:rPr>
        <w:t xml:space="preserve"> </w:t>
      </w:r>
      <w:r w:rsidR="00D13886" w:rsidRPr="000B6E97">
        <w:rPr>
          <w:rFonts w:ascii="Times New Roman" w:hAnsi="Times New Roman" w:cs="Times New Roman"/>
        </w:rPr>
        <w:t xml:space="preserve">291) = 12.97, </w:t>
      </w:r>
      <w:r w:rsidR="00D13886" w:rsidRPr="000B6E97">
        <w:rPr>
          <w:rFonts w:ascii="Times New Roman" w:hAnsi="Times New Roman" w:cs="Times New Roman"/>
          <w:i/>
        </w:rPr>
        <w:t>p</w:t>
      </w:r>
      <w:r w:rsidR="00D13886" w:rsidRPr="000B6E97">
        <w:rPr>
          <w:rFonts w:ascii="Times New Roman" w:hAnsi="Times New Roman" w:cs="Times New Roman"/>
        </w:rPr>
        <w:t xml:space="preserve"> &lt; .001)</w:t>
      </w:r>
      <w:r w:rsidR="00DC7B43">
        <w:rPr>
          <w:rFonts w:ascii="Times New Roman" w:hAnsi="Times New Roman" w:cs="Times New Roman"/>
        </w:rPr>
        <w:t>,</w:t>
      </w:r>
      <w:r w:rsidR="00D61935">
        <w:rPr>
          <w:rFonts w:ascii="Times New Roman" w:hAnsi="Times New Roman" w:cs="Times New Roman"/>
        </w:rPr>
        <w:t xml:space="preserve"> </w:t>
      </w:r>
      <w:r w:rsidR="000710F2" w:rsidRPr="000B6E97">
        <w:rPr>
          <w:rFonts w:ascii="Times New Roman" w:hAnsi="Times New Roman" w:cs="Times New Roman"/>
        </w:rPr>
        <w:t xml:space="preserve">suggesting that the effect of </w:t>
      </w:r>
      <w:proofErr w:type="spellStart"/>
      <w:r w:rsidR="00644783">
        <w:rPr>
          <w:rFonts w:ascii="Times New Roman" w:hAnsi="Times New Roman" w:cs="Times New Roman"/>
        </w:rPr>
        <w:t>aleatory</w:t>
      </w:r>
      <w:proofErr w:type="spellEnd"/>
      <w:r w:rsidR="000710F2" w:rsidRPr="000B6E97">
        <w:rPr>
          <w:rFonts w:ascii="Times New Roman" w:hAnsi="Times New Roman" w:cs="Times New Roman"/>
        </w:rPr>
        <w:t xml:space="preserve"> information is stronger </w:t>
      </w:r>
      <w:r w:rsidR="00644783">
        <w:rPr>
          <w:rFonts w:ascii="Times New Roman" w:hAnsi="Times New Roman" w:cs="Times New Roman"/>
        </w:rPr>
        <w:t>when people are prime</w:t>
      </w:r>
      <w:r w:rsidR="005D5779">
        <w:rPr>
          <w:rFonts w:ascii="Times New Roman" w:hAnsi="Times New Roman" w:cs="Times New Roman"/>
        </w:rPr>
        <w:t>d</w:t>
      </w:r>
      <w:r w:rsidR="00644783">
        <w:rPr>
          <w:rFonts w:ascii="Times New Roman" w:hAnsi="Times New Roman" w:cs="Times New Roman"/>
        </w:rPr>
        <w:t xml:space="preserve"> with </w:t>
      </w:r>
      <w:r w:rsidR="00D65CC4">
        <w:rPr>
          <w:rFonts w:ascii="Times New Roman" w:hAnsi="Times New Roman" w:cs="Times New Roman"/>
        </w:rPr>
        <w:t xml:space="preserve">likelihood </w:t>
      </w:r>
      <w:r w:rsidR="00644783">
        <w:rPr>
          <w:rFonts w:ascii="Times New Roman" w:hAnsi="Times New Roman" w:cs="Times New Roman"/>
        </w:rPr>
        <w:t xml:space="preserve">(versus </w:t>
      </w:r>
      <w:r w:rsidR="005D5779">
        <w:rPr>
          <w:rFonts w:ascii="Times New Roman" w:hAnsi="Times New Roman" w:cs="Times New Roman"/>
        </w:rPr>
        <w:t>confidence</w:t>
      </w:r>
      <w:r w:rsidR="00644783">
        <w:rPr>
          <w:rFonts w:ascii="Times New Roman" w:hAnsi="Times New Roman" w:cs="Times New Roman"/>
        </w:rPr>
        <w:t xml:space="preserve">) </w:t>
      </w:r>
      <w:r w:rsidR="005D5779">
        <w:rPr>
          <w:rFonts w:ascii="Times New Roman" w:hAnsi="Times New Roman" w:cs="Times New Roman"/>
        </w:rPr>
        <w:t>stems</w:t>
      </w:r>
      <w:r w:rsidR="00745554">
        <w:rPr>
          <w:rFonts w:ascii="Times New Roman" w:hAnsi="Times New Roman" w:cs="Times New Roman"/>
        </w:rPr>
        <w:t xml:space="preserve"> (see Figure 1 panel B)</w:t>
      </w:r>
      <w:r w:rsidR="000710F2" w:rsidRPr="000B6E97">
        <w:rPr>
          <w:rFonts w:ascii="Times New Roman" w:hAnsi="Times New Roman" w:cs="Times New Roman"/>
        </w:rPr>
        <w:t xml:space="preserve">. </w:t>
      </w:r>
      <w:commentRangeEnd w:id="51"/>
      <w:r w:rsidR="006C454F">
        <w:rPr>
          <w:rStyle w:val="CommentReference"/>
        </w:rPr>
        <w:commentReference w:id="51"/>
      </w:r>
    </w:p>
    <w:p w14:paraId="65ACA035" w14:textId="77777777" w:rsidR="0031239B" w:rsidRDefault="0031239B" w:rsidP="0031239B">
      <w:pPr>
        <w:tabs>
          <w:tab w:val="left" w:pos="3240"/>
        </w:tabs>
        <w:spacing w:line="480" w:lineRule="auto"/>
        <w:rPr>
          <w:rFonts w:ascii="Times New Roman" w:hAnsi="Times New Roman" w:cs="Times New Roman"/>
          <w:b/>
        </w:rPr>
      </w:pPr>
    </w:p>
    <w:p w14:paraId="77F67B2E" w14:textId="51A04050" w:rsidR="0035706B" w:rsidRDefault="0035706B" w:rsidP="0031239B">
      <w:pPr>
        <w:tabs>
          <w:tab w:val="left" w:pos="3240"/>
        </w:tabs>
        <w:spacing w:line="480" w:lineRule="auto"/>
        <w:rPr>
          <w:rFonts w:ascii="Times New Roman" w:hAnsi="Times New Roman" w:cs="Times New Roman"/>
          <w:b/>
        </w:rPr>
      </w:pPr>
      <w:r>
        <w:rPr>
          <w:rFonts w:ascii="Times New Roman" w:hAnsi="Times New Roman" w:cs="Times New Roman"/>
          <w:b/>
        </w:rPr>
        <w:t>Discussion</w:t>
      </w:r>
    </w:p>
    <w:p w14:paraId="45E086CD" w14:textId="7F0ABCC3" w:rsidR="0035706B" w:rsidRPr="0031239B" w:rsidRDefault="0035706B" w:rsidP="0031239B">
      <w:pPr>
        <w:tabs>
          <w:tab w:val="left" w:pos="720"/>
          <w:tab w:val="left" w:pos="3240"/>
        </w:tabs>
        <w:spacing w:line="480" w:lineRule="auto"/>
        <w:rPr>
          <w:rFonts w:ascii="Times New Roman" w:hAnsi="Times New Roman" w:cs="Times New Roman"/>
        </w:rPr>
      </w:pPr>
      <w:r>
        <w:rPr>
          <w:rFonts w:ascii="Times New Roman" w:hAnsi="Times New Roman" w:cs="Times New Roman"/>
          <w:b/>
        </w:rPr>
        <w:lastRenderedPageBreak/>
        <w:tab/>
      </w:r>
      <w:r>
        <w:rPr>
          <w:rFonts w:ascii="Times New Roman" w:hAnsi="Times New Roman" w:cs="Times New Roman"/>
        </w:rPr>
        <w:t xml:space="preserve">The results of Study 5 conform perfectly to our </w:t>
      </w:r>
      <w:r w:rsidR="007A5CC7">
        <w:rPr>
          <w:rFonts w:ascii="Times New Roman" w:hAnsi="Times New Roman" w:cs="Times New Roman"/>
        </w:rPr>
        <w:t xml:space="preserve">hypotheses </w:t>
      </w:r>
      <w:r>
        <w:rPr>
          <w:rFonts w:ascii="Times New Roman" w:hAnsi="Times New Roman" w:cs="Times New Roman"/>
        </w:rPr>
        <w:t xml:space="preserve">and lend further support to the notion that confidence versus likelihood statements can prime sensitivity to epistemic versus </w:t>
      </w:r>
      <w:proofErr w:type="spellStart"/>
      <w:r>
        <w:rPr>
          <w:rFonts w:ascii="Times New Roman" w:hAnsi="Times New Roman" w:cs="Times New Roman"/>
        </w:rPr>
        <w:t>aleatory</w:t>
      </w:r>
      <w:proofErr w:type="spellEnd"/>
      <w:r>
        <w:rPr>
          <w:rFonts w:ascii="Times New Roman" w:hAnsi="Times New Roman" w:cs="Times New Roman"/>
        </w:rPr>
        <w:t xml:space="preserve"> uncertainty, respectively.</w:t>
      </w:r>
    </w:p>
    <w:p w14:paraId="5BE0E6A7" w14:textId="77777777" w:rsidR="000710F2" w:rsidRDefault="000710F2" w:rsidP="000B4F34">
      <w:pPr>
        <w:spacing w:line="480" w:lineRule="auto"/>
      </w:pPr>
    </w:p>
    <w:p w14:paraId="5DFD8030" w14:textId="77777777" w:rsidR="000710F2" w:rsidRDefault="000710F2" w:rsidP="000B4F34">
      <w:pPr>
        <w:spacing w:line="480" w:lineRule="auto"/>
        <w:jc w:val="center"/>
        <w:rPr>
          <w:b/>
          <w:i/>
        </w:rPr>
      </w:pPr>
      <w:r w:rsidRPr="00022BE2">
        <w:rPr>
          <w:b/>
          <w:i/>
        </w:rPr>
        <w:t>General Discussion</w:t>
      </w:r>
    </w:p>
    <w:p w14:paraId="13331805" w14:textId="77777777" w:rsidR="005B5B3C" w:rsidRPr="00022BE2" w:rsidRDefault="005B5B3C" w:rsidP="000B4F34">
      <w:pPr>
        <w:spacing w:line="480" w:lineRule="auto"/>
        <w:jc w:val="center"/>
        <w:rPr>
          <w:b/>
          <w:i/>
        </w:rPr>
      </w:pPr>
    </w:p>
    <w:p w14:paraId="179C8BA0" w14:textId="5CD2C198" w:rsidR="00C70EF5" w:rsidRDefault="000710F2" w:rsidP="007C2FCE">
      <w:pPr>
        <w:spacing w:line="480" w:lineRule="auto"/>
        <w:ind w:firstLine="720"/>
        <w:rPr>
          <w:rFonts w:ascii="Times New Roman" w:hAnsi="Times New Roman" w:cs="Times New Roman"/>
        </w:rPr>
      </w:pPr>
      <w:r w:rsidRPr="00123A91">
        <w:rPr>
          <w:rFonts w:ascii="Times New Roman" w:hAnsi="Times New Roman" w:cs="Times New Roman"/>
        </w:rPr>
        <w:t xml:space="preserve">In this paper we </w:t>
      </w:r>
      <w:r w:rsidR="00C70EF5">
        <w:rPr>
          <w:rFonts w:ascii="Times New Roman" w:hAnsi="Times New Roman" w:cs="Times New Roman"/>
        </w:rPr>
        <w:t xml:space="preserve">present six studies </w:t>
      </w:r>
      <w:r w:rsidR="00745554">
        <w:rPr>
          <w:rFonts w:ascii="Times New Roman" w:hAnsi="Times New Roman" w:cs="Times New Roman"/>
        </w:rPr>
        <w:t xml:space="preserve">that collectively provide </w:t>
      </w:r>
      <w:r w:rsidR="00C70EF5">
        <w:rPr>
          <w:rFonts w:ascii="Times New Roman" w:hAnsi="Times New Roman" w:cs="Times New Roman"/>
        </w:rPr>
        <w:t xml:space="preserve">compelling evidence that people intuitively distinguish epistemic (knowable) uncertainty from </w:t>
      </w:r>
      <w:proofErr w:type="spellStart"/>
      <w:r w:rsidR="00C70EF5">
        <w:rPr>
          <w:rFonts w:ascii="Times New Roman" w:hAnsi="Times New Roman" w:cs="Times New Roman"/>
        </w:rPr>
        <w:t>aleatory</w:t>
      </w:r>
      <w:proofErr w:type="spellEnd"/>
      <w:r w:rsidR="00C70EF5">
        <w:rPr>
          <w:rFonts w:ascii="Times New Roman" w:hAnsi="Times New Roman" w:cs="Times New Roman"/>
        </w:rPr>
        <w:t xml:space="preserve"> (random) uncertainty in their use of natural language. In particular, both</w:t>
      </w:r>
      <w:r w:rsidRPr="00123A91">
        <w:rPr>
          <w:rFonts w:ascii="Times New Roman" w:hAnsi="Times New Roman" w:cs="Times New Roman"/>
        </w:rPr>
        <w:t xml:space="preserve"> speakers and listeners </w:t>
      </w:r>
      <w:r w:rsidR="00C70EF5">
        <w:rPr>
          <w:rFonts w:ascii="Times New Roman" w:hAnsi="Times New Roman" w:cs="Times New Roman"/>
        </w:rPr>
        <w:t xml:space="preserve">tend to </w:t>
      </w:r>
      <w:r w:rsidR="00C4359C">
        <w:rPr>
          <w:rFonts w:ascii="Times New Roman" w:hAnsi="Times New Roman" w:cs="Times New Roman"/>
        </w:rPr>
        <w:t>associate</w:t>
      </w:r>
      <w:r w:rsidR="00C4359C" w:rsidRPr="00123A91">
        <w:rPr>
          <w:rFonts w:ascii="Times New Roman" w:hAnsi="Times New Roman" w:cs="Times New Roman"/>
        </w:rPr>
        <w:t xml:space="preserve"> </w:t>
      </w:r>
      <w:r w:rsidR="00C70EF5">
        <w:rPr>
          <w:rFonts w:ascii="Times New Roman" w:hAnsi="Times New Roman" w:cs="Times New Roman"/>
        </w:rPr>
        <w:t>confidence</w:t>
      </w:r>
      <w:r w:rsidRPr="00D71EB9">
        <w:rPr>
          <w:rFonts w:ascii="Times New Roman" w:hAnsi="Times New Roman" w:cs="Times New Roman"/>
        </w:rPr>
        <w:t xml:space="preserve"> statements (e.g., “I am 80% sure that…” or “I am reasonably confident that…”) </w:t>
      </w:r>
      <w:r w:rsidR="00C4359C">
        <w:rPr>
          <w:rFonts w:ascii="Times New Roman" w:hAnsi="Times New Roman" w:cs="Times New Roman"/>
        </w:rPr>
        <w:t xml:space="preserve">with </w:t>
      </w:r>
      <w:r w:rsidR="00C70EF5">
        <w:rPr>
          <w:rFonts w:ascii="Times New Roman" w:hAnsi="Times New Roman" w:cs="Times New Roman"/>
        </w:rPr>
        <w:t xml:space="preserve">epistemic </w:t>
      </w:r>
      <w:r w:rsidR="00745554">
        <w:rPr>
          <w:rFonts w:ascii="Times New Roman" w:hAnsi="Times New Roman" w:cs="Times New Roman"/>
        </w:rPr>
        <w:t xml:space="preserve">(knowable) </w:t>
      </w:r>
      <w:r w:rsidR="00C70EF5">
        <w:rPr>
          <w:rFonts w:ascii="Times New Roman" w:hAnsi="Times New Roman" w:cs="Times New Roman"/>
        </w:rPr>
        <w:t>uncertainty and</w:t>
      </w:r>
      <w:r w:rsidRPr="00D71EB9">
        <w:rPr>
          <w:rFonts w:ascii="Times New Roman" w:hAnsi="Times New Roman" w:cs="Times New Roman"/>
        </w:rPr>
        <w:t xml:space="preserve"> </w:t>
      </w:r>
      <w:r w:rsidR="00C70EF5">
        <w:rPr>
          <w:rFonts w:ascii="Times New Roman" w:hAnsi="Times New Roman" w:cs="Times New Roman"/>
        </w:rPr>
        <w:t>likelihood</w:t>
      </w:r>
      <w:r w:rsidR="00C70EF5" w:rsidRPr="00D71EB9">
        <w:rPr>
          <w:rFonts w:ascii="Times New Roman" w:hAnsi="Times New Roman" w:cs="Times New Roman"/>
        </w:rPr>
        <w:t xml:space="preserve"> </w:t>
      </w:r>
      <w:r w:rsidRPr="00D71EB9">
        <w:rPr>
          <w:rFonts w:ascii="Times New Roman" w:hAnsi="Times New Roman" w:cs="Times New Roman"/>
        </w:rPr>
        <w:t xml:space="preserve">statements (e.g., “I think there is an 80% chance that…” or “I believe there is a high probability that…”) </w:t>
      </w:r>
      <w:r w:rsidR="00C4359C">
        <w:rPr>
          <w:rFonts w:ascii="Times New Roman" w:hAnsi="Times New Roman" w:cs="Times New Roman"/>
        </w:rPr>
        <w:t>with</w:t>
      </w:r>
      <w:r w:rsidR="00C4359C" w:rsidRPr="00D71EB9">
        <w:rPr>
          <w:rFonts w:ascii="Times New Roman" w:hAnsi="Times New Roman" w:cs="Times New Roman"/>
        </w:rPr>
        <w:t xml:space="preserve"> </w:t>
      </w:r>
      <w:proofErr w:type="spellStart"/>
      <w:r w:rsidRPr="00D71EB9">
        <w:rPr>
          <w:rFonts w:ascii="Times New Roman" w:hAnsi="Times New Roman" w:cs="Times New Roman"/>
        </w:rPr>
        <w:t>aleatory</w:t>
      </w:r>
      <w:proofErr w:type="spellEnd"/>
      <w:r w:rsidRPr="00D71EB9">
        <w:rPr>
          <w:rFonts w:ascii="Times New Roman" w:hAnsi="Times New Roman" w:cs="Times New Roman"/>
        </w:rPr>
        <w:t xml:space="preserve"> </w:t>
      </w:r>
      <w:r w:rsidR="00745554">
        <w:rPr>
          <w:rFonts w:ascii="Times New Roman" w:hAnsi="Times New Roman" w:cs="Times New Roman"/>
        </w:rPr>
        <w:t xml:space="preserve">(random) </w:t>
      </w:r>
      <w:r w:rsidRPr="00D71EB9">
        <w:rPr>
          <w:rFonts w:ascii="Times New Roman" w:hAnsi="Times New Roman" w:cs="Times New Roman"/>
        </w:rPr>
        <w:t>uncertainty</w:t>
      </w:r>
      <w:r w:rsidR="00C70EF5">
        <w:rPr>
          <w:rFonts w:ascii="Times New Roman" w:hAnsi="Times New Roman" w:cs="Times New Roman"/>
        </w:rPr>
        <w:t xml:space="preserve">. In Study 1 we examined every article that appeared in the </w:t>
      </w:r>
      <w:r w:rsidR="00C70EF5">
        <w:rPr>
          <w:rFonts w:ascii="Times New Roman" w:hAnsi="Times New Roman" w:cs="Times New Roman"/>
          <w:i/>
        </w:rPr>
        <w:t>New York Times</w:t>
      </w:r>
      <w:r w:rsidR="007F1063">
        <w:rPr>
          <w:rFonts w:ascii="Times New Roman" w:hAnsi="Times New Roman" w:cs="Times New Roman"/>
        </w:rPr>
        <w:t xml:space="preserve"> over a two-</w:t>
      </w:r>
      <w:r w:rsidR="00C70EF5">
        <w:rPr>
          <w:rFonts w:ascii="Times New Roman" w:hAnsi="Times New Roman" w:cs="Times New Roman"/>
        </w:rPr>
        <w:t xml:space="preserve">year period in which </w:t>
      </w:r>
      <w:r w:rsidR="00745554">
        <w:rPr>
          <w:rFonts w:ascii="Times New Roman" w:hAnsi="Times New Roman" w:cs="Times New Roman"/>
        </w:rPr>
        <w:t xml:space="preserve">there was a statement that </w:t>
      </w:r>
      <w:r w:rsidR="00C70EF5">
        <w:rPr>
          <w:rFonts w:ascii="Times New Roman" w:hAnsi="Times New Roman" w:cs="Times New Roman"/>
        </w:rPr>
        <w:t>qualif</w:t>
      </w:r>
      <w:r w:rsidR="00745554">
        <w:rPr>
          <w:rFonts w:ascii="Times New Roman" w:hAnsi="Times New Roman" w:cs="Times New Roman"/>
        </w:rPr>
        <w:t>ied</w:t>
      </w:r>
      <w:r w:rsidR="00C70EF5">
        <w:rPr>
          <w:rFonts w:ascii="Times New Roman" w:hAnsi="Times New Roman" w:cs="Times New Roman"/>
        </w:rPr>
        <w:t xml:space="preserve"> or quantif</w:t>
      </w:r>
      <w:r w:rsidR="00745554">
        <w:rPr>
          <w:rFonts w:ascii="Times New Roman" w:hAnsi="Times New Roman" w:cs="Times New Roman"/>
        </w:rPr>
        <w:t>ied</w:t>
      </w:r>
      <w:r w:rsidR="007A5CC7">
        <w:rPr>
          <w:rFonts w:ascii="Times New Roman" w:hAnsi="Times New Roman" w:cs="Times New Roman"/>
        </w:rPr>
        <w:t xml:space="preserve"> a person’s</w:t>
      </w:r>
      <w:r w:rsidR="00C70EF5">
        <w:rPr>
          <w:rFonts w:ascii="Times New Roman" w:hAnsi="Times New Roman" w:cs="Times New Roman"/>
        </w:rPr>
        <w:t xml:space="preserve"> uncertainty</w:t>
      </w:r>
      <w:r w:rsidR="00DA3AAC">
        <w:rPr>
          <w:rFonts w:ascii="Times New Roman" w:hAnsi="Times New Roman" w:cs="Times New Roman"/>
        </w:rPr>
        <w:t xml:space="preserve">, and had </w:t>
      </w:r>
      <w:r w:rsidR="007A5CC7">
        <w:rPr>
          <w:rFonts w:ascii="Times New Roman" w:hAnsi="Times New Roman" w:cs="Times New Roman"/>
        </w:rPr>
        <w:t xml:space="preserve">these articles </w:t>
      </w:r>
      <w:r w:rsidR="006E4D58">
        <w:rPr>
          <w:rFonts w:ascii="Times New Roman" w:hAnsi="Times New Roman" w:cs="Times New Roman"/>
        </w:rPr>
        <w:t xml:space="preserve">classified </w:t>
      </w:r>
      <w:r w:rsidR="00DA3AAC">
        <w:rPr>
          <w:rFonts w:ascii="Times New Roman" w:hAnsi="Times New Roman" w:cs="Times New Roman"/>
        </w:rPr>
        <w:t>by t</w:t>
      </w:r>
      <w:r w:rsidR="00C70EF5">
        <w:rPr>
          <w:rFonts w:ascii="Times New Roman" w:hAnsi="Times New Roman" w:cs="Times New Roman"/>
        </w:rPr>
        <w:t>wo independent</w:t>
      </w:r>
      <w:r w:rsidR="00CC4338">
        <w:rPr>
          <w:rFonts w:ascii="Times New Roman" w:hAnsi="Times New Roman" w:cs="Times New Roman"/>
        </w:rPr>
        <w:t>,</w:t>
      </w:r>
      <w:r w:rsidR="00C70EF5">
        <w:rPr>
          <w:rFonts w:ascii="Times New Roman" w:hAnsi="Times New Roman" w:cs="Times New Roman"/>
        </w:rPr>
        <w:t xml:space="preserve"> hypothesis-blind coders</w:t>
      </w:r>
      <w:r w:rsidR="00DA3AAC">
        <w:rPr>
          <w:rFonts w:ascii="Times New Roman" w:hAnsi="Times New Roman" w:cs="Times New Roman"/>
        </w:rPr>
        <w:t>. Results</w:t>
      </w:r>
      <w:r w:rsidR="00C70EF5">
        <w:rPr>
          <w:rFonts w:ascii="Times New Roman" w:hAnsi="Times New Roman" w:cs="Times New Roman"/>
        </w:rPr>
        <w:t xml:space="preserve"> indicated that confidence statements </w:t>
      </w:r>
      <w:r w:rsidR="007F1063">
        <w:rPr>
          <w:rFonts w:ascii="Times New Roman" w:hAnsi="Times New Roman" w:cs="Times New Roman"/>
        </w:rPr>
        <w:t xml:space="preserve">were more </w:t>
      </w:r>
      <w:r w:rsidR="006E4D58">
        <w:rPr>
          <w:rFonts w:ascii="Times New Roman" w:hAnsi="Times New Roman" w:cs="Times New Roman"/>
        </w:rPr>
        <w:t xml:space="preserve">common </w:t>
      </w:r>
      <w:r w:rsidR="007F1063">
        <w:rPr>
          <w:rFonts w:ascii="Times New Roman" w:hAnsi="Times New Roman" w:cs="Times New Roman"/>
        </w:rPr>
        <w:t xml:space="preserve">(relative to likelihood statements) when: (1) speakers use the first person (e.g. “I am…”) rather than the second or third person (e.g. “she is…” or “it is…”); (2) they exert some control over the outcome; (3) they base their statement on intuition or no explicit justification rather than trends/facts or calculation/logic; (4) the event occurred in the past or present rather than the future; (5) </w:t>
      </w:r>
      <w:r w:rsidR="00BD10D2">
        <w:rPr>
          <w:rFonts w:ascii="Times New Roman" w:hAnsi="Times New Roman" w:cs="Times New Roman"/>
        </w:rPr>
        <w:t xml:space="preserve">the event </w:t>
      </w:r>
      <w:r w:rsidR="007F1063">
        <w:rPr>
          <w:rFonts w:ascii="Times New Roman" w:hAnsi="Times New Roman" w:cs="Times New Roman"/>
        </w:rPr>
        <w:t xml:space="preserve">involves </w:t>
      </w:r>
      <w:r w:rsidR="00BD10D2">
        <w:rPr>
          <w:rFonts w:ascii="Times New Roman" w:hAnsi="Times New Roman" w:cs="Times New Roman"/>
        </w:rPr>
        <w:t xml:space="preserve">thoughts or actions by </w:t>
      </w:r>
      <w:r w:rsidR="007F1063">
        <w:rPr>
          <w:rFonts w:ascii="Times New Roman" w:hAnsi="Times New Roman" w:cs="Times New Roman"/>
        </w:rPr>
        <w:t xml:space="preserve">a person or other sentient being; and (6) the locus of uncertainty appears to reside inside rather than outside the decision maker. Moreover, multinomial </w:t>
      </w:r>
      <w:r w:rsidR="007F1063">
        <w:rPr>
          <w:rFonts w:ascii="Times New Roman" w:hAnsi="Times New Roman" w:cs="Times New Roman"/>
        </w:rPr>
        <w:lastRenderedPageBreak/>
        <w:t xml:space="preserve">logistic regression confirms that our </w:t>
      </w:r>
      <w:r w:rsidR="007F1063">
        <w:rPr>
          <w:rFonts w:ascii="Times New Roman" w:hAnsi="Times New Roman" w:cs="Times New Roman"/>
          <w:i/>
        </w:rPr>
        <w:t>a priori</w:t>
      </w:r>
      <w:r w:rsidR="007F1063">
        <w:rPr>
          <w:rFonts w:ascii="Times New Roman" w:hAnsi="Times New Roman" w:cs="Times New Roman"/>
        </w:rPr>
        <w:t xml:space="preserve"> classification of confidence statements (that qualify or quantify </w:t>
      </w:r>
      <w:r w:rsidR="00C4359C">
        <w:rPr>
          <w:rFonts w:ascii="Times New Roman" w:hAnsi="Times New Roman" w:cs="Times New Roman"/>
        </w:rPr>
        <w:t>the terms</w:t>
      </w:r>
      <w:r w:rsidR="007F1063">
        <w:rPr>
          <w:rFonts w:ascii="Times New Roman" w:hAnsi="Times New Roman" w:cs="Times New Roman"/>
        </w:rPr>
        <w:t xml:space="preserve"> </w:t>
      </w:r>
      <w:r w:rsidR="00BD10D2">
        <w:rPr>
          <w:rFonts w:ascii="Times New Roman" w:hAnsi="Times New Roman" w:cs="Times New Roman"/>
        </w:rPr>
        <w:t>“</w:t>
      </w:r>
      <w:r w:rsidR="007F1063">
        <w:rPr>
          <w:rFonts w:ascii="Times New Roman" w:hAnsi="Times New Roman" w:cs="Times New Roman"/>
        </w:rPr>
        <w:t>confident</w:t>
      </w:r>
      <w:r w:rsidR="00BD10D2">
        <w:rPr>
          <w:rFonts w:ascii="Times New Roman" w:hAnsi="Times New Roman" w:cs="Times New Roman"/>
        </w:rPr>
        <w:t>”</w:t>
      </w:r>
      <w:r w:rsidR="007F1063">
        <w:rPr>
          <w:rFonts w:ascii="Times New Roman" w:hAnsi="Times New Roman" w:cs="Times New Roman"/>
        </w:rPr>
        <w:t xml:space="preserve">, </w:t>
      </w:r>
      <w:r w:rsidR="00BD10D2">
        <w:rPr>
          <w:rFonts w:ascii="Times New Roman" w:hAnsi="Times New Roman" w:cs="Times New Roman"/>
        </w:rPr>
        <w:t>“</w:t>
      </w:r>
      <w:r w:rsidR="007F1063">
        <w:rPr>
          <w:rFonts w:ascii="Times New Roman" w:hAnsi="Times New Roman" w:cs="Times New Roman"/>
        </w:rPr>
        <w:t>sure</w:t>
      </w:r>
      <w:r w:rsidR="00BD10D2">
        <w:rPr>
          <w:rFonts w:ascii="Times New Roman" w:hAnsi="Times New Roman" w:cs="Times New Roman"/>
        </w:rPr>
        <w:t>”</w:t>
      </w:r>
      <w:r w:rsidR="007F1063">
        <w:rPr>
          <w:rFonts w:ascii="Times New Roman" w:hAnsi="Times New Roman" w:cs="Times New Roman"/>
        </w:rPr>
        <w:t xml:space="preserve">, </w:t>
      </w:r>
      <w:r w:rsidR="00BD10D2">
        <w:rPr>
          <w:rFonts w:ascii="Times New Roman" w:hAnsi="Times New Roman" w:cs="Times New Roman"/>
        </w:rPr>
        <w:t>and “</w:t>
      </w:r>
      <w:r w:rsidR="007F1063">
        <w:rPr>
          <w:rFonts w:ascii="Times New Roman" w:hAnsi="Times New Roman" w:cs="Times New Roman"/>
        </w:rPr>
        <w:t>certain</w:t>
      </w:r>
      <w:r w:rsidR="00BD10D2">
        <w:rPr>
          <w:rFonts w:ascii="Times New Roman" w:hAnsi="Times New Roman" w:cs="Times New Roman"/>
        </w:rPr>
        <w:t>”</w:t>
      </w:r>
      <w:r w:rsidR="007F1063">
        <w:rPr>
          <w:rFonts w:ascii="Times New Roman" w:hAnsi="Times New Roman" w:cs="Times New Roman"/>
        </w:rPr>
        <w:t xml:space="preserve">) and likelihood statements (that qualify or quantify </w:t>
      </w:r>
      <w:r w:rsidR="00C4359C">
        <w:rPr>
          <w:rFonts w:ascii="Times New Roman" w:hAnsi="Times New Roman" w:cs="Times New Roman"/>
        </w:rPr>
        <w:t>the terms</w:t>
      </w:r>
      <w:r w:rsidR="007F1063">
        <w:rPr>
          <w:rFonts w:ascii="Times New Roman" w:hAnsi="Times New Roman" w:cs="Times New Roman"/>
        </w:rPr>
        <w:t xml:space="preserve"> </w:t>
      </w:r>
      <w:r w:rsidR="00BD10D2">
        <w:rPr>
          <w:rFonts w:ascii="Times New Roman" w:hAnsi="Times New Roman" w:cs="Times New Roman"/>
        </w:rPr>
        <w:t>“</w:t>
      </w:r>
      <w:r w:rsidR="007F1063">
        <w:rPr>
          <w:rFonts w:ascii="Times New Roman" w:hAnsi="Times New Roman" w:cs="Times New Roman"/>
        </w:rPr>
        <w:t>likely</w:t>
      </w:r>
      <w:r w:rsidR="00BD10D2">
        <w:rPr>
          <w:rFonts w:ascii="Times New Roman" w:hAnsi="Times New Roman" w:cs="Times New Roman"/>
        </w:rPr>
        <w:t>” or “</w:t>
      </w:r>
      <w:r w:rsidR="007F1063">
        <w:rPr>
          <w:rFonts w:ascii="Times New Roman" w:hAnsi="Times New Roman" w:cs="Times New Roman"/>
        </w:rPr>
        <w:t>likelihood</w:t>
      </w:r>
      <w:r w:rsidR="00BD10D2">
        <w:rPr>
          <w:rFonts w:ascii="Times New Roman" w:hAnsi="Times New Roman" w:cs="Times New Roman"/>
        </w:rPr>
        <w:t>”</w:t>
      </w:r>
      <w:r w:rsidR="007F1063">
        <w:rPr>
          <w:rFonts w:ascii="Times New Roman" w:hAnsi="Times New Roman" w:cs="Times New Roman"/>
        </w:rPr>
        <w:t xml:space="preserve">, </w:t>
      </w:r>
      <w:r w:rsidR="00BD10D2">
        <w:rPr>
          <w:rFonts w:ascii="Times New Roman" w:hAnsi="Times New Roman" w:cs="Times New Roman"/>
        </w:rPr>
        <w:t>“</w:t>
      </w:r>
      <w:r w:rsidR="007F1063">
        <w:rPr>
          <w:rFonts w:ascii="Times New Roman" w:hAnsi="Times New Roman" w:cs="Times New Roman"/>
        </w:rPr>
        <w:t>chance</w:t>
      </w:r>
      <w:r w:rsidR="00BD10D2">
        <w:rPr>
          <w:rFonts w:ascii="Times New Roman" w:hAnsi="Times New Roman" w:cs="Times New Roman"/>
        </w:rPr>
        <w:t>”</w:t>
      </w:r>
      <w:r w:rsidR="007F1063">
        <w:rPr>
          <w:rFonts w:ascii="Times New Roman" w:hAnsi="Times New Roman" w:cs="Times New Roman"/>
        </w:rPr>
        <w:t xml:space="preserve">, </w:t>
      </w:r>
      <w:r w:rsidR="00BD10D2">
        <w:rPr>
          <w:rFonts w:ascii="Times New Roman" w:hAnsi="Times New Roman" w:cs="Times New Roman"/>
        </w:rPr>
        <w:t>and “</w:t>
      </w:r>
      <w:r w:rsidR="007C2FCE">
        <w:rPr>
          <w:rFonts w:ascii="Times New Roman" w:hAnsi="Times New Roman" w:cs="Times New Roman"/>
        </w:rPr>
        <w:t>probability</w:t>
      </w:r>
      <w:r w:rsidR="00BD10D2">
        <w:rPr>
          <w:rFonts w:ascii="Times New Roman" w:hAnsi="Times New Roman" w:cs="Times New Roman"/>
        </w:rPr>
        <w:t>”</w:t>
      </w:r>
      <w:r w:rsidR="007C2FCE">
        <w:rPr>
          <w:rFonts w:ascii="Times New Roman" w:hAnsi="Times New Roman" w:cs="Times New Roman"/>
        </w:rPr>
        <w:t xml:space="preserve">) fits the data </w:t>
      </w:r>
      <w:r w:rsidR="00BD10D2">
        <w:rPr>
          <w:rFonts w:ascii="Times New Roman" w:hAnsi="Times New Roman" w:cs="Times New Roman"/>
        </w:rPr>
        <w:t>better than any other allocation of these six stems into two nonempty groups</w:t>
      </w:r>
      <w:r w:rsidR="007C2FCE">
        <w:rPr>
          <w:rFonts w:ascii="Times New Roman" w:hAnsi="Times New Roman" w:cs="Times New Roman"/>
        </w:rPr>
        <w:t xml:space="preserve">. In Study 2A we show that people explicitly choose confidence statements over likelihood statements </w:t>
      </w:r>
      <w:r w:rsidR="005A074C">
        <w:rPr>
          <w:rFonts w:ascii="Times New Roman" w:hAnsi="Times New Roman" w:cs="Times New Roman"/>
        </w:rPr>
        <w:t>to express their uncertainty about events that they perceive to be</w:t>
      </w:r>
      <w:r w:rsidR="007C2FCE">
        <w:rPr>
          <w:rFonts w:ascii="Times New Roman" w:hAnsi="Times New Roman" w:cs="Times New Roman"/>
        </w:rPr>
        <w:t xml:space="preserve"> more epistemic and less </w:t>
      </w:r>
      <w:proofErr w:type="spellStart"/>
      <w:r w:rsidR="007C2FCE">
        <w:rPr>
          <w:rFonts w:ascii="Times New Roman" w:hAnsi="Times New Roman" w:cs="Times New Roman"/>
        </w:rPr>
        <w:t>aleatory</w:t>
      </w:r>
      <w:proofErr w:type="spellEnd"/>
      <w:r w:rsidR="007C2FCE">
        <w:rPr>
          <w:rFonts w:ascii="Times New Roman" w:hAnsi="Times New Roman" w:cs="Times New Roman"/>
        </w:rPr>
        <w:t xml:space="preserve">, controlling for assigned probability and whether the statement refers to </w:t>
      </w:r>
      <w:r w:rsidR="00BD10D2">
        <w:rPr>
          <w:rFonts w:ascii="Times New Roman" w:hAnsi="Times New Roman" w:cs="Times New Roman"/>
        </w:rPr>
        <w:t xml:space="preserve">self-relevant events </w:t>
      </w:r>
      <w:r w:rsidR="007C2FCE">
        <w:rPr>
          <w:rFonts w:ascii="Times New Roman" w:hAnsi="Times New Roman" w:cs="Times New Roman"/>
        </w:rPr>
        <w:t xml:space="preserve">or </w:t>
      </w:r>
      <w:r w:rsidR="00BD10D2">
        <w:rPr>
          <w:rFonts w:ascii="Times New Roman" w:hAnsi="Times New Roman" w:cs="Times New Roman"/>
        </w:rPr>
        <w:t xml:space="preserve">events </w:t>
      </w:r>
      <w:r w:rsidR="007C2FCE">
        <w:rPr>
          <w:rFonts w:ascii="Times New Roman" w:hAnsi="Times New Roman" w:cs="Times New Roman"/>
        </w:rPr>
        <w:t xml:space="preserve">in the world; </w:t>
      </w:r>
      <w:r w:rsidR="00C96ED6">
        <w:rPr>
          <w:rFonts w:ascii="Times New Roman" w:hAnsi="Times New Roman" w:cs="Times New Roman"/>
        </w:rPr>
        <w:t xml:space="preserve">in </w:t>
      </w:r>
      <w:r w:rsidR="007C2FCE">
        <w:rPr>
          <w:rFonts w:ascii="Times New Roman" w:hAnsi="Times New Roman" w:cs="Times New Roman"/>
        </w:rPr>
        <w:t xml:space="preserve">Study 2B </w:t>
      </w:r>
      <w:r w:rsidR="00C96ED6">
        <w:rPr>
          <w:rFonts w:ascii="Times New Roman" w:hAnsi="Times New Roman" w:cs="Times New Roman"/>
        </w:rPr>
        <w:t>we show</w:t>
      </w:r>
      <w:r w:rsidR="007C2FCE">
        <w:rPr>
          <w:rFonts w:ascii="Times New Roman" w:hAnsi="Times New Roman" w:cs="Times New Roman"/>
        </w:rPr>
        <w:t xml:space="preserve"> that people who exhibit more internal locus of control (Rotter, 1966) are more apt to choose confidence statements over likelihood statements when predicting </w:t>
      </w:r>
      <w:r w:rsidR="00C96ED6">
        <w:rPr>
          <w:rFonts w:ascii="Times New Roman" w:hAnsi="Times New Roman" w:cs="Times New Roman"/>
        </w:rPr>
        <w:t>events about themselves</w:t>
      </w:r>
      <w:r w:rsidR="00BD10D2">
        <w:rPr>
          <w:rFonts w:ascii="Times New Roman" w:hAnsi="Times New Roman" w:cs="Times New Roman"/>
        </w:rPr>
        <w:t xml:space="preserve"> (</w:t>
      </w:r>
      <w:r w:rsidR="007C2FCE">
        <w:rPr>
          <w:rFonts w:ascii="Times New Roman" w:hAnsi="Times New Roman" w:cs="Times New Roman"/>
        </w:rPr>
        <w:t>over which they might plausibly exert some control</w:t>
      </w:r>
      <w:r w:rsidR="00BD10D2">
        <w:rPr>
          <w:rFonts w:ascii="Times New Roman" w:hAnsi="Times New Roman" w:cs="Times New Roman"/>
        </w:rPr>
        <w:t>),</w:t>
      </w:r>
      <w:r w:rsidR="007C2FCE">
        <w:rPr>
          <w:rFonts w:ascii="Times New Roman" w:hAnsi="Times New Roman" w:cs="Times New Roman"/>
        </w:rPr>
        <w:t xml:space="preserve"> but not for </w:t>
      </w:r>
      <w:r w:rsidR="00C96ED6">
        <w:rPr>
          <w:rFonts w:ascii="Times New Roman" w:hAnsi="Times New Roman" w:cs="Times New Roman"/>
        </w:rPr>
        <w:t>events</w:t>
      </w:r>
      <w:r w:rsidR="007C2FCE">
        <w:rPr>
          <w:rFonts w:ascii="Times New Roman" w:hAnsi="Times New Roman" w:cs="Times New Roman"/>
        </w:rPr>
        <w:t xml:space="preserve"> </w:t>
      </w:r>
      <w:r w:rsidR="00C96ED6">
        <w:rPr>
          <w:rFonts w:ascii="Times New Roman" w:hAnsi="Times New Roman" w:cs="Times New Roman"/>
        </w:rPr>
        <w:t>about the external world</w:t>
      </w:r>
      <w:r w:rsidR="00BD10D2">
        <w:rPr>
          <w:rFonts w:ascii="Times New Roman" w:hAnsi="Times New Roman" w:cs="Times New Roman"/>
        </w:rPr>
        <w:t xml:space="preserve"> (</w:t>
      </w:r>
      <w:r w:rsidR="007C2FCE">
        <w:rPr>
          <w:rFonts w:ascii="Times New Roman" w:hAnsi="Times New Roman" w:cs="Times New Roman"/>
        </w:rPr>
        <w:t xml:space="preserve">for which they </w:t>
      </w:r>
      <w:r w:rsidR="005A074C">
        <w:rPr>
          <w:rFonts w:ascii="Times New Roman" w:hAnsi="Times New Roman" w:cs="Times New Roman"/>
        </w:rPr>
        <w:t xml:space="preserve">do not have </w:t>
      </w:r>
      <w:r w:rsidR="006E4D58">
        <w:rPr>
          <w:rFonts w:ascii="Times New Roman" w:hAnsi="Times New Roman" w:cs="Times New Roman"/>
        </w:rPr>
        <w:t xml:space="preserve">plausible </w:t>
      </w:r>
      <w:r w:rsidR="005A074C">
        <w:rPr>
          <w:rFonts w:ascii="Times New Roman" w:hAnsi="Times New Roman" w:cs="Times New Roman"/>
        </w:rPr>
        <w:t>control</w:t>
      </w:r>
      <w:r w:rsidR="00BD10D2">
        <w:rPr>
          <w:rFonts w:ascii="Times New Roman" w:hAnsi="Times New Roman" w:cs="Times New Roman"/>
        </w:rPr>
        <w:t>)</w:t>
      </w:r>
      <w:r w:rsidR="007C2FCE">
        <w:rPr>
          <w:rFonts w:ascii="Times New Roman" w:hAnsi="Times New Roman" w:cs="Times New Roman"/>
        </w:rPr>
        <w:t xml:space="preserve">. </w:t>
      </w:r>
      <w:r w:rsidR="00C96ED6">
        <w:rPr>
          <w:rFonts w:ascii="Times New Roman" w:hAnsi="Times New Roman" w:cs="Times New Roman"/>
        </w:rPr>
        <w:t xml:space="preserve">In </w:t>
      </w:r>
      <w:r w:rsidR="007C2FCE">
        <w:rPr>
          <w:rFonts w:ascii="Times New Roman" w:hAnsi="Times New Roman" w:cs="Times New Roman"/>
        </w:rPr>
        <w:t xml:space="preserve">Study 3 </w:t>
      </w:r>
      <w:r w:rsidR="00C96ED6">
        <w:rPr>
          <w:rFonts w:ascii="Times New Roman" w:hAnsi="Times New Roman" w:cs="Times New Roman"/>
        </w:rPr>
        <w:t>we show</w:t>
      </w:r>
      <w:r w:rsidR="007C2FCE">
        <w:rPr>
          <w:rFonts w:ascii="Times New Roman" w:hAnsi="Times New Roman" w:cs="Times New Roman"/>
        </w:rPr>
        <w:t xml:space="preserve"> that listeners reliably match confidence statements with singular reasoning, a feeling of knowing, and internal control</w:t>
      </w:r>
      <w:r w:rsidR="005A074C">
        <w:rPr>
          <w:rFonts w:ascii="Times New Roman" w:hAnsi="Times New Roman" w:cs="Times New Roman"/>
        </w:rPr>
        <w:t>,</w:t>
      </w:r>
      <w:r w:rsidR="007C2FCE">
        <w:rPr>
          <w:rFonts w:ascii="Times New Roman" w:hAnsi="Times New Roman" w:cs="Times New Roman"/>
        </w:rPr>
        <w:t xml:space="preserve"> and they match likelihood statements with distributional reasoning, relative frequency information</w:t>
      </w:r>
      <w:r w:rsidR="00BD10D2">
        <w:rPr>
          <w:rFonts w:ascii="Times New Roman" w:hAnsi="Times New Roman" w:cs="Times New Roman"/>
        </w:rPr>
        <w:t>,</w:t>
      </w:r>
      <w:r w:rsidR="007C2FCE">
        <w:rPr>
          <w:rFonts w:ascii="Times New Roman" w:hAnsi="Times New Roman" w:cs="Times New Roman"/>
        </w:rPr>
        <w:t xml:space="preserve"> and external control. </w:t>
      </w:r>
      <w:r w:rsidR="00C96ED6">
        <w:rPr>
          <w:rFonts w:ascii="Times New Roman" w:hAnsi="Times New Roman" w:cs="Times New Roman"/>
        </w:rPr>
        <w:t xml:space="preserve">In </w:t>
      </w:r>
      <w:r w:rsidR="007C2FCE">
        <w:rPr>
          <w:rFonts w:ascii="Times New Roman" w:hAnsi="Times New Roman" w:cs="Times New Roman"/>
        </w:rPr>
        <w:t xml:space="preserve">Study 4 </w:t>
      </w:r>
      <w:r w:rsidR="00C96ED6">
        <w:rPr>
          <w:rFonts w:ascii="Times New Roman" w:hAnsi="Times New Roman" w:cs="Times New Roman"/>
        </w:rPr>
        <w:t>we observe</w:t>
      </w:r>
      <w:r w:rsidR="007C2FCE">
        <w:rPr>
          <w:rFonts w:ascii="Times New Roman" w:hAnsi="Times New Roman" w:cs="Times New Roman"/>
        </w:rPr>
        <w:t xml:space="preserve"> that people tend to complete confidence statements (e.g. “I am 80% sure that…”) with more epistemic events and they tend to complete likelihood statements (e.g., “I think there is an 80% chance that…”) with more </w:t>
      </w:r>
      <w:proofErr w:type="spellStart"/>
      <w:r w:rsidR="007C2FCE">
        <w:rPr>
          <w:rFonts w:ascii="Times New Roman" w:hAnsi="Times New Roman" w:cs="Times New Roman"/>
        </w:rPr>
        <w:t>aleatory</w:t>
      </w:r>
      <w:proofErr w:type="spellEnd"/>
      <w:r w:rsidR="007C2FCE">
        <w:rPr>
          <w:rFonts w:ascii="Times New Roman" w:hAnsi="Times New Roman" w:cs="Times New Roman"/>
        </w:rPr>
        <w:t xml:space="preserve"> events. Finally, </w:t>
      </w:r>
      <w:r w:rsidR="00C96ED6">
        <w:rPr>
          <w:rFonts w:ascii="Times New Roman" w:hAnsi="Times New Roman" w:cs="Times New Roman"/>
        </w:rPr>
        <w:t xml:space="preserve">in </w:t>
      </w:r>
      <w:r w:rsidR="007C2FCE">
        <w:rPr>
          <w:rFonts w:ascii="Times New Roman" w:hAnsi="Times New Roman" w:cs="Times New Roman"/>
        </w:rPr>
        <w:t xml:space="preserve">Study 5 </w:t>
      </w:r>
      <w:r w:rsidR="00C96ED6">
        <w:rPr>
          <w:rFonts w:ascii="Times New Roman" w:hAnsi="Times New Roman" w:cs="Times New Roman"/>
        </w:rPr>
        <w:t>we show</w:t>
      </w:r>
      <w:r w:rsidR="007C2FCE">
        <w:rPr>
          <w:rFonts w:ascii="Times New Roman" w:hAnsi="Times New Roman" w:cs="Times New Roman"/>
        </w:rPr>
        <w:t xml:space="preserve"> that while </w:t>
      </w:r>
      <w:r w:rsidR="006E4D58">
        <w:rPr>
          <w:rFonts w:ascii="Times New Roman" w:hAnsi="Times New Roman" w:cs="Times New Roman"/>
        </w:rPr>
        <w:t>numbers used to quantify</w:t>
      </w:r>
      <w:r w:rsidR="007C2FCE">
        <w:rPr>
          <w:rFonts w:ascii="Times New Roman" w:hAnsi="Times New Roman" w:cs="Times New Roman"/>
        </w:rPr>
        <w:t xml:space="preserve"> confidence (% sure) and likelihood (% chance) do not appear to differ</w:t>
      </w:r>
      <w:r w:rsidR="006E4D58">
        <w:rPr>
          <w:rFonts w:ascii="Times New Roman" w:hAnsi="Times New Roman" w:cs="Times New Roman"/>
        </w:rPr>
        <w:t xml:space="preserve"> overall</w:t>
      </w:r>
      <w:r w:rsidR="007C2FCE">
        <w:rPr>
          <w:rFonts w:ascii="Times New Roman" w:hAnsi="Times New Roman" w:cs="Times New Roman"/>
        </w:rPr>
        <w:t xml:space="preserve">, people tend to afford more weight to feeling-of-knowing information and less weight to relative frequency information when </w:t>
      </w:r>
      <w:r w:rsidR="001B1E47">
        <w:rPr>
          <w:rFonts w:ascii="Times New Roman" w:hAnsi="Times New Roman" w:cs="Times New Roman"/>
        </w:rPr>
        <w:t>quantifying confidence statements than when quantifying likelihood statements.</w:t>
      </w:r>
    </w:p>
    <w:p w14:paraId="27ED5958" w14:textId="77777777" w:rsidR="00CF7E0F" w:rsidRDefault="00CF7E0F" w:rsidP="007C2FCE">
      <w:pPr>
        <w:spacing w:line="480" w:lineRule="auto"/>
        <w:ind w:firstLine="720"/>
        <w:rPr>
          <w:rFonts w:ascii="Times New Roman" w:hAnsi="Times New Roman" w:cs="Times New Roman"/>
        </w:rPr>
      </w:pPr>
    </w:p>
    <w:p w14:paraId="59B04C3B" w14:textId="6C9597B5" w:rsidR="00CF7E0F" w:rsidRPr="00CC4338" w:rsidRDefault="00CF7E0F" w:rsidP="00CC4338">
      <w:pPr>
        <w:spacing w:line="480" w:lineRule="auto"/>
        <w:rPr>
          <w:rFonts w:ascii="Times New Roman" w:hAnsi="Times New Roman" w:cs="Times New Roman"/>
          <w:b/>
        </w:rPr>
      </w:pPr>
      <w:r>
        <w:rPr>
          <w:rFonts w:ascii="Times New Roman" w:hAnsi="Times New Roman" w:cs="Times New Roman"/>
          <w:b/>
        </w:rPr>
        <w:lastRenderedPageBreak/>
        <w:t>Implications</w:t>
      </w:r>
    </w:p>
    <w:p w14:paraId="49F6C40A" w14:textId="57DC21C0" w:rsidR="00DF0477" w:rsidRDefault="001B1E47" w:rsidP="000C7C46">
      <w:pPr>
        <w:spacing w:line="480" w:lineRule="auto"/>
        <w:rPr>
          <w:rFonts w:ascii="Times New Roman" w:hAnsi="Times New Roman" w:cs="Times New Roman"/>
        </w:rPr>
      </w:pPr>
      <w:r>
        <w:rPr>
          <w:rFonts w:ascii="Times New Roman" w:hAnsi="Times New Roman" w:cs="Times New Roman"/>
        </w:rPr>
        <w:tab/>
      </w:r>
      <w:r w:rsidR="000C7C46">
        <w:rPr>
          <w:rFonts w:ascii="Times New Roman" w:hAnsi="Times New Roman" w:cs="Times New Roman"/>
        </w:rPr>
        <w:t>We believe that the present results have a number of important theoretical, methodological, and practical impli</w:t>
      </w:r>
      <w:r w:rsidR="00C20454">
        <w:rPr>
          <w:rFonts w:ascii="Times New Roman" w:hAnsi="Times New Roman" w:cs="Times New Roman"/>
        </w:rPr>
        <w:t>cations. On a theoretical level</w:t>
      </w:r>
      <w:r w:rsidR="005A074C">
        <w:rPr>
          <w:rFonts w:ascii="Times New Roman" w:hAnsi="Times New Roman" w:cs="Times New Roman"/>
        </w:rPr>
        <w:t xml:space="preserve"> </w:t>
      </w:r>
      <w:r w:rsidR="00C20454">
        <w:rPr>
          <w:rFonts w:ascii="Times New Roman" w:hAnsi="Times New Roman" w:cs="Times New Roman"/>
        </w:rPr>
        <w:t xml:space="preserve">we provide </w:t>
      </w:r>
      <w:r w:rsidR="00AF20AF">
        <w:rPr>
          <w:rFonts w:ascii="Times New Roman" w:hAnsi="Times New Roman" w:cs="Times New Roman"/>
        </w:rPr>
        <w:t xml:space="preserve">novel </w:t>
      </w:r>
      <w:r w:rsidR="00C20454">
        <w:rPr>
          <w:rFonts w:ascii="Times New Roman" w:hAnsi="Times New Roman" w:cs="Times New Roman"/>
        </w:rPr>
        <w:t>evidence</w:t>
      </w:r>
      <w:r w:rsidR="006E4D58">
        <w:rPr>
          <w:rFonts w:ascii="Times New Roman" w:hAnsi="Times New Roman" w:cs="Times New Roman"/>
        </w:rPr>
        <w:t xml:space="preserve"> from linguistic expressions</w:t>
      </w:r>
      <w:r w:rsidR="00CF7E0F">
        <w:rPr>
          <w:rFonts w:ascii="Times New Roman" w:hAnsi="Times New Roman" w:cs="Times New Roman"/>
        </w:rPr>
        <w:t xml:space="preserve"> </w:t>
      </w:r>
      <w:r w:rsidR="00C20454">
        <w:rPr>
          <w:rFonts w:ascii="Times New Roman" w:hAnsi="Times New Roman" w:cs="Times New Roman"/>
        </w:rPr>
        <w:t xml:space="preserve">that people intuitively distinguish two distinct dimensions of subjective uncertainty, consistent with the classification advanced by Fox &amp; Ülkümen (2011). </w:t>
      </w:r>
      <w:r w:rsidR="00AF20AF">
        <w:rPr>
          <w:rFonts w:ascii="Times New Roman" w:hAnsi="Times New Roman" w:cs="Times New Roman"/>
        </w:rPr>
        <w:t>Second</w:t>
      </w:r>
      <w:r w:rsidR="00DF0477">
        <w:rPr>
          <w:rFonts w:ascii="Times New Roman" w:hAnsi="Times New Roman" w:cs="Times New Roman"/>
        </w:rPr>
        <w:t xml:space="preserve">, we </w:t>
      </w:r>
      <w:r w:rsidR="00AF20AF">
        <w:rPr>
          <w:rFonts w:ascii="Times New Roman" w:hAnsi="Times New Roman" w:cs="Times New Roman"/>
        </w:rPr>
        <w:t xml:space="preserve">contribute </w:t>
      </w:r>
      <w:r w:rsidR="00DF0477">
        <w:rPr>
          <w:rFonts w:ascii="Times New Roman" w:hAnsi="Times New Roman" w:cs="Times New Roman"/>
        </w:rPr>
        <w:t>a new observation to the debate in psycholinguistics concerning the relationship between language and thought</w:t>
      </w:r>
      <w:r w:rsidR="00AF20AF">
        <w:rPr>
          <w:rFonts w:ascii="Times New Roman" w:hAnsi="Times New Roman" w:cs="Times New Roman"/>
        </w:rPr>
        <w:t xml:space="preserve">: </w:t>
      </w:r>
      <w:commentRangeStart w:id="52"/>
      <w:r w:rsidR="00AF20AF">
        <w:rPr>
          <w:rFonts w:ascii="Times New Roman" w:hAnsi="Times New Roman" w:cs="Times New Roman"/>
        </w:rPr>
        <w:t>our results suggest that</w:t>
      </w:r>
      <w:r w:rsidR="00DF0477">
        <w:rPr>
          <w:rFonts w:ascii="Times New Roman" w:hAnsi="Times New Roman" w:cs="Times New Roman"/>
        </w:rPr>
        <w:t xml:space="preserve"> the relationship in this context </w:t>
      </w:r>
      <w:r w:rsidR="00AF20AF">
        <w:rPr>
          <w:rFonts w:ascii="Times New Roman" w:hAnsi="Times New Roman" w:cs="Times New Roman"/>
        </w:rPr>
        <w:t>is</w:t>
      </w:r>
      <w:r w:rsidR="00DF0477">
        <w:rPr>
          <w:rFonts w:ascii="Times New Roman" w:hAnsi="Times New Roman" w:cs="Times New Roman"/>
        </w:rPr>
        <w:t xml:space="preserve"> bidirectional</w:t>
      </w:r>
      <w:r w:rsidR="00AF20AF">
        <w:rPr>
          <w:rFonts w:ascii="Times New Roman" w:hAnsi="Times New Roman" w:cs="Times New Roman"/>
        </w:rPr>
        <w:t xml:space="preserve"> so that</w:t>
      </w:r>
      <w:r w:rsidR="00C20454">
        <w:rPr>
          <w:rFonts w:ascii="Times New Roman" w:hAnsi="Times New Roman" w:cs="Times New Roman"/>
        </w:rPr>
        <w:t xml:space="preserve"> language use can both arise from a cognitive distinction that people naturally make </w:t>
      </w:r>
      <w:r w:rsidR="00DF0477">
        <w:rPr>
          <w:rFonts w:ascii="Times New Roman" w:hAnsi="Times New Roman" w:cs="Times New Roman"/>
        </w:rPr>
        <w:t>(as in Studies 1-3) and also prime this</w:t>
      </w:r>
      <w:r w:rsidR="00C20454">
        <w:rPr>
          <w:rFonts w:ascii="Times New Roman" w:hAnsi="Times New Roman" w:cs="Times New Roman"/>
        </w:rPr>
        <w:t xml:space="preserve"> cognitive distinction </w:t>
      </w:r>
      <w:r w:rsidR="00DF0477">
        <w:rPr>
          <w:rFonts w:ascii="Times New Roman" w:hAnsi="Times New Roman" w:cs="Times New Roman"/>
        </w:rPr>
        <w:t xml:space="preserve">(as in Studies 4-5). </w:t>
      </w:r>
      <w:commentRangeEnd w:id="52"/>
      <w:r w:rsidR="006E5DEF">
        <w:rPr>
          <w:rStyle w:val="CommentReference"/>
        </w:rPr>
        <w:commentReference w:id="52"/>
      </w:r>
      <w:r w:rsidR="00AF20AF">
        <w:rPr>
          <w:rFonts w:ascii="Times New Roman" w:hAnsi="Times New Roman" w:cs="Times New Roman"/>
        </w:rPr>
        <w:t>Third</w:t>
      </w:r>
      <w:r w:rsidR="00DF0477">
        <w:rPr>
          <w:rFonts w:ascii="Times New Roman" w:hAnsi="Times New Roman" w:cs="Times New Roman"/>
        </w:rPr>
        <w:t xml:space="preserve">, our results </w:t>
      </w:r>
      <w:r w:rsidR="00AF20AF">
        <w:rPr>
          <w:rFonts w:ascii="Times New Roman" w:hAnsi="Times New Roman" w:cs="Times New Roman"/>
        </w:rPr>
        <w:t xml:space="preserve">highlight </w:t>
      </w:r>
      <w:r w:rsidR="00DF0477">
        <w:rPr>
          <w:rFonts w:ascii="Times New Roman" w:hAnsi="Times New Roman" w:cs="Times New Roman"/>
        </w:rPr>
        <w:t>a critical dimension that has thus far been overlooked</w:t>
      </w:r>
      <w:r w:rsidR="00CF7E0F">
        <w:rPr>
          <w:rFonts w:ascii="Times New Roman" w:hAnsi="Times New Roman" w:cs="Times New Roman"/>
        </w:rPr>
        <w:t xml:space="preserve"> </w:t>
      </w:r>
      <w:r w:rsidR="006E4D58">
        <w:rPr>
          <w:rFonts w:ascii="Times New Roman" w:hAnsi="Times New Roman" w:cs="Times New Roman"/>
        </w:rPr>
        <w:t xml:space="preserve">in </w:t>
      </w:r>
      <w:r w:rsidR="00CF7E0F">
        <w:rPr>
          <w:rFonts w:ascii="Times New Roman" w:hAnsi="Times New Roman" w:cs="Times New Roman"/>
        </w:rPr>
        <w:t>the risk and uncertainty communication literature</w:t>
      </w:r>
      <w:r w:rsidR="00DF0477">
        <w:rPr>
          <w:rFonts w:ascii="Times New Roman" w:hAnsi="Times New Roman" w:cs="Times New Roman"/>
        </w:rPr>
        <w:t xml:space="preserve">: whether a statement is expressed in a confidence versus likelihood format. </w:t>
      </w:r>
    </w:p>
    <w:p w14:paraId="653E2877" w14:textId="3307AECC" w:rsidR="00DF0477" w:rsidRDefault="00DF0477" w:rsidP="006E5DEF">
      <w:pPr>
        <w:spacing w:line="480" w:lineRule="auto"/>
        <w:ind w:firstLine="720"/>
        <w:rPr>
          <w:rFonts w:ascii="Times New Roman" w:hAnsi="Times New Roman" w:cs="Times New Roman"/>
        </w:rPr>
        <w:pPrChange w:id="53" w:author="DW" w:date="2015-02-12T17:09:00Z">
          <w:pPr>
            <w:spacing w:line="480" w:lineRule="auto"/>
            <w:ind w:firstLine="360"/>
          </w:pPr>
        </w:pPrChange>
      </w:pPr>
      <w:commentRangeStart w:id="54"/>
      <w:r>
        <w:rPr>
          <w:rFonts w:ascii="Times New Roman" w:hAnsi="Times New Roman" w:cs="Times New Roman"/>
        </w:rPr>
        <w:t>On</w:t>
      </w:r>
      <w:commentRangeEnd w:id="54"/>
      <w:r w:rsidR="006E5DEF">
        <w:rPr>
          <w:rStyle w:val="CommentReference"/>
        </w:rPr>
        <w:commentReference w:id="54"/>
      </w:r>
      <w:r>
        <w:rPr>
          <w:rFonts w:ascii="Times New Roman" w:hAnsi="Times New Roman" w:cs="Times New Roman"/>
        </w:rPr>
        <w:t xml:space="preserve"> a methodological level, our results suggest that the format in which probabilistic beliefs are elicited can have a critical impact on the weighting of evidence and measured beliefs (as in Study 5), violating a natural assumption of procedure invariance. Perhaps more important, the notion that different types of events may be judged using different reasoning strategies suggests that judgment researchers should be cautious in generalizing results </w:t>
      </w:r>
      <w:r w:rsidR="00CF7E0F">
        <w:rPr>
          <w:rFonts w:ascii="Times New Roman" w:hAnsi="Times New Roman" w:cs="Times New Roman"/>
        </w:rPr>
        <w:t xml:space="preserve">from one domain of uncertainty to another </w:t>
      </w:r>
      <w:r>
        <w:rPr>
          <w:rFonts w:ascii="Times New Roman" w:hAnsi="Times New Roman" w:cs="Times New Roman"/>
        </w:rPr>
        <w:t xml:space="preserve">(e.g. </w:t>
      </w:r>
      <w:r w:rsidR="00430B0D">
        <w:rPr>
          <w:rFonts w:ascii="Times New Roman" w:hAnsi="Times New Roman" w:cs="Times New Roman"/>
        </w:rPr>
        <w:t xml:space="preserve">when studying </w:t>
      </w:r>
      <w:r>
        <w:rPr>
          <w:rFonts w:ascii="Times New Roman" w:hAnsi="Times New Roman" w:cs="Times New Roman"/>
        </w:rPr>
        <w:t xml:space="preserve">calibration or additivity of judged probabilities). </w:t>
      </w:r>
    </w:p>
    <w:p w14:paraId="358CFA83" w14:textId="311D32EF" w:rsidR="000C7C46" w:rsidRDefault="00DF0477" w:rsidP="006E5DEF">
      <w:pPr>
        <w:spacing w:line="480" w:lineRule="auto"/>
        <w:ind w:firstLine="720"/>
        <w:rPr>
          <w:rFonts w:ascii="Times New Roman" w:hAnsi="Times New Roman" w:cs="Times New Roman"/>
        </w:rPr>
        <w:pPrChange w:id="55" w:author="DW" w:date="2015-02-12T17:09:00Z">
          <w:pPr>
            <w:spacing w:line="480" w:lineRule="auto"/>
            <w:ind w:firstLine="360"/>
          </w:pPr>
        </w:pPrChange>
      </w:pPr>
      <w:r>
        <w:rPr>
          <w:rFonts w:ascii="Times New Roman" w:hAnsi="Times New Roman" w:cs="Times New Roman"/>
        </w:rPr>
        <w:t xml:space="preserve">On a practical level our results suggest that </w:t>
      </w:r>
      <w:r w:rsidR="00D449EB">
        <w:rPr>
          <w:rFonts w:ascii="Times New Roman" w:hAnsi="Times New Roman" w:cs="Times New Roman"/>
        </w:rPr>
        <w:t xml:space="preserve">speakers and listeners ought to be more mindful of what they </w:t>
      </w:r>
      <w:r w:rsidR="00430B0D">
        <w:rPr>
          <w:rFonts w:ascii="Times New Roman" w:hAnsi="Times New Roman" w:cs="Times New Roman"/>
        </w:rPr>
        <w:t xml:space="preserve">may be inadvertently </w:t>
      </w:r>
      <w:r w:rsidR="00D449EB">
        <w:rPr>
          <w:rFonts w:ascii="Times New Roman" w:hAnsi="Times New Roman" w:cs="Times New Roman"/>
        </w:rPr>
        <w:t>communicat</w:t>
      </w:r>
      <w:r w:rsidR="00430B0D">
        <w:rPr>
          <w:rFonts w:ascii="Times New Roman" w:hAnsi="Times New Roman" w:cs="Times New Roman"/>
        </w:rPr>
        <w:t>ing</w:t>
      </w:r>
      <w:r w:rsidR="00D449EB">
        <w:rPr>
          <w:rFonts w:ascii="Times New Roman" w:hAnsi="Times New Roman" w:cs="Times New Roman"/>
        </w:rPr>
        <w:t xml:space="preserve"> through their choice of confidence versus likelihood statements. For instance, if a professor tells a prospective student that she is “80% sure” that the student be admitted to a Ph.D. program, the </w:t>
      </w:r>
      <w:r w:rsidR="00D449EB">
        <w:rPr>
          <w:rFonts w:ascii="Times New Roman" w:hAnsi="Times New Roman" w:cs="Times New Roman"/>
        </w:rPr>
        <w:lastRenderedPageBreak/>
        <w:t xml:space="preserve">student may infer that the professor has more influence </w:t>
      </w:r>
      <w:r w:rsidR="00430B0D">
        <w:rPr>
          <w:rFonts w:ascii="Times New Roman" w:hAnsi="Times New Roman" w:cs="Times New Roman"/>
        </w:rPr>
        <w:t>than</w:t>
      </w:r>
      <w:r w:rsidR="00D449EB">
        <w:rPr>
          <w:rFonts w:ascii="Times New Roman" w:hAnsi="Times New Roman" w:cs="Times New Roman"/>
        </w:rPr>
        <w:t xml:space="preserve"> if </w:t>
      </w:r>
      <w:r w:rsidR="00CF7E0F">
        <w:rPr>
          <w:rFonts w:ascii="Times New Roman" w:hAnsi="Times New Roman" w:cs="Times New Roman"/>
        </w:rPr>
        <w:t xml:space="preserve">the same </w:t>
      </w:r>
      <w:r w:rsidR="00D449EB">
        <w:rPr>
          <w:rFonts w:ascii="Times New Roman" w:hAnsi="Times New Roman" w:cs="Times New Roman"/>
        </w:rPr>
        <w:t xml:space="preserve">professor </w:t>
      </w:r>
      <w:r w:rsidR="00430B0D">
        <w:rPr>
          <w:rFonts w:ascii="Times New Roman" w:hAnsi="Times New Roman" w:cs="Times New Roman"/>
        </w:rPr>
        <w:t xml:space="preserve">had said </w:t>
      </w:r>
      <w:r w:rsidR="00CF7E0F">
        <w:rPr>
          <w:rFonts w:ascii="Times New Roman" w:hAnsi="Times New Roman" w:cs="Times New Roman"/>
        </w:rPr>
        <w:t xml:space="preserve">that </w:t>
      </w:r>
      <w:r w:rsidR="00D449EB">
        <w:rPr>
          <w:rFonts w:ascii="Times New Roman" w:hAnsi="Times New Roman" w:cs="Times New Roman"/>
        </w:rPr>
        <w:t>she thinks there is a</w:t>
      </w:r>
      <w:r w:rsidR="0044513C">
        <w:rPr>
          <w:rFonts w:ascii="Times New Roman" w:hAnsi="Times New Roman" w:cs="Times New Roman"/>
        </w:rPr>
        <w:t>n</w:t>
      </w:r>
      <w:r w:rsidR="00D449EB">
        <w:rPr>
          <w:rFonts w:ascii="Times New Roman" w:hAnsi="Times New Roman" w:cs="Times New Roman"/>
        </w:rPr>
        <w:t xml:space="preserve"> “80% chance.”  Likewise, </w:t>
      </w:r>
      <w:r w:rsidR="00054E29">
        <w:rPr>
          <w:rFonts w:ascii="Times New Roman" w:hAnsi="Times New Roman" w:cs="Times New Roman"/>
        </w:rPr>
        <w:t xml:space="preserve">when an expert witness says </w:t>
      </w:r>
      <w:r w:rsidR="00D449EB">
        <w:rPr>
          <w:rFonts w:ascii="Times New Roman" w:hAnsi="Times New Roman" w:cs="Times New Roman"/>
        </w:rPr>
        <w:t xml:space="preserve">“I’m 90% sure </w:t>
      </w:r>
      <w:r w:rsidR="00054E29">
        <w:rPr>
          <w:rFonts w:ascii="Times New Roman" w:hAnsi="Times New Roman" w:cs="Times New Roman"/>
        </w:rPr>
        <w:t>the</w:t>
      </w:r>
      <w:r w:rsidR="00D449EB">
        <w:rPr>
          <w:rFonts w:ascii="Times New Roman" w:hAnsi="Times New Roman" w:cs="Times New Roman"/>
        </w:rPr>
        <w:t xml:space="preserve"> </w:t>
      </w:r>
      <w:r w:rsidR="00054E29">
        <w:rPr>
          <w:rFonts w:ascii="Times New Roman" w:hAnsi="Times New Roman" w:cs="Times New Roman"/>
        </w:rPr>
        <w:t>biometric evidence matches the suspect</w:t>
      </w:r>
      <w:r w:rsidR="00D449EB">
        <w:rPr>
          <w:rFonts w:ascii="Times New Roman" w:hAnsi="Times New Roman" w:cs="Times New Roman"/>
        </w:rPr>
        <w:t xml:space="preserve">” he may be implying </w:t>
      </w:r>
      <w:r w:rsidR="00054E29">
        <w:rPr>
          <w:rFonts w:ascii="Times New Roman" w:hAnsi="Times New Roman" w:cs="Times New Roman"/>
        </w:rPr>
        <w:t xml:space="preserve">a singular judgment whose persuasiveness depends entirely on </w:t>
      </w:r>
      <w:r w:rsidR="00430B0D">
        <w:rPr>
          <w:rFonts w:ascii="Times New Roman" w:hAnsi="Times New Roman" w:cs="Times New Roman"/>
        </w:rPr>
        <w:t xml:space="preserve">his </w:t>
      </w:r>
      <w:r w:rsidR="00054E29">
        <w:rPr>
          <w:rFonts w:ascii="Times New Roman" w:hAnsi="Times New Roman" w:cs="Times New Roman"/>
        </w:rPr>
        <w:t xml:space="preserve">perceived expertise, whereas if that same witness says </w:t>
      </w:r>
      <w:r w:rsidR="00D449EB">
        <w:rPr>
          <w:rFonts w:ascii="Times New Roman" w:hAnsi="Times New Roman" w:cs="Times New Roman"/>
        </w:rPr>
        <w:t xml:space="preserve"> “I’d say there is a 90% chance </w:t>
      </w:r>
      <w:r w:rsidR="00054E29">
        <w:rPr>
          <w:rFonts w:ascii="Times New Roman" w:hAnsi="Times New Roman" w:cs="Times New Roman"/>
        </w:rPr>
        <w:t>the biometric data match the suspect</w:t>
      </w:r>
      <w:r w:rsidR="00D449EB">
        <w:rPr>
          <w:rFonts w:ascii="Times New Roman" w:hAnsi="Times New Roman" w:cs="Times New Roman"/>
        </w:rPr>
        <w:t xml:space="preserve">” he may be implying a </w:t>
      </w:r>
      <w:r w:rsidR="00054E29">
        <w:rPr>
          <w:rFonts w:ascii="Times New Roman" w:hAnsi="Times New Roman" w:cs="Times New Roman"/>
        </w:rPr>
        <w:t>statistical</w:t>
      </w:r>
      <w:r w:rsidR="00D449EB">
        <w:rPr>
          <w:rFonts w:ascii="Times New Roman" w:hAnsi="Times New Roman" w:cs="Times New Roman"/>
        </w:rPr>
        <w:t xml:space="preserve"> model</w:t>
      </w:r>
      <w:r w:rsidR="00054E29">
        <w:rPr>
          <w:rFonts w:ascii="Times New Roman" w:hAnsi="Times New Roman" w:cs="Times New Roman"/>
        </w:rPr>
        <w:t xml:space="preserve"> that derives from external sources or algorithms</w:t>
      </w:r>
      <w:r w:rsidR="00430B0D">
        <w:rPr>
          <w:rFonts w:ascii="Times New Roman" w:hAnsi="Times New Roman" w:cs="Times New Roman"/>
        </w:rPr>
        <w:t xml:space="preserve"> and therefore depends less on expertise</w:t>
      </w:r>
      <w:r w:rsidR="00054E29">
        <w:rPr>
          <w:rFonts w:ascii="Times New Roman" w:hAnsi="Times New Roman" w:cs="Times New Roman"/>
        </w:rPr>
        <w:t>.</w:t>
      </w:r>
      <w:r w:rsidR="00D449EB">
        <w:rPr>
          <w:rFonts w:ascii="Times New Roman" w:hAnsi="Times New Roman" w:cs="Times New Roman"/>
        </w:rPr>
        <w:t xml:space="preserve"> </w:t>
      </w:r>
    </w:p>
    <w:p w14:paraId="57893F1D" w14:textId="77777777" w:rsidR="00CF7E0F" w:rsidRDefault="00CF7E0F" w:rsidP="00646E28">
      <w:pPr>
        <w:spacing w:line="480" w:lineRule="auto"/>
        <w:ind w:firstLine="360"/>
        <w:rPr>
          <w:rFonts w:ascii="Times New Roman" w:hAnsi="Times New Roman" w:cs="Times New Roman"/>
        </w:rPr>
      </w:pPr>
    </w:p>
    <w:p w14:paraId="5D8BDD29" w14:textId="62DBDE55" w:rsidR="00CF7E0F" w:rsidRPr="00C4734C" w:rsidRDefault="00CF7E0F" w:rsidP="00C4734C">
      <w:pPr>
        <w:spacing w:line="480" w:lineRule="auto"/>
        <w:rPr>
          <w:rFonts w:ascii="Times New Roman" w:hAnsi="Times New Roman" w:cs="Times New Roman"/>
          <w:b/>
        </w:rPr>
      </w:pPr>
      <w:r>
        <w:rPr>
          <w:rFonts w:ascii="Times New Roman" w:hAnsi="Times New Roman" w:cs="Times New Roman"/>
          <w:b/>
        </w:rPr>
        <w:t>Generalization Across Languages</w:t>
      </w:r>
    </w:p>
    <w:p w14:paraId="5BF2CD4F" w14:textId="38A28E3A" w:rsidR="00F967BE" w:rsidRDefault="00054E29" w:rsidP="002A5046">
      <w:pPr>
        <w:spacing w:line="480" w:lineRule="auto"/>
        <w:rPr>
          <w:rFonts w:ascii="Times New Roman" w:hAnsi="Times New Roman" w:cs="Times New Roman"/>
        </w:rPr>
      </w:pPr>
      <w:r>
        <w:rPr>
          <w:rFonts w:ascii="Times New Roman" w:hAnsi="Times New Roman" w:cs="Times New Roman"/>
        </w:rPr>
        <w:tab/>
        <w:t xml:space="preserve">A natural question that arises when evaluating our work is the extent to which </w:t>
      </w:r>
      <w:r w:rsidR="00430B0D">
        <w:rPr>
          <w:rFonts w:ascii="Times New Roman" w:hAnsi="Times New Roman" w:cs="Times New Roman"/>
        </w:rPr>
        <w:t>the</w:t>
      </w:r>
      <w:r>
        <w:rPr>
          <w:rFonts w:ascii="Times New Roman" w:hAnsi="Times New Roman" w:cs="Times New Roman"/>
        </w:rPr>
        <w:t xml:space="preserve"> distinction between confidence and likelihood statements generalizes across </w:t>
      </w:r>
      <w:r w:rsidR="00FD64D3">
        <w:rPr>
          <w:rFonts w:ascii="Times New Roman" w:hAnsi="Times New Roman" w:cs="Times New Roman"/>
        </w:rPr>
        <w:t>languages</w:t>
      </w:r>
      <w:r>
        <w:rPr>
          <w:rFonts w:ascii="Times New Roman" w:hAnsi="Times New Roman" w:cs="Times New Roman"/>
        </w:rPr>
        <w:t xml:space="preserve">. </w:t>
      </w:r>
      <w:r w:rsidR="00430B0D">
        <w:rPr>
          <w:rFonts w:ascii="Times New Roman" w:hAnsi="Times New Roman" w:cs="Times New Roman"/>
        </w:rPr>
        <w:t xml:space="preserve">At this point we </w:t>
      </w:r>
      <w:r w:rsidR="006312F7">
        <w:rPr>
          <w:rFonts w:ascii="Times New Roman" w:hAnsi="Times New Roman" w:cs="Times New Roman"/>
        </w:rPr>
        <w:t xml:space="preserve">can provide </w:t>
      </w:r>
      <w:r>
        <w:rPr>
          <w:rFonts w:ascii="Times New Roman" w:hAnsi="Times New Roman" w:cs="Times New Roman"/>
        </w:rPr>
        <w:t xml:space="preserve">anecdotal evidence that our distinction is manifested in a wide range of languages. </w:t>
      </w:r>
      <w:r w:rsidR="006312F7">
        <w:rPr>
          <w:rFonts w:ascii="Times New Roman" w:hAnsi="Times New Roman" w:cs="Times New Roman"/>
        </w:rPr>
        <w:t xml:space="preserve">To begin, we </w:t>
      </w:r>
      <w:r>
        <w:rPr>
          <w:rFonts w:ascii="Times New Roman" w:hAnsi="Times New Roman" w:cs="Times New Roman"/>
        </w:rPr>
        <w:t xml:space="preserve">note that the first author, a native Turkish speaker, readily identifies a parallel distinction between </w:t>
      </w:r>
      <w:r w:rsidR="0044513C">
        <w:rPr>
          <w:rFonts w:ascii="Times New Roman" w:hAnsi="Times New Roman" w:cs="Times New Roman"/>
        </w:rPr>
        <w:t>“</w:t>
      </w:r>
      <w:proofErr w:type="spellStart"/>
      <w:r w:rsidR="0044513C">
        <w:rPr>
          <w:rFonts w:ascii="Times New Roman" w:hAnsi="Times New Roman" w:cs="Times New Roman"/>
        </w:rPr>
        <w:t>emin</w:t>
      </w:r>
      <w:proofErr w:type="spellEnd"/>
      <w:r w:rsidR="0044513C">
        <w:rPr>
          <w:rFonts w:ascii="Times New Roman" w:hAnsi="Times New Roman" w:cs="Times New Roman"/>
        </w:rPr>
        <w:t xml:space="preserve">” </w:t>
      </w:r>
      <w:r w:rsidR="006312F7">
        <w:rPr>
          <w:rFonts w:ascii="Times New Roman" w:hAnsi="Times New Roman" w:cs="Times New Roman"/>
        </w:rPr>
        <w:t xml:space="preserve">that can be qualified or quantified as to form a confidence statement </w:t>
      </w:r>
      <w:r>
        <w:rPr>
          <w:rFonts w:ascii="Times New Roman" w:hAnsi="Times New Roman" w:cs="Times New Roman"/>
        </w:rPr>
        <w:t xml:space="preserve">and </w:t>
      </w:r>
      <w:r w:rsidR="0044513C">
        <w:rPr>
          <w:rFonts w:ascii="Times New Roman" w:hAnsi="Times New Roman" w:cs="Times New Roman"/>
        </w:rPr>
        <w:t>“</w:t>
      </w:r>
      <w:proofErr w:type="spellStart"/>
      <w:r w:rsidR="0044513C">
        <w:rPr>
          <w:rFonts w:ascii="Times New Roman" w:hAnsi="Times New Roman" w:cs="Times New Roman"/>
        </w:rPr>
        <w:t>olasilik</w:t>
      </w:r>
      <w:proofErr w:type="spellEnd"/>
      <w:r w:rsidR="0044513C">
        <w:rPr>
          <w:rFonts w:ascii="Times New Roman" w:hAnsi="Times New Roman" w:cs="Times New Roman"/>
        </w:rPr>
        <w:t>”</w:t>
      </w:r>
      <w:r w:rsidR="006312F7">
        <w:rPr>
          <w:rFonts w:ascii="Times New Roman" w:hAnsi="Times New Roman" w:cs="Times New Roman"/>
        </w:rPr>
        <w:t xml:space="preserve"> that can be qualified or quantified to form a likelihood statement</w:t>
      </w:r>
      <w:r>
        <w:rPr>
          <w:rFonts w:ascii="Times New Roman" w:hAnsi="Times New Roman" w:cs="Times New Roman"/>
        </w:rPr>
        <w:t>. The third author, a native German speaker</w:t>
      </w:r>
      <w:r w:rsidR="00461463">
        <w:rPr>
          <w:rFonts w:ascii="Times New Roman" w:hAnsi="Times New Roman" w:cs="Times New Roman"/>
        </w:rPr>
        <w:t>,</w:t>
      </w:r>
      <w:r>
        <w:rPr>
          <w:rFonts w:ascii="Times New Roman" w:hAnsi="Times New Roman" w:cs="Times New Roman"/>
        </w:rPr>
        <w:t xml:space="preserve"> likewise identifies a parallel distinction between </w:t>
      </w:r>
      <w:r w:rsidR="00417C3F">
        <w:rPr>
          <w:rFonts w:ascii="Times New Roman" w:hAnsi="Times New Roman" w:cs="Times New Roman"/>
        </w:rPr>
        <w:t>“</w:t>
      </w:r>
      <w:proofErr w:type="spellStart"/>
      <w:r w:rsidR="00141238">
        <w:rPr>
          <w:rFonts w:ascii="Times New Roman" w:hAnsi="Times New Roman" w:cs="Times New Roman"/>
        </w:rPr>
        <w:t>überzeugt</w:t>
      </w:r>
      <w:proofErr w:type="spellEnd"/>
      <w:r w:rsidR="00417C3F">
        <w:rPr>
          <w:rFonts w:ascii="Times New Roman" w:hAnsi="Times New Roman" w:cs="Times New Roman"/>
        </w:rPr>
        <w:t xml:space="preserve">” </w:t>
      </w:r>
      <w:r>
        <w:rPr>
          <w:rFonts w:ascii="Times New Roman" w:hAnsi="Times New Roman" w:cs="Times New Roman"/>
        </w:rPr>
        <w:t xml:space="preserve">and </w:t>
      </w:r>
      <w:r w:rsidR="00141238">
        <w:rPr>
          <w:rFonts w:ascii="Times New Roman" w:hAnsi="Times New Roman" w:cs="Times New Roman"/>
        </w:rPr>
        <w:t>“</w:t>
      </w:r>
      <w:proofErr w:type="spellStart"/>
      <w:r w:rsidR="00141238">
        <w:rPr>
          <w:rFonts w:ascii="Times New Roman" w:hAnsi="Times New Roman" w:cs="Times New Roman"/>
        </w:rPr>
        <w:t>wahrscheinlich</w:t>
      </w:r>
      <w:proofErr w:type="spellEnd"/>
      <w:r w:rsidR="00417C3F">
        <w:rPr>
          <w:rFonts w:ascii="Times New Roman" w:hAnsi="Times New Roman" w:cs="Times New Roman"/>
        </w:rPr>
        <w:t>”</w:t>
      </w:r>
      <w:r>
        <w:rPr>
          <w:rFonts w:ascii="Times New Roman" w:hAnsi="Times New Roman" w:cs="Times New Roman"/>
        </w:rPr>
        <w:t xml:space="preserve">. Moreover, when we conducted informal structured interviews with students on the USC campus whose native languages were </w:t>
      </w:r>
      <w:r w:rsidR="00646E28">
        <w:rPr>
          <w:rFonts w:ascii="Times New Roman" w:hAnsi="Times New Roman" w:cs="Times New Roman"/>
        </w:rPr>
        <w:t xml:space="preserve">Amharic (Ethiopia), Chinese, Danish, </w:t>
      </w:r>
      <w:r w:rsidR="0044513C">
        <w:rPr>
          <w:rFonts w:ascii="Times New Roman" w:hAnsi="Times New Roman" w:cs="Times New Roman"/>
        </w:rPr>
        <w:t>Igbo (Nigeria)</w:t>
      </w:r>
      <w:r>
        <w:rPr>
          <w:rFonts w:ascii="Times New Roman" w:hAnsi="Times New Roman" w:cs="Times New Roman"/>
        </w:rPr>
        <w:t xml:space="preserve">, </w:t>
      </w:r>
      <w:r w:rsidR="00646E28">
        <w:rPr>
          <w:rFonts w:ascii="Times New Roman" w:hAnsi="Times New Roman" w:cs="Times New Roman"/>
        </w:rPr>
        <w:t xml:space="preserve">Indonesian, Latvian, Marathi (India), </w:t>
      </w:r>
      <w:r w:rsidR="0044513C">
        <w:rPr>
          <w:rFonts w:ascii="Times New Roman" w:hAnsi="Times New Roman" w:cs="Times New Roman"/>
        </w:rPr>
        <w:t>Russian</w:t>
      </w:r>
      <w:r>
        <w:rPr>
          <w:rFonts w:ascii="Times New Roman" w:hAnsi="Times New Roman" w:cs="Times New Roman"/>
        </w:rPr>
        <w:t xml:space="preserve">, </w:t>
      </w:r>
      <w:r w:rsidR="0044513C">
        <w:rPr>
          <w:rFonts w:ascii="Times New Roman" w:hAnsi="Times New Roman" w:cs="Times New Roman"/>
        </w:rPr>
        <w:t>Sinhala (Sri Lanka)</w:t>
      </w:r>
      <w:r>
        <w:rPr>
          <w:rFonts w:ascii="Times New Roman" w:hAnsi="Times New Roman" w:cs="Times New Roman"/>
        </w:rPr>
        <w:t xml:space="preserve">, </w:t>
      </w:r>
      <w:r w:rsidR="00AE3994">
        <w:rPr>
          <w:rFonts w:ascii="Times New Roman" w:hAnsi="Times New Roman" w:cs="Times New Roman"/>
        </w:rPr>
        <w:t xml:space="preserve">and </w:t>
      </w:r>
      <w:r w:rsidR="00646E28">
        <w:rPr>
          <w:rFonts w:ascii="Times New Roman" w:hAnsi="Times New Roman" w:cs="Times New Roman"/>
        </w:rPr>
        <w:t>Spanish,</w:t>
      </w:r>
      <w:r w:rsidR="00807AAB">
        <w:rPr>
          <w:rFonts w:ascii="Times New Roman" w:hAnsi="Times New Roman" w:cs="Times New Roman"/>
        </w:rPr>
        <w:t xml:space="preserve"> </w:t>
      </w:r>
      <w:r w:rsidR="00E102E6">
        <w:rPr>
          <w:rFonts w:ascii="Times New Roman" w:hAnsi="Times New Roman" w:cs="Times New Roman"/>
        </w:rPr>
        <w:t>all easily</w:t>
      </w:r>
      <w:r>
        <w:rPr>
          <w:rFonts w:ascii="Times New Roman" w:hAnsi="Times New Roman" w:cs="Times New Roman"/>
        </w:rPr>
        <w:t xml:space="preserve"> identif</w:t>
      </w:r>
      <w:r w:rsidR="00E102E6">
        <w:rPr>
          <w:rFonts w:ascii="Times New Roman" w:hAnsi="Times New Roman" w:cs="Times New Roman"/>
        </w:rPr>
        <w:t>ied</w:t>
      </w:r>
      <w:r>
        <w:rPr>
          <w:rFonts w:ascii="Times New Roman" w:hAnsi="Times New Roman" w:cs="Times New Roman"/>
        </w:rPr>
        <w:t xml:space="preserve"> distinct terms in their own languages that </w:t>
      </w:r>
      <w:r w:rsidR="00430B0D">
        <w:rPr>
          <w:rFonts w:ascii="Times New Roman" w:hAnsi="Times New Roman" w:cs="Times New Roman"/>
        </w:rPr>
        <w:t xml:space="preserve">they felt </w:t>
      </w:r>
      <w:r>
        <w:rPr>
          <w:rFonts w:ascii="Times New Roman" w:hAnsi="Times New Roman" w:cs="Times New Roman"/>
        </w:rPr>
        <w:t>corresponded to “sure” and “chance”</w:t>
      </w:r>
      <w:r w:rsidR="00430B0D">
        <w:rPr>
          <w:rFonts w:ascii="Times New Roman" w:hAnsi="Times New Roman" w:cs="Times New Roman"/>
        </w:rPr>
        <w:t xml:space="preserve"> respectively</w:t>
      </w:r>
      <w:r>
        <w:rPr>
          <w:rFonts w:ascii="Times New Roman" w:hAnsi="Times New Roman" w:cs="Times New Roman"/>
        </w:rPr>
        <w:t>.</w:t>
      </w:r>
    </w:p>
    <w:p w14:paraId="74101AE9" w14:textId="77777777" w:rsidR="00CF7E0F" w:rsidRDefault="00CF7E0F" w:rsidP="002A5046">
      <w:pPr>
        <w:spacing w:line="480" w:lineRule="auto"/>
        <w:rPr>
          <w:rFonts w:ascii="Times New Roman" w:hAnsi="Times New Roman" w:cs="Times New Roman"/>
          <w:b/>
        </w:rPr>
      </w:pPr>
    </w:p>
    <w:p w14:paraId="28E55821" w14:textId="6B283EAC" w:rsidR="00CF7E0F" w:rsidRPr="00C4734C" w:rsidRDefault="00A1413C" w:rsidP="002A5046">
      <w:pPr>
        <w:spacing w:line="480" w:lineRule="auto"/>
        <w:rPr>
          <w:rFonts w:ascii="Times New Roman" w:hAnsi="Times New Roman" w:cs="Times New Roman"/>
          <w:b/>
        </w:rPr>
      </w:pPr>
      <w:r>
        <w:rPr>
          <w:rFonts w:ascii="Times New Roman" w:hAnsi="Times New Roman" w:cs="Times New Roman"/>
          <w:b/>
        </w:rPr>
        <w:lastRenderedPageBreak/>
        <w:t>Future Dir</w:t>
      </w:r>
      <w:r w:rsidR="00CF7E0F">
        <w:rPr>
          <w:rFonts w:ascii="Times New Roman" w:hAnsi="Times New Roman" w:cs="Times New Roman"/>
          <w:b/>
        </w:rPr>
        <w:t>ections</w:t>
      </w:r>
    </w:p>
    <w:p w14:paraId="437247DF" w14:textId="268D2700" w:rsidR="00CF7E0F" w:rsidRDefault="006A112A" w:rsidP="00CF7E0F">
      <w:pPr>
        <w:spacing w:line="480" w:lineRule="auto"/>
        <w:ind w:firstLine="720"/>
        <w:rPr>
          <w:rFonts w:ascii="Times New Roman" w:hAnsi="Times New Roman" w:cs="Times New Roman"/>
        </w:rPr>
      </w:pPr>
      <w:r>
        <w:rPr>
          <w:rFonts w:ascii="Times New Roman" w:hAnsi="Times New Roman" w:cs="Times New Roman"/>
        </w:rPr>
        <w:t xml:space="preserve">The present paper </w:t>
      </w:r>
      <w:r w:rsidR="00A1413C">
        <w:rPr>
          <w:rFonts w:ascii="Times New Roman" w:hAnsi="Times New Roman" w:cs="Times New Roman"/>
        </w:rPr>
        <w:t xml:space="preserve">is </w:t>
      </w:r>
      <w:r>
        <w:rPr>
          <w:rFonts w:ascii="Times New Roman" w:hAnsi="Times New Roman" w:cs="Times New Roman"/>
        </w:rPr>
        <w:t xml:space="preserve">a first step in assembling empirical support for the hypothesized distinction between epistemic and </w:t>
      </w:r>
      <w:proofErr w:type="spellStart"/>
      <w:r>
        <w:rPr>
          <w:rFonts w:ascii="Times New Roman" w:hAnsi="Times New Roman" w:cs="Times New Roman"/>
        </w:rPr>
        <w:t>aleatory</w:t>
      </w:r>
      <w:proofErr w:type="spellEnd"/>
      <w:r>
        <w:rPr>
          <w:rFonts w:ascii="Times New Roman" w:hAnsi="Times New Roman" w:cs="Times New Roman"/>
        </w:rPr>
        <w:t xml:space="preserve"> uncertainty. In </w:t>
      </w:r>
      <w:r w:rsidR="005A6D81">
        <w:rPr>
          <w:rFonts w:ascii="Times New Roman" w:hAnsi="Times New Roman" w:cs="Times New Roman"/>
        </w:rPr>
        <w:t xml:space="preserve">parallel research streams we </w:t>
      </w:r>
      <w:r w:rsidR="00A1413C">
        <w:rPr>
          <w:rFonts w:ascii="Times New Roman" w:hAnsi="Times New Roman" w:cs="Times New Roman"/>
        </w:rPr>
        <w:t>provide empirical validation of the epistemic-</w:t>
      </w:r>
      <w:proofErr w:type="spellStart"/>
      <w:r w:rsidR="00A1413C">
        <w:rPr>
          <w:rFonts w:ascii="Times New Roman" w:hAnsi="Times New Roman" w:cs="Times New Roman"/>
        </w:rPr>
        <w:t>aleatory</w:t>
      </w:r>
      <w:proofErr w:type="spellEnd"/>
      <w:r w:rsidR="00A1413C">
        <w:rPr>
          <w:rFonts w:ascii="Times New Roman" w:hAnsi="Times New Roman" w:cs="Times New Roman"/>
        </w:rPr>
        <w:t xml:space="preserve"> rating scale (Fox, Tannenbaum &amp; Ülkümen, 2015), </w:t>
      </w:r>
      <w:r w:rsidR="005A6D81">
        <w:rPr>
          <w:rFonts w:ascii="Times New Roman" w:hAnsi="Times New Roman" w:cs="Times New Roman"/>
        </w:rPr>
        <w:t xml:space="preserve">are examining the relationship between </w:t>
      </w:r>
      <w:r w:rsidR="00A1413C">
        <w:rPr>
          <w:rFonts w:ascii="Times New Roman" w:hAnsi="Times New Roman" w:cs="Times New Roman"/>
        </w:rPr>
        <w:t xml:space="preserve">these dimensions </w:t>
      </w:r>
      <w:r w:rsidR="005A6D81">
        <w:rPr>
          <w:rFonts w:ascii="Times New Roman" w:hAnsi="Times New Roman" w:cs="Times New Roman"/>
        </w:rPr>
        <w:t xml:space="preserve">of uncertainty and extremity of probability judgment (Tannenbaum, Fox &amp; Ülkümen, 2015), and </w:t>
      </w:r>
      <w:r w:rsidR="00A1413C">
        <w:rPr>
          <w:rFonts w:ascii="Times New Roman" w:hAnsi="Times New Roman" w:cs="Times New Roman"/>
        </w:rPr>
        <w:t>are exploring</w:t>
      </w:r>
      <w:r w:rsidR="005A6D81">
        <w:rPr>
          <w:rFonts w:ascii="Times New Roman" w:hAnsi="Times New Roman" w:cs="Times New Roman"/>
        </w:rPr>
        <w:t xml:space="preserve"> </w:t>
      </w:r>
      <w:r w:rsidR="00A1413C">
        <w:rPr>
          <w:rFonts w:ascii="Times New Roman" w:hAnsi="Times New Roman" w:cs="Times New Roman"/>
        </w:rPr>
        <w:t xml:space="preserve">the impact of different views of uncertainty in the stock market on </w:t>
      </w:r>
      <w:r w:rsidR="005A6D81">
        <w:rPr>
          <w:rFonts w:ascii="Times New Roman" w:hAnsi="Times New Roman" w:cs="Times New Roman"/>
        </w:rPr>
        <w:t xml:space="preserve">investment judgment and </w:t>
      </w:r>
      <w:r w:rsidR="00A1413C">
        <w:rPr>
          <w:rFonts w:ascii="Times New Roman" w:hAnsi="Times New Roman" w:cs="Times New Roman"/>
        </w:rPr>
        <w:t>choice</w:t>
      </w:r>
      <w:r w:rsidR="005A6D81">
        <w:rPr>
          <w:rFonts w:ascii="Times New Roman" w:hAnsi="Times New Roman" w:cs="Times New Roman"/>
        </w:rPr>
        <w:t xml:space="preserve"> (Walters, Ülkümen, Erner, Tannenbaum &amp; Fox, 2015).</w:t>
      </w:r>
    </w:p>
    <w:p w14:paraId="61E569F6" w14:textId="12100FA5" w:rsidR="00280152" w:rsidRDefault="00A1413C" w:rsidP="00646E28">
      <w:pPr>
        <w:spacing w:line="480" w:lineRule="auto"/>
        <w:ind w:firstLine="720"/>
        <w:rPr>
          <w:rFonts w:ascii="Times New Roman" w:hAnsi="Times New Roman" w:cs="Times New Roman"/>
        </w:rPr>
      </w:pPr>
      <w:r>
        <w:rPr>
          <w:rFonts w:ascii="Times New Roman" w:hAnsi="Times New Roman" w:cs="Times New Roman"/>
        </w:rPr>
        <w:t xml:space="preserve">In addition, we see </w:t>
      </w:r>
      <w:r w:rsidR="00280152">
        <w:rPr>
          <w:rFonts w:ascii="Times New Roman" w:hAnsi="Times New Roman" w:cs="Times New Roman"/>
        </w:rPr>
        <w:t xml:space="preserve">several </w:t>
      </w:r>
      <w:r>
        <w:rPr>
          <w:rFonts w:ascii="Times New Roman" w:hAnsi="Times New Roman" w:cs="Times New Roman"/>
        </w:rPr>
        <w:t xml:space="preserve">promising </w:t>
      </w:r>
      <w:r w:rsidR="00280152">
        <w:rPr>
          <w:rFonts w:ascii="Times New Roman" w:hAnsi="Times New Roman" w:cs="Times New Roman"/>
        </w:rPr>
        <w:t xml:space="preserve">directions for </w:t>
      </w:r>
      <w:r w:rsidR="00E102E6">
        <w:rPr>
          <w:rFonts w:ascii="Times New Roman" w:hAnsi="Times New Roman" w:cs="Times New Roman"/>
        </w:rPr>
        <w:t xml:space="preserve">future </w:t>
      </w:r>
      <w:r w:rsidR="00280152">
        <w:rPr>
          <w:rFonts w:ascii="Times New Roman" w:hAnsi="Times New Roman" w:cs="Times New Roman"/>
        </w:rPr>
        <w:t>research on the distinction between confidence and likelihood statements. For instance, in ongoing research we find that when equivalent probabilities are in opposing directions (e.g. one expert says “I am 60% sure that Team A will beat Team B” and another expert says “I think there is a 60% chance that Team B will beat team A”)</w:t>
      </w:r>
      <w:r w:rsidR="00430B0D">
        <w:rPr>
          <w:rFonts w:ascii="Times New Roman" w:hAnsi="Times New Roman" w:cs="Times New Roman"/>
        </w:rPr>
        <w:t xml:space="preserve">, </w:t>
      </w:r>
      <w:r w:rsidR="00280152">
        <w:rPr>
          <w:rFonts w:ascii="Times New Roman" w:hAnsi="Times New Roman" w:cs="Times New Roman"/>
        </w:rPr>
        <w:t xml:space="preserve">listeners </w:t>
      </w:r>
      <w:r w:rsidR="00430B0D">
        <w:rPr>
          <w:rFonts w:ascii="Times New Roman" w:hAnsi="Times New Roman" w:cs="Times New Roman"/>
        </w:rPr>
        <w:t>tend</w:t>
      </w:r>
      <w:r w:rsidR="00280152">
        <w:rPr>
          <w:rFonts w:ascii="Times New Roman" w:hAnsi="Times New Roman" w:cs="Times New Roman"/>
        </w:rPr>
        <w:t xml:space="preserve"> to favor the judgment expressed as a confidence statement, and this effect appears to be stronger the greater the expertise of the speakers. Second, consistent with the finding that speakers deserve more credit (blame) for correct (incorrect) statements that are more epistemic (Fox, Tannenbaum &amp; Ülkümen, 2015), we find that speaker</w:t>
      </w:r>
      <w:r w:rsidR="0044513C">
        <w:rPr>
          <w:rFonts w:ascii="Times New Roman" w:hAnsi="Times New Roman" w:cs="Times New Roman"/>
        </w:rPr>
        <w:t>s</w:t>
      </w:r>
      <w:r w:rsidR="00280152">
        <w:rPr>
          <w:rFonts w:ascii="Times New Roman" w:hAnsi="Times New Roman" w:cs="Times New Roman"/>
        </w:rPr>
        <w:t xml:space="preserve"> who express probabilistic beliefs as confidence statements are </w:t>
      </w:r>
      <w:r w:rsidR="00430B0D">
        <w:rPr>
          <w:rFonts w:ascii="Times New Roman" w:hAnsi="Times New Roman" w:cs="Times New Roman"/>
        </w:rPr>
        <w:t>assigned more</w:t>
      </w:r>
      <w:r w:rsidR="00280152">
        <w:rPr>
          <w:rFonts w:ascii="Times New Roman" w:hAnsi="Times New Roman" w:cs="Times New Roman"/>
        </w:rPr>
        <w:t xml:space="preserve"> credit if right and </w:t>
      </w:r>
      <w:r w:rsidR="00430B0D">
        <w:rPr>
          <w:rFonts w:ascii="Times New Roman" w:hAnsi="Times New Roman" w:cs="Times New Roman"/>
        </w:rPr>
        <w:t xml:space="preserve">more </w:t>
      </w:r>
      <w:r w:rsidR="00280152">
        <w:rPr>
          <w:rFonts w:ascii="Times New Roman" w:hAnsi="Times New Roman" w:cs="Times New Roman"/>
        </w:rPr>
        <w:t xml:space="preserve">blame if wrong compared to speakers who express the same numerical probabilities </w:t>
      </w:r>
      <w:r w:rsidR="0044513C">
        <w:rPr>
          <w:rFonts w:ascii="Times New Roman" w:hAnsi="Times New Roman" w:cs="Times New Roman"/>
        </w:rPr>
        <w:t xml:space="preserve">as </w:t>
      </w:r>
      <w:r w:rsidR="00280152">
        <w:rPr>
          <w:rFonts w:ascii="Times New Roman" w:hAnsi="Times New Roman" w:cs="Times New Roman"/>
        </w:rPr>
        <w:t xml:space="preserve">likelihood </w:t>
      </w:r>
      <w:r w:rsidR="0044513C">
        <w:rPr>
          <w:rFonts w:ascii="Times New Roman" w:hAnsi="Times New Roman" w:cs="Times New Roman"/>
        </w:rPr>
        <w:t>statements</w:t>
      </w:r>
      <w:r w:rsidR="00280152">
        <w:rPr>
          <w:rFonts w:ascii="Times New Roman" w:hAnsi="Times New Roman" w:cs="Times New Roman"/>
        </w:rPr>
        <w:t>.</w:t>
      </w:r>
    </w:p>
    <w:p w14:paraId="4EFEF523" w14:textId="444ED1BC" w:rsidR="00280152" w:rsidRDefault="00280152" w:rsidP="0044513C">
      <w:pPr>
        <w:spacing w:line="480" w:lineRule="auto"/>
        <w:ind w:firstLine="720"/>
        <w:rPr>
          <w:rFonts w:ascii="Times New Roman" w:hAnsi="Times New Roman" w:cs="Times New Roman"/>
        </w:rPr>
      </w:pPr>
      <w:r>
        <w:rPr>
          <w:rFonts w:ascii="Times New Roman" w:hAnsi="Times New Roman" w:cs="Times New Roman"/>
        </w:rPr>
        <w:t xml:space="preserve">The analysis of confidence versus likelihood formats shows a great deal of promise </w:t>
      </w:r>
      <w:r w:rsidR="00430B0D">
        <w:rPr>
          <w:rFonts w:ascii="Times New Roman" w:hAnsi="Times New Roman" w:cs="Times New Roman"/>
        </w:rPr>
        <w:t xml:space="preserve">for </w:t>
      </w:r>
      <w:r>
        <w:rPr>
          <w:rFonts w:ascii="Times New Roman" w:hAnsi="Times New Roman" w:cs="Times New Roman"/>
        </w:rPr>
        <w:t xml:space="preserve">future research. An important next step in </w:t>
      </w:r>
      <w:r w:rsidR="00430B0D">
        <w:rPr>
          <w:rFonts w:ascii="Times New Roman" w:hAnsi="Times New Roman" w:cs="Times New Roman"/>
        </w:rPr>
        <w:t xml:space="preserve">advancing </w:t>
      </w:r>
      <w:r>
        <w:rPr>
          <w:rFonts w:ascii="Times New Roman" w:hAnsi="Times New Roman" w:cs="Times New Roman"/>
        </w:rPr>
        <w:t xml:space="preserve">this work will be to </w:t>
      </w:r>
      <w:r>
        <w:rPr>
          <w:rFonts w:ascii="Times New Roman" w:hAnsi="Times New Roman" w:cs="Times New Roman"/>
        </w:rPr>
        <w:lastRenderedPageBreak/>
        <w:t xml:space="preserve">develop a lexicon of epistemic versus </w:t>
      </w:r>
      <w:proofErr w:type="spellStart"/>
      <w:r>
        <w:rPr>
          <w:rFonts w:ascii="Times New Roman" w:hAnsi="Times New Roman" w:cs="Times New Roman"/>
        </w:rPr>
        <w:t>aleatory</w:t>
      </w:r>
      <w:proofErr w:type="spellEnd"/>
      <w:r>
        <w:rPr>
          <w:rFonts w:ascii="Times New Roman" w:hAnsi="Times New Roman" w:cs="Times New Roman"/>
        </w:rPr>
        <w:t xml:space="preserve"> expressions in natural language beyond those examined in this paper</w:t>
      </w:r>
      <w:r w:rsidR="0044513C">
        <w:rPr>
          <w:rFonts w:ascii="Times New Roman" w:hAnsi="Times New Roman" w:cs="Times New Roman"/>
        </w:rPr>
        <w:t>. Such a lexicon</w:t>
      </w:r>
      <w:r>
        <w:rPr>
          <w:rFonts w:ascii="Times New Roman" w:hAnsi="Times New Roman" w:cs="Times New Roman"/>
        </w:rPr>
        <w:t xml:space="preserve"> can be used as a flexible tool for exploring lay distinctions between variants of uncertainty that are manifested in natural environments including domains of financial, legal, medical, and political discourse.</w:t>
      </w:r>
    </w:p>
    <w:p w14:paraId="14ECA958" w14:textId="6F3D95CF" w:rsidR="00091956" w:rsidRDefault="005A6D81">
      <w:pPr>
        <w:rPr>
          <w:rFonts w:ascii="Times New Roman" w:hAnsi="Times New Roman" w:cs="Times New Roman"/>
          <w:b/>
          <w:i/>
        </w:rPr>
      </w:pPr>
      <w:r>
        <w:rPr>
          <w:rFonts w:ascii="Times New Roman" w:hAnsi="Times New Roman" w:cs="Times New Roman"/>
        </w:rPr>
        <w:tab/>
      </w:r>
      <w:r w:rsidR="00091956">
        <w:rPr>
          <w:rFonts w:ascii="Times New Roman" w:hAnsi="Times New Roman" w:cs="Times New Roman"/>
          <w:b/>
          <w:i/>
        </w:rPr>
        <w:br w:type="page"/>
      </w:r>
    </w:p>
    <w:p w14:paraId="7C35BD3E" w14:textId="77777777" w:rsidR="00FD583C" w:rsidRPr="00022BE2" w:rsidRDefault="00FD583C" w:rsidP="00FD583C">
      <w:pPr>
        <w:jc w:val="center"/>
        <w:rPr>
          <w:rFonts w:ascii="Times New Roman" w:hAnsi="Times New Roman" w:cs="Times New Roman"/>
          <w:b/>
          <w:i/>
        </w:rPr>
      </w:pPr>
      <w:r w:rsidRPr="00022BE2">
        <w:rPr>
          <w:rFonts w:ascii="Times New Roman" w:hAnsi="Times New Roman" w:cs="Times New Roman"/>
          <w:b/>
          <w:i/>
        </w:rPr>
        <w:lastRenderedPageBreak/>
        <w:t>References</w:t>
      </w:r>
    </w:p>
    <w:p w14:paraId="34A9E245" w14:textId="77777777" w:rsidR="00FD583C" w:rsidRDefault="00FD583C" w:rsidP="00FD583C">
      <w:pPr>
        <w:jc w:val="center"/>
        <w:rPr>
          <w:rFonts w:ascii="Times New Roman" w:hAnsi="Times New Roman" w:cs="Times New Roman"/>
          <w:i/>
        </w:rPr>
      </w:pPr>
    </w:p>
    <w:p w14:paraId="745A3686" w14:textId="77777777" w:rsidR="00FD583C" w:rsidRPr="00CD71F0" w:rsidRDefault="00FD583C" w:rsidP="00FD583C">
      <w:pPr>
        <w:jc w:val="center"/>
        <w:rPr>
          <w:rFonts w:ascii="Times New Roman" w:hAnsi="Times New Roman" w:cs="Times New Roman"/>
          <w:i/>
        </w:rPr>
      </w:pPr>
    </w:p>
    <w:p w14:paraId="43EA9B21" w14:textId="77777777" w:rsidR="00FD583C" w:rsidRDefault="00FD583C" w:rsidP="00FD583C">
      <w:pPr>
        <w:spacing w:line="480" w:lineRule="auto"/>
        <w:ind w:left="360" w:hanging="360"/>
        <w:rPr>
          <w:rFonts w:ascii="Times New Roman" w:hAnsi="Times New Roman" w:cs="Times New Roman"/>
        </w:rPr>
      </w:pPr>
      <w:proofErr w:type="spellStart"/>
      <w:r w:rsidRPr="001D4EA9">
        <w:rPr>
          <w:rFonts w:ascii="Times New Roman" w:hAnsi="Times New Roman" w:cs="Times New Roman"/>
        </w:rPr>
        <w:t>Baldo</w:t>
      </w:r>
      <w:proofErr w:type="spellEnd"/>
      <w:r w:rsidRPr="001D4EA9">
        <w:rPr>
          <w:rFonts w:ascii="Times New Roman" w:hAnsi="Times New Roman" w:cs="Times New Roman"/>
        </w:rPr>
        <w:t xml:space="preserve">, J. V., </w:t>
      </w:r>
      <w:proofErr w:type="spellStart"/>
      <w:r w:rsidRPr="001D4EA9">
        <w:rPr>
          <w:rFonts w:ascii="Times New Roman" w:hAnsi="Times New Roman" w:cs="Times New Roman"/>
        </w:rPr>
        <w:t>Dronkers</w:t>
      </w:r>
      <w:proofErr w:type="spellEnd"/>
      <w:r w:rsidRPr="001D4EA9">
        <w:rPr>
          <w:rFonts w:ascii="Times New Roman" w:hAnsi="Times New Roman" w:cs="Times New Roman"/>
        </w:rPr>
        <w:t xml:space="preserve">, N. F., Wilkins, D., </w:t>
      </w:r>
      <w:proofErr w:type="spellStart"/>
      <w:r w:rsidRPr="001D4EA9">
        <w:rPr>
          <w:rFonts w:ascii="Times New Roman" w:hAnsi="Times New Roman" w:cs="Times New Roman"/>
        </w:rPr>
        <w:t>Ludy</w:t>
      </w:r>
      <w:proofErr w:type="spellEnd"/>
      <w:r w:rsidRPr="001D4EA9">
        <w:rPr>
          <w:rFonts w:ascii="Times New Roman" w:hAnsi="Times New Roman" w:cs="Times New Roman"/>
        </w:rPr>
        <w:t xml:space="preserve">, C., </w:t>
      </w:r>
      <w:proofErr w:type="spellStart"/>
      <w:r w:rsidRPr="001D4EA9">
        <w:rPr>
          <w:rFonts w:ascii="Times New Roman" w:hAnsi="Times New Roman" w:cs="Times New Roman"/>
        </w:rPr>
        <w:t>Raskin</w:t>
      </w:r>
      <w:proofErr w:type="spellEnd"/>
      <w:r w:rsidRPr="001D4EA9">
        <w:rPr>
          <w:rFonts w:ascii="Times New Roman" w:hAnsi="Times New Roman" w:cs="Times New Roman"/>
        </w:rPr>
        <w:t xml:space="preserve">, P., &amp; Kim, J. (2005). Is problem solving dependent on language? </w:t>
      </w:r>
      <w:r w:rsidRPr="00DC381B">
        <w:rPr>
          <w:rFonts w:ascii="Times New Roman" w:hAnsi="Times New Roman" w:cs="Times New Roman"/>
          <w:i/>
        </w:rPr>
        <w:t>Brain and language</w:t>
      </w:r>
      <w:r w:rsidRPr="001D4EA9">
        <w:rPr>
          <w:rFonts w:ascii="Times New Roman" w:hAnsi="Times New Roman" w:cs="Times New Roman"/>
        </w:rPr>
        <w:t>, 92(3), 240-250</w:t>
      </w:r>
    </w:p>
    <w:p w14:paraId="1A4E22EC" w14:textId="77777777" w:rsidR="00FD583C" w:rsidRDefault="00FD583C" w:rsidP="00FD583C">
      <w:pPr>
        <w:spacing w:line="480" w:lineRule="auto"/>
        <w:ind w:left="360" w:hanging="360"/>
        <w:rPr>
          <w:rFonts w:ascii="Times New Roman" w:eastAsia="Times New Roman" w:hAnsi="Times New Roman" w:cs="Times New Roman"/>
        </w:rPr>
      </w:pPr>
    </w:p>
    <w:p w14:paraId="429E7AB8" w14:textId="77777777" w:rsidR="00FD583C" w:rsidRDefault="00FD583C" w:rsidP="00FD583C">
      <w:pPr>
        <w:spacing w:line="480" w:lineRule="auto"/>
        <w:ind w:left="360" w:hanging="360"/>
        <w:rPr>
          <w:rFonts w:ascii="Times New Roman" w:eastAsia="Times New Roman" w:hAnsi="Times New Roman" w:cs="Times New Roman"/>
        </w:rPr>
      </w:pPr>
      <w:r w:rsidRPr="000379E6">
        <w:rPr>
          <w:rFonts w:ascii="Times New Roman" w:eastAsia="Times New Roman" w:hAnsi="Times New Roman" w:cs="Times New Roman"/>
        </w:rPr>
        <w:t xml:space="preserve">Bloom, A.H. (1981) </w:t>
      </w:r>
      <w:r w:rsidRPr="00DC381B">
        <w:rPr>
          <w:rFonts w:ascii="Times New Roman" w:eastAsia="Times New Roman" w:hAnsi="Times New Roman" w:cs="Times New Roman"/>
          <w:i/>
        </w:rPr>
        <w:t>The Linguistic Shaping of Thought: A Study in the Impact of Language on Thinking in China and the West</w:t>
      </w:r>
      <w:r w:rsidRPr="000379E6">
        <w:rPr>
          <w:rFonts w:ascii="Times New Roman" w:eastAsia="Times New Roman" w:hAnsi="Times New Roman" w:cs="Times New Roman"/>
        </w:rPr>
        <w:t xml:space="preserve">. Hillsdale, NJ, Erlbaum Associates. </w:t>
      </w:r>
    </w:p>
    <w:p w14:paraId="54D6CD85" w14:textId="77777777" w:rsidR="00FD583C" w:rsidRDefault="00FD583C" w:rsidP="00FD583C">
      <w:pPr>
        <w:spacing w:line="480" w:lineRule="auto"/>
        <w:ind w:left="360" w:hanging="360"/>
        <w:rPr>
          <w:rFonts w:ascii="Times New Roman" w:eastAsia="Times New Roman" w:hAnsi="Times New Roman" w:cs="Times New Roman"/>
        </w:rPr>
      </w:pPr>
    </w:p>
    <w:p w14:paraId="4F9737A4" w14:textId="77777777" w:rsidR="00FD583C" w:rsidRPr="00BB6D35" w:rsidRDefault="00FD583C" w:rsidP="00FD583C">
      <w:pPr>
        <w:spacing w:line="480" w:lineRule="auto"/>
        <w:ind w:left="360" w:hanging="360"/>
        <w:rPr>
          <w:rFonts w:ascii="Times New Roman" w:eastAsia="Times New Roman" w:hAnsi="Times New Roman" w:cs="Times New Roman"/>
          <w:b/>
        </w:rPr>
      </w:pPr>
      <w:r w:rsidRPr="00F37943">
        <w:rPr>
          <w:rFonts w:ascii="Times New Roman" w:hAnsi="Times New Roman" w:cs="Times New Roman"/>
        </w:rPr>
        <w:t xml:space="preserve">Boas, </w:t>
      </w:r>
      <w:r w:rsidRPr="00BB6D35">
        <w:rPr>
          <w:rFonts w:ascii="Times New Roman" w:hAnsi="Times New Roman" w:cs="Times New Roman"/>
        </w:rPr>
        <w:t>F. (</w:t>
      </w:r>
      <w:r w:rsidRPr="00F37943">
        <w:rPr>
          <w:rFonts w:ascii="Times New Roman" w:hAnsi="Times New Roman" w:cs="Times New Roman"/>
        </w:rPr>
        <w:t>1966</w:t>
      </w:r>
      <w:r>
        <w:rPr>
          <w:rFonts w:ascii="Times New Roman" w:hAnsi="Times New Roman" w:cs="Times New Roman"/>
        </w:rPr>
        <w:t xml:space="preserve">). Introduction. In F. Boas (ed.) </w:t>
      </w:r>
      <w:r w:rsidRPr="00DC381B">
        <w:rPr>
          <w:rFonts w:ascii="Times New Roman" w:hAnsi="Times New Roman" w:cs="Times New Roman"/>
          <w:i/>
        </w:rPr>
        <w:t>Handbook of American Indian Languages</w:t>
      </w:r>
      <w:r>
        <w:rPr>
          <w:rFonts w:ascii="Times New Roman" w:hAnsi="Times New Roman" w:cs="Times New Roman"/>
        </w:rPr>
        <w:t xml:space="preserve"> (reprint edited by P. Holder) 1-79. Lincoln, NE: University of Nebraska Press. </w:t>
      </w:r>
    </w:p>
    <w:p w14:paraId="773E5DA0" w14:textId="77777777" w:rsidR="00FD583C" w:rsidRDefault="00FD583C" w:rsidP="00FD583C">
      <w:pPr>
        <w:spacing w:line="480" w:lineRule="auto"/>
        <w:ind w:left="360" w:hanging="360"/>
        <w:rPr>
          <w:rFonts w:ascii="Times New Roman" w:hAnsi="Times New Roman" w:cs="Times New Roman"/>
        </w:rPr>
      </w:pPr>
    </w:p>
    <w:p w14:paraId="2E9AB52B" w14:textId="77777777" w:rsidR="00FD583C" w:rsidRDefault="00FD583C" w:rsidP="00FD583C">
      <w:pPr>
        <w:spacing w:line="480" w:lineRule="auto"/>
        <w:ind w:left="360" w:hanging="360"/>
        <w:rPr>
          <w:rFonts w:ascii="Times New Roman" w:hAnsi="Times New Roman" w:cs="Times New Roman"/>
        </w:rPr>
      </w:pPr>
      <w:r w:rsidRPr="000379E6">
        <w:rPr>
          <w:rFonts w:ascii="Times New Roman" w:hAnsi="Times New Roman" w:cs="Times New Roman"/>
        </w:rPr>
        <w:t xml:space="preserve">Brown, R. W., &amp; </w:t>
      </w:r>
      <w:proofErr w:type="spellStart"/>
      <w:r w:rsidRPr="000379E6">
        <w:rPr>
          <w:rFonts w:ascii="Times New Roman" w:hAnsi="Times New Roman" w:cs="Times New Roman"/>
        </w:rPr>
        <w:t>Lenneberg</w:t>
      </w:r>
      <w:proofErr w:type="spellEnd"/>
      <w:r w:rsidRPr="000379E6">
        <w:rPr>
          <w:rFonts w:ascii="Times New Roman" w:hAnsi="Times New Roman" w:cs="Times New Roman"/>
        </w:rPr>
        <w:t>, E. H. (1954). A study in language and cognition.</w:t>
      </w:r>
      <w:r w:rsidRPr="000379E6">
        <w:rPr>
          <w:rFonts w:ascii="Times New Roman" w:hAnsi="Times New Roman" w:cs="Times New Roman"/>
          <w:i/>
          <w:iCs/>
        </w:rPr>
        <w:t xml:space="preserve"> The Journal of Abnormal and Social Psychology, 49</w:t>
      </w:r>
      <w:r w:rsidRPr="000379E6">
        <w:rPr>
          <w:rFonts w:ascii="Times New Roman" w:hAnsi="Times New Roman" w:cs="Times New Roman"/>
        </w:rPr>
        <w:t>(3), 454-462.</w:t>
      </w:r>
    </w:p>
    <w:p w14:paraId="0024F7C9" w14:textId="77777777" w:rsidR="00FD583C" w:rsidRDefault="00FD583C" w:rsidP="00FD583C">
      <w:pPr>
        <w:spacing w:line="480" w:lineRule="auto"/>
        <w:ind w:left="360" w:hanging="360"/>
        <w:rPr>
          <w:rFonts w:ascii="Times New Roman" w:hAnsi="Times New Roman" w:cs="Times New Roman"/>
        </w:rPr>
      </w:pPr>
    </w:p>
    <w:p w14:paraId="2542803C" w14:textId="77777777" w:rsidR="00FD583C" w:rsidRPr="00CE14C6" w:rsidRDefault="00FD583C" w:rsidP="00FD583C">
      <w:pPr>
        <w:spacing w:line="480" w:lineRule="auto"/>
        <w:ind w:left="360" w:hanging="360"/>
        <w:rPr>
          <w:rFonts w:ascii="Times New Roman" w:hAnsi="Times New Roman" w:cs="Times New Roman"/>
        </w:rPr>
      </w:pPr>
      <w:r w:rsidRPr="00CE14C6">
        <w:rPr>
          <w:rFonts w:ascii="Times New Roman" w:hAnsi="Times New Roman" w:cs="Times New Roman"/>
        </w:rPr>
        <w:t xml:space="preserve">Brown, P., &amp; Levinson, S. C. (1993b). 'Uphill' and 'downhill' in Tzeltal. </w:t>
      </w:r>
      <w:r w:rsidRPr="00CE14C6">
        <w:rPr>
          <w:rFonts w:ascii="Times New Roman" w:hAnsi="Times New Roman" w:cs="Times New Roman"/>
          <w:i/>
        </w:rPr>
        <w:t>Journal of Linguistic Anthropology</w:t>
      </w:r>
      <w:r w:rsidRPr="00CE14C6">
        <w:rPr>
          <w:rFonts w:ascii="Times New Roman" w:hAnsi="Times New Roman" w:cs="Times New Roman"/>
        </w:rPr>
        <w:t xml:space="preserve">, 3, 46-74. </w:t>
      </w:r>
    </w:p>
    <w:p w14:paraId="033E49B4" w14:textId="77777777" w:rsidR="00FD583C" w:rsidRDefault="00FD583C" w:rsidP="00FD583C">
      <w:pPr>
        <w:spacing w:line="480" w:lineRule="auto"/>
        <w:ind w:left="360" w:hanging="360"/>
        <w:rPr>
          <w:rFonts w:ascii="Times New Roman" w:hAnsi="Times New Roman" w:cs="Times New Roman"/>
        </w:rPr>
      </w:pPr>
    </w:p>
    <w:p w14:paraId="079E4055" w14:textId="77777777" w:rsidR="00FD583C" w:rsidRDefault="00FD583C" w:rsidP="00FD583C">
      <w:pPr>
        <w:spacing w:line="480" w:lineRule="auto"/>
        <w:ind w:left="360" w:hanging="360"/>
        <w:rPr>
          <w:rFonts w:ascii="Times New Roman" w:hAnsi="Times New Roman" w:cs="Times New Roman"/>
        </w:rPr>
      </w:pPr>
      <w:proofErr w:type="spellStart"/>
      <w:r w:rsidRPr="005A1380">
        <w:rPr>
          <w:rFonts w:ascii="Times New Roman" w:hAnsi="Times New Roman" w:cs="Times New Roman"/>
        </w:rPr>
        <w:t>Brun</w:t>
      </w:r>
      <w:proofErr w:type="spellEnd"/>
      <w:r w:rsidRPr="005A1380">
        <w:rPr>
          <w:rFonts w:ascii="Times New Roman" w:hAnsi="Times New Roman" w:cs="Times New Roman"/>
        </w:rPr>
        <w:t xml:space="preserve">, W., &amp; </w:t>
      </w:r>
      <w:proofErr w:type="spellStart"/>
      <w:r w:rsidRPr="005A1380">
        <w:rPr>
          <w:rFonts w:ascii="Times New Roman" w:hAnsi="Times New Roman" w:cs="Times New Roman"/>
        </w:rPr>
        <w:t>Teigen</w:t>
      </w:r>
      <w:proofErr w:type="spellEnd"/>
      <w:r w:rsidRPr="005A1380">
        <w:rPr>
          <w:rFonts w:ascii="Times New Roman" w:hAnsi="Times New Roman" w:cs="Times New Roman"/>
        </w:rPr>
        <w:t>, K. H. (1988). Verbal probabilities: Ambiguous, context-dependent, or both?</w:t>
      </w:r>
      <w:r w:rsidRPr="005A1380">
        <w:rPr>
          <w:rFonts w:ascii="Times New Roman" w:hAnsi="Times New Roman" w:cs="Times New Roman"/>
          <w:i/>
          <w:iCs/>
        </w:rPr>
        <w:t xml:space="preserve"> Organizational Behavior and Human Decision Processes, 41</w:t>
      </w:r>
      <w:r w:rsidRPr="005A1380">
        <w:rPr>
          <w:rFonts w:ascii="Times New Roman" w:hAnsi="Times New Roman" w:cs="Times New Roman"/>
        </w:rPr>
        <w:t>(3), 390-404.</w:t>
      </w:r>
    </w:p>
    <w:p w14:paraId="5D16AA5C" w14:textId="77777777" w:rsidR="00FD583C" w:rsidRDefault="00FD583C" w:rsidP="00FD583C">
      <w:pPr>
        <w:spacing w:line="480" w:lineRule="auto"/>
        <w:ind w:left="360" w:hanging="360"/>
        <w:rPr>
          <w:rFonts w:ascii="Times New Roman" w:hAnsi="Times New Roman" w:cs="Times New Roman"/>
        </w:rPr>
      </w:pPr>
    </w:p>
    <w:p w14:paraId="49928612" w14:textId="77777777" w:rsidR="00FD583C" w:rsidRDefault="00FD583C" w:rsidP="00FD583C">
      <w:pPr>
        <w:spacing w:line="480" w:lineRule="auto"/>
        <w:ind w:left="360" w:hanging="360"/>
        <w:rPr>
          <w:rFonts w:ascii="Times New Roman" w:hAnsi="Times New Roman" w:cs="Times New Roman"/>
        </w:rPr>
      </w:pPr>
      <w:proofErr w:type="spellStart"/>
      <w:r w:rsidRPr="004D4BB9">
        <w:rPr>
          <w:rFonts w:ascii="Times New Roman" w:hAnsi="Times New Roman" w:cs="Times New Roman"/>
        </w:rPr>
        <w:t>Budescu</w:t>
      </w:r>
      <w:proofErr w:type="spellEnd"/>
      <w:r w:rsidRPr="004D4BB9">
        <w:rPr>
          <w:rFonts w:ascii="Times New Roman" w:hAnsi="Times New Roman" w:cs="Times New Roman"/>
        </w:rPr>
        <w:t xml:space="preserve">, D. V., &amp; </w:t>
      </w:r>
      <w:proofErr w:type="spellStart"/>
      <w:r w:rsidRPr="004D4BB9">
        <w:rPr>
          <w:rFonts w:ascii="Times New Roman" w:hAnsi="Times New Roman" w:cs="Times New Roman"/>
        </w:rPr>
        <w:t>Wallsten</w:t>
      </w:r>
      <w:proofErr w:type="spellEnd"/>
      <w:r w:rsidRPr="004D4BB9">
        <w:rPr>
          <w:rFonts w:ascii="Times New Roman" w:hAnsi="Times New Roman" w:cs="Times New Roman"/>
        </w:rPr>
        <w:t>, T. S. (1985). Consistency in interpretation of probabilistic phrases.</w:t>
      </w:r>
      <w:r w:rsidRPr="004D4BB9">
        <w:rPr>
          <w:rFonts w:ascii="Times New Roman" w:hAnsi="Times New Roman" w:cs="Times New Roman"/>
          <w:i/>
          <w:iCs/>
        </w:rPr>
        <w:t xml:space="preserve"> Organizational Behavior and Human Decision Processes, 36</w:t>
      </w:r>
      <w:r w:rsidRPr="004D4BB9">
        <w:rPr>
          <w:rFonts w:ascii="Times New Roman" w:hAnsi="Times New Roman" w:cs="Times New Roman"/>
        </w:rPr>
        <w:t>(3), 391-405.</w:t>
      </w:r>
    </w:p>
    <w:p w14:paraId="152E385C" w14:textId="77777777" w:rsidR="00FD583C" w:rsidRDefault="00FD583C" w:rsidP="00FD583C">
      <w:pPr>
        <w:spacing w:line="480" w:lineRule="auto"/>
        <w:ind w:left="360" w:hanging="360"/>
        <w:rPr>
          <w:rFonts w:ascii="Times" w:hAnsi="Times"/>
        </w:rPr>
      </w:pPr>
    </w:p>
    <w:p w14:paraId="2934D067" w14:textId="77777777" w:rsidR="00FD583C" w:rsidRPr="00AF153D" w:rsidRDefault="00FD583C" w:rsidP="00FD583C">
      <w:pPr>
        <w:spacing w:line="480" w:lineRule="auto"/>
        <w:ind w:left="360" w:hanging="360"/>
        <w:rPr>
          <w:rFonts w:ascii="Times" w:hAnsi="Times"/>
        </w:rPr>
      </w:pPr>
      <w:proofErr w:type="spellStart"/>
      <w:r>
        <w:rPr>
          <w:rFonts w:ascii="Times" w:hAnsi="Times"/>
        </w:rPr>
        <w:lastRenderedPageBreak/>
        <w:t>Budescu</w:t>
      </w:r>
      <w:proofErr w:type="spellEnd"/>
      <w:r>
        <w:rPr>
          <w:rFonts w:ascii="Times" w:hAnsi="Times"/>
        </w:rPr>
        <w:t xml:space="preserve">, D. V., &amp; </w:t>
      </w:r>
      <w:proofErr w:type="spellStart"/>
      <w:r>
        <w:rPr>
          <w:rFonts w:ascii="Times" w:hAnsi="Times"/>
        </w:rPr>
        <w:t>Wallsten</w:t>
      </w:r>
      <w:proofErr w:type="spellEnd"/>
      <w:r>
        <w:rPr>
          <w:rFonts w:ascii="Times" w:hAnsi="Times"/>
        </w:rPr>
        <w:t xml:space="preserve">, T.S. (1990). Dyadic decisions with numerical and verbal probabilities.  </w:t>
      </w:r>
      <w:r>
        <w:rPr>
          <w:rFonts w:ascii="Times" w:hAnsi="Times"/>
          <w:i/>
        </w:rPr>
        <w:t xml:space="preserve">Organizational Behavior and Human Decision Process, </w:t>
      </w:r>
      <w:r>
        <w:rPr>
          <w:rFonts w:ascii="Times" w:hAnsi="Times"/>
        </w:rPr>
        <w:t>46, 240-263.</w:t>
      </w:r>
    </w:p>
    <w:p w14:paraId="6A2BD4FC" w14:textId="77777777" w:rsidR="00FD583C" w:rsidRDefault="00FD583C" w:rsidP="00FD583C">
      <w:pPr>
        <w:spacing w:line="480" w:lineRule="auto"/>
        <w:ind w:left="360" w:hanging="360"/>
        <w:rPr>
          <w:rFonts w:ascii="Times New Roman" w:hAnsi="Times New Roman" w:cs="Times New Roman"/>
        </w:rPr>
      </w:pPr>
    </w:p>
    <w:p w14:paraId="2E96B205" w14:textId="77777777" w:rsidR="00FD583C" w:rsidRPr="00EC28F1" w:rsidRDefault="00FD583C" w:rsidP="00FD583C">
      <w:pPr>
        <w:spacing w:line="480" w:lineRule="auto"/>
        <w:ind w:left="360" w:hanging="360"/>
        <w:rPr>
          <w:rFonts w:ascii="Times" w:hAnsi="Times"/>
        </w:rPr>
      </w:pPr>
      <w:r w:rsidRPr="00EC28F1">
        <w:rPr>
          <w:rFonts w:ascii="Times" w:hAnsi="Times"/>
        </w:rPr>
        <w:t>Chapman, Siobhan</w:t>
      </w:r>
      <w:r>
        <w:rPr>
          <w:rFonts w:ascii="Times" w:hAnsi="Times"/>
        </w:rPr>
        <w:t xml:space="preserve"> (2000)</w:t>
      </w:r>
      <w:r w:rsidRPr="00EC28F1">
        <w:rPr>
          <w:rFonts w:ascii="Times" w:hAnsi="Times"/>
        </w:rPr>
        <w:t xml:space="preserve">. </w:t>
      </w:r>
      <w:r w:rsidRPr="00DC381B">
        <w:rPr>
          <w:rFonts w:ascii="Times" w:hAnsi="Times"/>
          <w:i/>
        </w:rPr>
        <w:t>Philosophy for Linguists: An Introduction</w:t>
      </w:r>
      <w:r w:rsidRPr="00EC28F1">
        <w:rPr>
          <w:rFonts w:ascii="Times" w:hAnsi="Times"/>
        </w:rPr>
        <w:t>. London: Routledge.</w:t>
      </w:r>
    </w:p>
    <w:p w14:paraId="663847ED" w14:textId="77777777" w:rsidR="00FD583C" w:rsidRPr="00EC28F1" w:rsidRDefault="00FD583C" w:rsidP="00FD583C">
      <w:pPr>
        <w:spacing w:line="480" w:lineRule="auto"/>
        <w:ind w:left="360" w:hanging="360"/>
        <w:rPr>
          <w:rFonts w:ascii="Times" w:hAnsi="Times"/>
        </w:rPr>
      </w:pPr>
    </w:p>
    <w:p w14:paraId="182C2E56" w14:textId="77777777" w:rsidR="00FD583C" w:rsidRDefault="00FD583C" w:rsidP="00FD583C">
      <w:pPr>
        <w:spacing w:line="480" w:lineRule="auto"/>
        <w:ind w:left="360" w:hanging="360"/>
        <w:rPr>
          <w:rFonts w:ascii="Times" w:hAnsi="Times"/>
        </w:rPr>
      </w:pPr>
      <w:r>
        <w:rPr>
          <w:rFonts w:ascii="Times" w:hAnsi="Times"/>
        </w:rPr>
        <w:t xml:space="preserve">Clark, H.H. (1990). Comment (to </w:t>
      </w:r>
      <w:proofErr w:type="spellStart"/>
      <w:r>
        <w:rPr>
          <w:rFonts w:ascii="Times" w:hAnsi="Times"/>
        </w:rPr>
        <w:t>Mosteller</w:t>
      </w:r>
      <w:proofErr w:type="spellEnd"/>
      <w:r>
        <w:rPr>
          <w:rFonts w:ascii="Times" w:hAnsi="Times"/>
        </w:rPr>
        <w:t xml:space="preserve"> &amp; </w:t>
      </w:r>
      <w:proofErr w:type="spellStart"/>
      <w:r>
        <w:rPr>
          <w:rFonts w:ascii="Times" w:hAnsi="Times"/>
        </w:rPr>
        <w:t>Youtz</w:t>
      </w:r>
      <w:proofErr w:type="spellEnd"/>
      <w:r>
        <w:rPr>
          <w:rFonts w:ascii="Times" w:hAnsi="Times"/>
        </w:rPr>
        <w:t xml:space="preserve">). </w:t>
      </w:r>
      <w:r>
        <w:rPr>
          <w:rFonts w:ascii="Times" w:hAnsi="Times"/>
          <w:i/>
        </w:rPr>
        <w:t xml:space="preserve">Statistical Science, </w:t>
      </w:r>
      <w:r>
        <w:rPr>
          <w:rFonts w:ascii="Times" w:hAnsi="Times"/>
        </w:rPr>
        <w:t>5(1), 12-16.</w:t>
      </w:r>
    </w:p>
    <w:p w14:paraId="71FA478C" w14:textId="77777777" w:rsidR="00FD583C" w:rsidRDefault="00FD583C" w:rsidP="00FD583C">
      <w:pPr>
        <w:spacing w:line="480" w:lineRule="auto"/>
        <w:ind w:left="360" w:hanging="360"/>
        <w:rPr>
          <w:rFonts w:ascii="Times" w:hAnsi="Times"/>
        </w:rPr>
      </w:pPr>
    </w:p>
    <w:p w14:paraId="2997A971" w14:textId="77777777" w:rsidR="00FD583C" w:rsidRDefault="00FD583C" w:rsidP="00FD583C">
      <w:pPr>
        <w:spacing w:line="480" w:lineRule="auto"/>
        <w:ind w:left="450" w:hanging="450"/>
        <w:rPr>
          <w:rFonts w:ascii="Times New Roman" w:hAnsi="Times New Roman" w:cs="Times New Roman"/>
        </w:rPr>
      </w:pPr>
      <w:proofErr w:type="spellStart"/>
      <w:r w:rsidRPr="00D75394">
        <w:rPr>
          <w:rFonts w:ascii="Times New Roman" w:hAnsi="Times New Roman" w:cs="Times New Roman"/>
        </w:rPr>
        <w:t>Dequech</w:t>
      </w:r>
      <w:proofErr w:type="spellEnd"/>
      <w:r w:rsidRPr="00D75394">
        <w:rPr>
          <w:rFonts w:ascii="Times New Roman" w:hAnsi="Times New Roman" w:cs="Times New Roman"/>
        </w:rPr>
        <w:t xml:space="preserve">, David (2004), “Uncertainty: individuals, institutions and technology,” </w:t>
      </w:r>
      <w:r w:rsidRPr="00D75394">
        <w:rPr>
          <w:rFonts w:ascii="Times New Roman" w:hAnsi="Times New Roman" w:cs="Times New Roman"/>
          <w:i/>
        </w:rPr>
        <w:t>Cambridge Journal of Economics</w:t>
      </w:r>
      <w:r w:rsidRPr="00D75394">
        <w:rPr>
          <w:rFonts w:ascii="Times New Roman" w:hAnsi="Times New Roman" w:cs="Times New Roman"/>
        </w:rPr>
        <w:t>, 28(3), 365.</w:t>
      </w:r>
    </w:p>
    <w:p w14:paraId="3A4C16F6" w14:textId="77777777" w:rsidR="00FD583C" w:rsidRDefault="00FD583C" w:rsidP="00FD583C">
      <w:pPr>
        <w:spacing w:line="480" w:lineRule="auto"/>
        <w:ind w:left="450" w:hanging="450"/>
        <w:rPr>
          <w:rFonts w:ascii="Times New Roman" w:hAnsi="Times New Roman" w:cs="Times New Roman"/>
        </w:rPr>
      </w:pPr>
    </w:p>
    <w:p w14:paraId="1419BD14" w14:textId="77777777" w:rsidR="00FD583C" w:rsidRDefault="00FD583C" w:rsidP="00FD583C">
      <w:pPr>
        <w:spacing w:line="480" w:lineRule="auto"/>
        <w:ind w:left="450" w:hanging="450"/>
        <w:rPr>
          <w:rFonts w:ascii="Times" w:hAnsi="Times"/>
        </w:rPr>
      </w:pPr>
      <w:proofErr w:type="spellStart"/>
      <w:r>
        <w:rPr>
          <w:rFonts w:ascii="Times" w:hAnsi="Times"/>
        </w:rPr>
        <w:t>Erev</w:t>
      </w:r>
      <w:proofErr w:type="spellEnd"/>
      <w:r>
        <w:rPr>
          <w:rFonts w:ascii="Times" w:hAnsi="Times"/>
        </w:rPr>
        <w:t xml:space="preserve">, I., &amp; Cohen, B.L. (1990). Verbal versus numerical probabilities: Efficiency, biases, and the preference paradox. </w:t>
      </w:r>
      <w:r>
        <w:rPr>
          <w:rFonts w:ascii="Times" w:hAnsi="Times"/>
          <w:i/>
        </w:rPr>
        <w:t xml:space="preserve">Organizational Behavior and Human Decision Process, </w:t>
      </w:r>
      <w:r>
        <w:rPr>
          <w:rFonts w:ascii="Times" w:hAnsi="Times"/>
        </w:rPr>
        <w:t>45, 1-18.</w:t>
      </w:r>
    </w:p>
    <w:p w14:paraId="4F226193" w14:textId="77777777" w:rsidR="009A4260" w:rsidRDefault="009A4260" w:rsidP="00FD583C">
      <w:pPr>
        <w:spacing w:line="480" w:lineRule="auto"/>
        <w:ind w:left="450" w:hanging="450"/>
        <w:rPr>
          <w:rFonts w:ascii="Times" w:hAnsi="Times"/>
        </w:rPr>
      </w:pPr>
    </w:p>
    <w:p w14:paraId="6A5A6B1E" w14:textId="3B818C5D" w:rsidR="00AE23EE" w:rsidRDefault="00AE23EE" w:rsidP="00FD583C">
      <w:pPr>
        <w:spacing w:line="480" w:lineRule="auto"/>
        <w:ind w:left="450" w:hanging="450"/>
        <w:rPr>
          <w:rFonts w:ascii="Times" w:hAnsi="Times"/>
        </w:rPr>
      </w:pPr>
      <w:proofErr w:type="spellStart"/>
      <w:r>
        <w:rPr>
          <w:rFonts w:ascii="Times" w:hAnsi="Times"/>
        </w:rPr>
        <w:t>Fischhoff</w:t>
      </w:r>
      <w:proofErr w:type="spellEnd"/>
      <w:r>
        <w:rPr>
          <w:rFonts w:ascii="Times" w:hAnsi="Times"/>
        </w:rPr>
        <w:t>, B.</w:t>
      </w:r>
      <w:r w:rsidR="009E327B">
        <w:rPr>
          <w:rFonts w:ascii="Times" w:hAnsi="Times"/>
        </w:rPr>
        <w:t xml:space="preserve"> (1975). Hindsight is not equal to foresight: The effect of outcome knowledge on judgment under uncertainty. </w:t>
      </w:r>
      <w:r w:rsidR="009E327B">
        <w:rPr>
          <w:rFonts w:ascii="Times" w:hAnsi="Times"/>
          <w:i/>
        </w:rPr>
        <w:t>Journal of Experimental Psychology: Human Perception and Performance, 1,</w:t>
      </w:r>
      <w:r w:rsidR="009E327B">
        <w:rPr>
          <w:rFonts w:ascii="Times" w:hAnsi="Times"/>
        </w:rPr>
        <w:t xml:space="preserve"> 288-299.</w:t>
      </w:r>
    </w:p>
    <w:p w14:paraId="73F2A94B" w14:textId="77777777" w:rsidR="009E327B" w:rsidRPr="009E327B" w:rsidRDefault="009E327B" w:rsidP="00FD583C">
      <w:pPr>
        <w:spacing w:line="480" w:lineRule="auto"/>
        <w:ind w:left="450" w:hanging="450"/>
        <w:rPr>
          <w:rFonts w:ascii="Times" w:hAnsi="Times"/>
        </w:rPr>
      </w:pPr>
    </w:p>
    <w:p w14:paraId="5F73DA75" w14:textId="29CC59D5" w:rsidR="009A4260" w:rsidRDefault="009A4260" w:rsidP="00FD583C">
      <w:pPr>
        <w:spacing w:line="480" w:lineRule="auto"/>
        <w:ind w:left="450" w:hanging="450"/>
        <w:rPr>
          <w:rFonts w:ascii="Times" w:hAnsi="Times"/>
        </w:rPr>
      </w:pPr>
      <w:r w:rsidRPr="009A4260">
        <w:rPr>
          <w:rFonts w:ascii="Times" w:hAnsi="Times"/>
        </w:rPr>
        <w:t>Fox, C. R., &amp; Irwin, J. R. (1998). The role of context in the communication of uncertain beliefs.</w:t>
      </w:r>
      <w:r w:rsidRPr="009A4260">
        <w:rPr>
          <w:rFonts w:ascii="Times" w:hAnsi="Times"/>
          <w:i/>
          <w:iCs/>
        </w:rPr>
        <w:t xml:space="preserve"> Basic and Applied Social Psychology, 20</w:t>
      </w:r>
      <w:r w:rsidRPr="009A4260">
        <w:rPr>
          <w:rFonts w:ascii="Times" w:hAnsi="Times"/>
        </w:rPr>
        <w:t>(1), 57-70.</w:t>
      </w:r>
    </w:p>
    <w:p w14:paraId="3A775659" w14:textId="77777777" w:rsidR="00FD583C" w:rsidRDefault="00FD583C" w:rsidP="00FD583C">
      <w:pPr>
        <w:spacing w:line="480" w:lineRule="auto"/>
        <w:ind w:left="450" w:hanging="450"/>
        <w:rPr>
          <w:rFonts w:ascii="Times" w:hAnsi="Times"/>
        </w:rPr>
      </w:pPr>
    </w:p>
    <w:p w14:paraId="0F386303" w14:textId="77777777" w:rsidR="00FD583C" w:rsidRPr="00BB6D35" w:rsidRDefault="00FD583C" w:rsidP="00FD583C">
      <w:pPr>
        <w:spacing w:line="480" w:lineRule="auto"/>
        <w:ind w:left="450" w:hanging="450"/>
        <w:rPr>
          <w:rFonts w:ascii="Times New Roman" w:hAnsi="Times New Roman" w:cs="Times New Roman"/>
        </w:rPr>
      </w:pPr>
      <w:r w:rsidRPr="00F37943">
        <w:rPr>
          <w:rFonts w:ascii="Times New Roman" w:hAnsi="Times New Roman" w:cs="Times New Roman"/>
        </w:rPr>
        <w:lastRenderedPageBreak/>
        <w:t xml:space="preserve">Fox, C. R., Tannenbaum, D., &amp; </w:t>
      </w:r>
      <w:r w:rsidRPr="00F37943">
        <w:rPr>
          <w:rFonts w:ascii="Times" w:hAnsi="Times"/>
        </w:rPr>
        <w:t>Ülkümen, G. (2015)</w:t>
      </w:r>
      <w:r w:rsidRPr="00F37943">
        <w:rPr>
          <w:rFonts w:ascii="Times New Roman" w:hAnsi="Times New Roman" w:cs="Times New Roman"/>
        </w:rPr>
        <w:t>. The Empirical Case for Distinguishing Two Forms of Subjective Uncertainty: Validating an Epistemic-</w:t>
      </w:r>
      <w:proofErr w:type="spellStart"/>
      <w:r w:rsidRPr="00F37943">
        <w:rPr>
          <w:rFonts w:ascii="Times New Roman" w:hAnsi="Times New Roman" w:cs="Times New Roman"/>
        </w:rPr>
        <w:t>Aleatory</w:t>
      </w:r>
      <w:proofErr w:type="spellEnd"/>
      <w:r w:rsidRPr="00F37943">
        <w:rPr>
          <w:rFonts w:ascii="Times New Roman" w:hAnsi="Times New Roman" w:cs="Times New Roman"/>
        </w:rPr>
        <w:t xml:space="preserve"> Rating Scale (EARS), </w:t>
      </w:r>
      <w:proofErr w:type="gramStart"/>
      <w:r w:rsidRPr="005B5B3C">
        <w:rPr>
          <w:rFonts w:ascii="Times New Roman" w:hAnsi="Times New Roman" w:cs="Times New Roman"/>
        </w:rPr>
        <w:t>Working</w:t>
      </w:r>
      <w:proofErr w:type="gramEnd"/>
      <w:r w:rsidRPr="005B5B3C">
        <w:rPr>
          <w:rFonts w:ascii="Times New Roman" w:hAnsi="Times New Roman" w:cs="Times New Roman"/>
        </w:rPr>
        <w:t xml:space="preserve"> paper.</w:t>
      </w:r>
    </w:p>
    <w:p w14:paraId="013B12EE" w14:textId="77777777" w:rsidR="00FD583C" w:rsidRDefault="00FD583C" w:rsidP="00FD583C">
      <w:pPr>
        <w:spacing w:line="480" w:lineRule="auto"/>
        <w:ind w:left="360" w:hanging="360"/>
        <w:rPr>
          <w:rFonts w:ascii="Times New Roman" w:hAnsi="Times New Roman" w:cs="Times New Roman"/>
        </w:rPr>
      </w:pPr>
    </w:p>
    <w:p w14:paraId="5251E7B6" w14:textId="77777777" w:rsidR="00FD583C" w:rsidRPr="00BB6D35" w:rsidRDefault="00FD583C" w:rsidP="00FD583C">
      <w:pPr>
        <w:spacing w:line="480" w:lineRule="auto"/>
        <w:ind w:left="450" w:hanging="450"/>
        <w:rPr>
          <w:rFonts w:ascii="Times" w:hAnsi="Times"/>
        </w:rPr>
      </w:pPr>
      <w:r>
        <w:rPr>
          <w:rFonts w:ascii="Times" w:hAnsi="Times"/>
        </w:rPr>
        <w:t>Fox, C.</w:t>
      </w:r>
      <w:r w:rsidRPr="00BB6D35">
        <w:rPr>
          <w:rFonts w:ascii="Times" w:hAnsi="Times"/>
        </w:rPr>
        <w:t xml:space="preserve"> R. and Ülkümen</w:t>
      </w:r>
      <w:r>
        <w:rPr>
          <w:rFonts w:ascii="Times" w:hAnsi="Times"/>
        </w:rPr>
        <w:t xml:space="preserve">, G. (2011). </w:t>
      </w:r>
      <w:r w:rsidRPr="00BB6D35">
        <w:rPr>
          <w:rFonts w:ascii="Times" w:hAnsi="Times"/>
        </w:rPr>
        <w:t>Distinguishing</w:t>
      </w:r>
      <w:r>
        <w:rPr>
          <w:rFonts w:ascii="Times" w:hAnsi="Times"/>
        </w:rPr>
        <w:t xml:space="preserve"> Two Dimensions of Uncertainty,</w:t>
      </w:r>
      <w:r w:rsidRPr="00BB6D35">
        <w:rPr>
          <w:rFonts w:ascii="Times" w:hAnsi="Times"/>
        </w:rPr>
        <w:t xml:space="preserve"> in Essays in Judgment and Decision Making, </w:t>
      </w:r>
      <w:proofErr w:type="spellStart"/>
      <w:r w:rsidRPr="00BB6D35">
        <w:rPr>
          <w:rFonts w:ascii="Times" w:hAnsi="Times"/>
        </w:rPr>
        <w:t>Brun</w:t>
      </w:r>
      <w:proofErr w:type="spellEnd"/>
      <w:r w:rsidRPr="00BB6D35">
        <w:rPr>
          <w:rFonts w:ascii="Times" w:hAnsi="Times"/>
        </w:rPr>
        <w:t xml:space="preserve">, W., </w:t>
      </w:r>
      <w:proofErr w:type="spellStart"/>
      <w:r w:rsidRPr="00BB6D35">
        <w:rPr>
          <w:rFonts w:ascii="Times" w:hAnsi="Times"/>
        </w:rPr>
        <w:t>Kirkebøen</w:t>
      </w:r>
      <w:proofErr w:type="spellEnd"/>
      <w:r w:rsidRPr="00BB6D35">
        <w:rPr>
          <w:rFonts w:ascii="Times" w:hAnsi="Times"/>
        </w:rPr>
        <w:t xml:space="preserve">, G. and Montgomery, H., eds. Oslo: </w:t>
      </w:r>
      <w:proofErr w:type="spellStart"/>
      <w:r w:rsidRPr="00BB6D35">
        <w:rPr>
          <w:rFonts w:ascii="Times" w:hAnsi="Times"/>
        </w:rPr>
        <w:t>Universitetsforlaget</w:t>
      </w:r>
      <w:proofErr w:type="spellEnd"/>
      <w:r w:rsidRPr="00BB6D35">
        <w:rPr>
          <w:rFonts w:ascii="Times" w:hAnsi="Times"/>
        </w:rPr>
        <w:t>.</w:t>
      </w:r>
    </w:p>
    <w:p w14:paraId="2B331440" w14:textId="77777777" w:rsidR="00FD583C" w:rsidRDefault="00FD583C" w:rsidP="00FD583C">
      <w:pPr>
        <w:spacing w:line="480" w:lineRule="auto"/>
        <w:rPr>
          <w:rFonts w:ascii="Times" w:hAnsi="Times"/>
        </w:rPr>
      </w:pPr>
    </w:p>
    <w:p w14:paraId="619CA61A" w14:textId="77777777" w:rsidR="00FD583C" w:rsidRDefault="00FD583C" w:rsidP="00FD583C">
      <w:pPr>
        <w:spacing w:line="480" w:lineRule="auto"/>
        <w:ind w:left="360" w:hanging="360"/>
        <w:rPr>
          <w:rFonts w:ascii="Times New Roman" w:hAnsi="Times New Roman" w:cs="Times New Roman"/>
        </w:rPr>
      </w:pPr>
      <w:proofErr w:type="spellStart"/>
      <w:r>
        <w:rPr>
          <w:rFonts w:ascii="Times New Roman" w:hAnsi="Times New Roman" w:cs="Times New Roman"/>
        </w:rPr>
        <w:t>Gelman</w:t>
      </w:r>
      <w:proofErr w:type="spellEnd"/>
      <w:r>
        <w:rPr>
          <w:rFonts w:ascii="Times New Roman" w:hAnsi="Times New Roman" w:cs="Times New Roman"/>
        </w:rPr>
        <w:t xml:space="preserve"> and </w:t>
      </w:r>
      <w:proofErr w:type="spellStart"/>
      <w:r>
        <w:rPr>
          <w:rFonts w:ascii="Times New Roman" w:hAnsi="Times New Roman" w:cs="Times New Roman"/>
        </w:rPr>
        <w:t>Gallistel</w:t>
      </w:r>
      <w:proofErr w:type="spellEnd"/>
      <w:r>
        <w:rPr>
          <w:rFonts w:ascii="Times New Roman" w:hAnsi="Times New Roman" w:cs="Times New Roman"/>
        </w:rPr>
        <w:t xml:space="preserve"> (2004). </w:t>
      </w:r>
      <w:r w:rsidRPr="00FE7607">
        <w:rPr>
          <w:rFonts w:ascii="Times New Roman" w:hAnsi="Times New Roman" w:cs="Times New Roman"/>
        </w:rPr>
        <w:t>Language and the origin of numerical concepts.</w:t>
      </w:r>
      <w:r>
        <w:rPr>
          <w:rFonts w:ascii="Times New Roman" w:hAnsi="Times New Roman" w:cs="Times New Roman"/>
        </w:rPr>
        <w:t xml:space="preserve"> </w:t>
      </w:r>
      <w:r w:rsidRPr="00BB6D35">
        <w:rPr>
          <w:rFonts w:ascii="Times New Roman" w:hAnsi="Times New Roman" w:cs="Times New Roman"/>
          <w:i/>
        </w:rPr>
        <w:t>Science</w:t>
      </w:r>
      <w:r w:rsidRPr="00FE7607">
        <w:rPr>
          <w:rFonts w:ascii="Times New Roman" w:hAnsi="Times New Roman" w:cs="Times New Roman"/>
        </w:rPr>
        <w:t>, 306(5695):</w:t>
      </w:r>
      <w:r>
        <w:rPr>
          <w:rFonts w:ascii="Times New Roman" w:hAnsi="Times New Roman" w:cs="Times New Roman"/>
        </w:rPr>
        <w:t xml:space="preserve"> </w:t>
      </w:r>
      <w:r w:rsidRPr="00FE7607">
        <w:rPr>
          <w:rFonts w:ascii="Times New Roman" w:hAnsi="Times New Roman" w:cs="Times New Roman"/>
        </w:rPr>
        <w:t>441</w:t>
      </w:r>
      <w:r>
        <w:rPr>
          <w:rFonts w:ascii="Times New Roman" w:hAnsi="Times New Roman" w:cs="Times New Roman"/>
        </w:rPr>
        <w:t>-</w:t>
      </w:r>
      <w:r w:rsidRPr="00FE7607">
        <w:rPr>
          <w:rFonts w:ascii="Times New Roman" w:hAnsi="Times New Roman" w:cs="Times New Roman"/>
        </w:rPr>
        <w:t>443</w:t>
      </w:r>
      <w:r>
        <w:rPr>
          <w:rFonts w:ascii="Times New Roman" w:hAnsi="Times New Roman" w:cs="Times New Roman"/>
        </w:rPr>
        <w:t>.</w:t>
      </w:r>
    </w:p>
    <w:p w14:paraId="519D1EE4" w14:textId="77777777" w:rsidR="00FD583C" w:rsidRDefault="00FD583C" w:rsidP="00FD583C">
      <w:pPr>
        <w:spacing w:line="480" w:lineRule="auto"/>
        <w:ind w:left="360" w:hanging="360"/>
        <w:rPr>
          <w:rFonts w:ascii="Times" w:hAnsi="Times"/>
        </w:rPr>
      </w:pPr>
    </w:p>
    <w:p w14:paraId="13B6FCCE" w14:textId="77777777" w:rsidR="00FD583C" w:rsidRDefault="00FD583C" w:rsidP="00FD583C">
      <w:pPr>
        <w:spacing w:line="480" w:lineRule="auto"/>
        <w:ind w:left="360" w:hanging="360"/>
        <w:rPr>
          <w:rFonts w:ascii="Times New Roman" w:hAnsi="Times New Roman" w:cs="Times New Roman"/>
        </w:rPr>
      </w:pPr>
      <w:proofErr w:type="spellStart"/>
      <w:r w:rsidRPr="00CE14C6">
        <w:rPr>
          <w:rFonts w:ascii="Times New Roman" w:hAnsi="Times New Roman" w:cs="Times New Roman"/>
        </w:rPr>
        <w:t>Gentner</w:t>
      </w:r>
      <w:proofErr w:type="spellEnd"/>
      <w:r w:rsidRPr="00CE14C6">
        <w:rPr>
          <w:rFonts w:ascii="Times New Roman" w:hAnsi="Times New Roman" w:cs="Times New Roman"/>
        </w:rPr>
        <w:t xml:space="preserve">, D., &amp; </w:t>
      </w:r>
      <w:proofErr w:type="spellStart"/>
      <w:r w:rsidRPr="00CE14C6">
        <w:rPr>
          <w:rFonts w:ascii="Times New Roman" w:hAnsi="Times New Roman" w:cs="Times New Roman"/>
        </w:rPr>
        <w:t>Goldin</w:t>
      </w:r>
      <w:proofErr w:type="spellEnd"/>
      <w:r w:rsidRPr="00CE14C6">
        <w:rPr>
          <w:rFonts w:ascii="Times New Roman" w:hAnsi="Times New Roman" w:cs="Times New Roman"/>
        </w:rPr>
        <w:t xml:space="preserve">-Meadow, S. (Eds.) (2003). </w:t>
      </w:r>
      <w:r w:rsidRPr="00CE14C6">
        <w:rPr>
          <w:rFonts w:ascii="Times New Roman" w:hAnsi="Times New Roman" w:cs="Times New Roman"/>
          <w:i/>
        </w:rPr>
        <w:t>Language in mind: Advances in the study of language and thought</w:t>
      </w:r>
      <w:r w:rsidRPr="00CE14C6">
        <w:rPr>
          <w:rFonts w:ascii="Times New Roman" w:hAnsi="Times New Roman" w:cs="Times New Roman"/>
        </w:rPr>
        <w:t xml:space="preserve">. Cambridge, MA: MIT Press. </w:t>
      </w:r>
    </w:p>
    <w:p w14:paraId="6E0D147E" w14:textId="77777777" w:rsidR="00FD583C" w:rsidRDefault="00FD583C" w:rsidP="00FD583C">
      <w:pPr>
        <w:spacing w:line="480" w:lineRule="auto"/>
        <w:ind w:left="360" w:hanging="360"/>
        <w:rPr>
          <w:rFonts w:ascii="Times New Roman" w:hAnsi="Times New Roman" w:cs="Times New Roman"/>
        </w:rPr>
      </w:pPr>
    </w:p>
    <w:p w14:paraId="0CE2BCFA" w14:textId="77777777" w:rsidR="00710027" w:rsidRPr="00710027" w:rsidRDefault="00710027" w:rsidP="00710027">
      <w:pPr>
        <w:spacing w:line="480" w:lineRule="auto"/>
        <w:ind w:left="360" w:hanging="360"/>
        <w:rPr>
          <w:rFonts w:ascii="Times New Roman" w:hAnsi="Times New Roman" w:cs="Times New Roman"/>
        </w:rPr>
      </w:pPr>
      <w:proofErr w:type="spellStart"/>
      <w:r w:rsidRPr="00710027">
        <w:rPr>
          <w:rFonts w:ascii="Times New Roman" w:hAnsi="Times New Roman" w:cs="Times New Roman"/>
        </w:rPr>
        <w:t>Gilovich</w:t>
      </w:r>
      <w:proofErr w:type="spellEnd"/>
      <w:r w:rsidRPr="00710027">
        <w:rPr>
          <w:rFonts w:ascii="Times New Roman" w:hAnsi="Times New Roman" w:cs="Times New Roman"/>
        </w:rPr>
        <w:t xml:space="preserve">, T., Griffin, D., &amp; </w:t>
      </w:r>
      <w:proofErr w:type="spellStart"/>
      <w:r w:rsidRPr="00710027">
        <w:rPr>
          <w:rFonts w:ascii="Times New Roman" w:hAnsi="Times New Roman" w:cs="Times New Roman"/>
        </w:rPr>
        <w:t>Kahneman</w:t>
      </w:r>
      <w:proofErr w:type="spellEnd"/>
      <w:r w:rsidRPr="00710027">
        <w:rPr>
          <w:rFonts w:ascii="Times New Roman" w:hAnsi="Times New Roman" w:cs="Times New Roman"/>
        </w:rPr>
        <w:t xml:space="preserve">, D. (2002). </w:t>
      </w:r>
      <w:r w:rsidRPr="00710027">
        <w:rPr>
          <w:rFonts w:ascii="Times New Roman" w:hAnsi="Times New Roman" w:cs="Times New Roman"/>
          <w:i/>
          <w:iCs/>
        </w:rPr>
        <w:t xml:space="preserve">Heuristics and biases: The psychology of intuitive </w:t>
      </w:r>
      <w:proofErr w:type="spellStart"/>
      <w:r w:rsidRPr="00710027">
        <w:rPr>
          <w:rFonts w:ascii="Times New Roman" w:hAnsi="Times New Roman" w:cs="Times New Roman"/>
          <w:i/>
          <w:iCs/>
        </w:rPr>
        <w:t>judgement</w:t>
      </w:r>
      <w:proofErr w:type="spellEnd"/>
      <w:r w:rsidRPr="00710027">
        <w:rPr>
          <w:rFonts w:ascii="Times New Roman" w:hAnsi="Times New Roman" w:cs="Times New Roman"/>
          <w:i/>
          <w:iCs/>
        </w:rPr>
        <w:t>.</w:t>
      </w:r>
      <w:r w:rsidRPr="00710027">
        <w:rPr>
          <w:rFonts w:ascii="Times New Roman" w:hAnsi="Times New Roman" w:cs="Times New Roman"/>
        </w:rPr>
        <w:t xml:space="preserve"> Cambridge: Cambridge University Press.</w:t>
      </w:r>
      <w:r w:rsidRPr="00710027" w:rsidDel="00710027">
        <w:rPr>
          <w:rFonts w:ascii="Times New Roman" w:hAnsi="Times New Roman" w:cs="Times New Roman"/>
        </w:rPr>
        <w:t xml:space="preserve"> </w:t>
      </w:r>
    </w:p>
    <w:p w14:paraId="2D2A3A16" w14:textId="77777777" w:rsidR="00FD583C" w:rsidRPr="00CE14C6" w:rsidRDefault="00FD583C" w:rsidP="00710027">
      <w:pPr>
        <w:spacing w:line="480" w:lineRule="auto"/>
        <w:rPr>
          <w:rFonts w:ascii="Times" w:eastAsia="Times New Roman" w:hAnsi="Times" w:cs="Times New Roman"/>
          <w:sz w:val="25"/>
          <w:szCs w:val="25"/>
        </w:rPr>
      </w:pPr>
    </w:p>
    <w:p w14:paraId="48032879" w14:textId="0DD04A7C" w:rsidR="00FD583C" w:rsidRPr="004C6719" w:rsidRDefault="00FD583C" w:rsidP="00FD583C">
      <w:pPr>
        <w:spacing w:line="480" w:lineRule="auto"/>
        <w:ind w:left="360" w:hanging="360"/>
        <w:rPr>
          <w:rFonts w:ascii="Times New Roman" w:hAnsi="Times New Roman" w:cs="Times New Roman"/>
        </w:rPr>
      </w:pPr>
      <w:proofErr w:type="spellStart"/>
      <w:r w:rsidRPr="004C6719">
        <w:rPr>
          <w:rFonts w:ascii="Times New Roman" w:hAnsi="Times New Roman" w:cs="Times New Roman"/>
        </w:rPr>
        <w:t>Gleitman</w:t>
      </w:r>
      <w:proofErr w:type="spellEnd"/>
      <w:r w:rsidRPr="004C6719">
        <w:rPr>
          <w:rFonts w:ascii="Times New Roman" w:hAnsi="Times New Roman" w:cs="Times New Roman"/>
        </w:rPr>
        <w:t xml:space="preserve">, L., &amp; </w:t>
      </w:r>
      <w:proofErr w:type="spellStart"/>
      <w:r w:rsidRPr="004C6719">
        <w:rPr>
          <w:rFonts w:ascii="Times New Roman" w:hAnsi="Times New Roman" w:cs="Times New Roman"/>
        </w:rPr>
        <w:t>Papafragou</w:t>
      </w:r>
      <w:proofErr w:type="spellEnd"/>
      <w:r w:rsidRPr="004C6719">
        <w:rPr>
          <w:rFonts w:ascii="Times New Roman" w:hAnsi="Times New Roman" w:cs="Times New Roman"/>
        </w:rPr>
        <w:t>, A. (2013</w:t>
      </w:r>
      <w:r w:rsidRPr="00DC381B">
        <w:rPr>
          <w:rFonts w:ascii="Times New Roman" w:hAnsi="Times New Roman" w:cs="Times New Roman"/>
        </w:rPr>
        <w:t xml:space="preserve">). New perspectives on language and thought. </w:t>
      </w:r>
      <w:r w:rsidR="00CA3B15" w:rsidRPr="009A4260">
        <w:rPr>
          <w:rFonts w:ascii="Times New Roman" w:hAnsi="Times New Roman" w:cs="Times New Roman"/>
        </w:rPr>
        <w:t xml:space="preserve">In </w:t>
      </w:r>
      <w:proofErr w:type="spellStart"/>
      <w:r w:rsidR="00CA3B15" w:rsidRPr="004C6719">
        <w:rPr>
          <w:rFonts w:ascii="Times New Roman" w:eastAsia="Times New Roman" w:hAnsi="Times New Roman" w:cs="Times New Roman"/>
        </w:rPr>
        <w:t>Holyoak</w:t>
      </w:r>
      <w:proofErr w:type="spellEnd"/>
      <w:r w:rsidR="00CA3B15" w:rsidRPr="004C6719">
        <w:rPr>
          <w:rFonts w:ascii="Times New Roman" w:eastAsia="Times New Roman" w:hAnsi="Times New Roman" w:cs="Times New Roman"/>
        </w:rPr>
        <w:t xml:space="preserve">, K. J., &amp; Morrison, R. G. (Eds.). </w:t>
      </w:r>
      <w:r w:rsidR="00CA3B15" w:rsidRPr="004C6719">
        <w:rPr>
          <w:rFonts w:ascii="Times New Roman" w:eastAsia="Times New Roman" w:hAnsi="Times New Roman" w:cs="Times New Roman"/>
          <w:i/>
          <w:iCs/>
        </w:rPr>
        <w:t>The Oxford handbook of thinking and reasoning</w:t>
      </w:r>
      <w:r w:rsidR="004C6719" w:rsidRPr="004C6719">
        <w:rPr>
          <w:rFonts w:ascii="Times New Roman" w:eastAsia="Times New Roman" w:hAnsi="Times New Roman" w:cs="Times New Roman"/>
        </w:rPr>
        <w:t xml:space="preserve">. Oxford University Press, 543-68. </w:t>
      </w:r>
    </w:p>
    <w:p w14:paraId="3C347290" w14:textId="77777777" w:rsidR="00FD583C" w:rsidRDefault="00FD583C" w:rsidP="00FD583C">
      <w:pPr>
        <w:spacing w:line="480" w:lineRule="auto"/>
        <w:ind w:left="360" w:hanging="360"/>
        <w:rPr>
          <w:rFonts w:ascii="Times New Roman" w:hAnsi="Times New Roman" w:cs="Times New Roman"/>
        </w:rPr>
      </w:pPr>
    </w:p>
    <w:p w14:paraId="431BD887" w14:textId="77777777" w:rsidR="00FD583C" w:rsidRPr="00D75394" w:rsidRDefault="00FD583C" w:rsidP="00FD583C">
      <w:pPr>
        <w:widowControl w:val="0"/>
        <w:spacing w:after="200" w:line="480" w:lineRule="auto"/>
        <w:ind w:left="432" w:hanging="432"/>
        <w:contextualSpacing/>
        <w:rPr>
          <w:rFonts w:ascii="Times New Roman" w:hAnsi="Times New Roman" w:cs="Times New Roman"/>
        </w:rPr>
      </w:pPr>
      <w:r w:rsidRPr="00D75394">
        <w:rPr>
          <w:rFonts w:ascii="Times New Roman" w:hAnsi="Times New Roman" w:cs="Times New Roman"/>
        </w:rPr>
        <w:t xml:space="preserve">Hacking, Ian (1975), </w:t>
      </w:r>
      <w:r w:rsidRPr="00D75394">
        <w:rPr>
          <w:rFonts w:ascii="Times New Roman" w:hAnsi="Times New Roman" w:cs="Times New Roman"/>
          <w:i/>
        </w:rPr>
        <w:t>The Emergence of Probability: A Philosophical Study of Early Ideas About Probability, Induction and Statistical Inference</w:t>
      </w:r>
      <w:r w:rsidRPr="00D75394">
        <w:rPr>
          <w:rFonts w:ascii="Times New Roman" w:hAnsi="Times New Roman" w:cs="Times New Roman"/>
        </w:rPr>
        <w:t xml:space="preserve">.  NY: Cambridge </w:t>
      </w:r>
      <w:r w:rsidRPr="00D75394">
        <w:rPr>
          <w:rFonts w:ascii="Times New Roman" w:hAnsi="Times New Roman" w:cs="Times New Roman"/>
        </w:rPr>
        <w:lastRenderedPageBreak/>
        <w:t>University Press.</w:t>
      </w:r>
    </w:p>
    <w:p w14:paraId="1E4E8132" w14:textId="77777777" w:rsidR="00FD583C" w:rsidRDefault="00FD583C" w:rsidP="00FD583C">
      <w:pPr>
        <w:spacing w:line="480" w:lineRule="auto"/>
        <w:ind w:left="360" w:hanging="360"/>
        <w:rPr>
          <w:rFonts w:ascii="Times" w:hAnsi="Times"/>
        </w:rPr>
      </w:pPr>
    </w:p>
    <w:p w14:paraId="44BF1FF3" w14:textId="77777777" w:rsidR="00FD583C" w:rsidRDefault="00FD583C" w:rsidP="00FD583C">
      <w:pPr>
        <w:spacing w:line="480" w:lineRule="auto"/>
        <w:ind w:left="360" w:hanging="360"/>
        <w:rPr>
          <w:rFonts w:ascii="Times New Roman" w:hAnsi="Times New Roman" w:cs="Times New Roman"/>
        </w:rPr>
      </w:pPr>
      <w:r w:rsidRPr="001D4EA9">
        <w:rPr>
          <w:rFonts w:ascii="Times New Roman" w:hAnsi="Times New Roman" w:cs="Times New Roman"/>
        </w:rPr>
        <w:t xml:space="preserve">Hale, C. M., &amp; </w:t>
      </w:r>
      <w:proofErr w:type="spellStart"/>
      <w:r w:rsidRPr="001D4EA9">
        <w:rPr>
          <w:rFonts w:ascii="Times New Roman" w:hAnsi="Times New Roman" w:cs="Times New Roman"/>
        </w:rPr>
        <w:t>Tager</w:t>
      </w:r>
      <w:r w:rsidRPr="001D4EA9">
        <w:rPr>
          <w:rFonts w:ascii="Cambria Math" w:hAnsi="Cambria Math" w:cs="Cambria Math"/>
        </w:rPr>
        <w:t>‐</w:t>
      </w:r>
      <w:r w:rsidRPr="001D4EA9">
        <w:rPr>
          <w:rFonts w:ascii="Times New Roman" w:hAnsi="Times New Roman" w:cs="Times New Roman"/>
        </w:rPr>
        <w:t>Flusberg</w:t>
      </w:r>
      <w:proofErr w:type="spellEnd"/>
      <w:r w:rsidRPr="001D4EA9">
        <w:rPr>
          <w:rFonts w:ascii="Times New Roman" w:hAnsi="Times New Roman" w:cs="Times New Roman"/>
        </w:rPr>
        <w:t xml:space="preserve">, H. (2003). The influence of language on theory of mind: A training study. </w:t>
      </w:r>
      <w:r w:rsidRPr="00BB6D35">
        <w:rPr>
          <w:rFonts w:ascii="Times New Roman" w:hAnsi="Times New Roman" w:cs="Times New Roman"/>
          <w:i/>
        </w:rPr>
        <w:t>Developmental science</w:t>
      </w:r>
      <w:r w:rsidRPr="001D4EA9">
        <w:rPr>
          <w:rFonts w:ascii="Times New Roman" w:hAnsi="Times New Roman" w:cs="Times New Roman"/>
        </w:rPr>
        <w:t>, 6(3), 346-359</w:t>
      </w:r>
    </w:p>
    <w:p w14:paraId="73397D5F" w14:textId="77777777" w:rsidR="00FD583C" w:rsidRDefault="00FD583C" w:rsidP="00FD583C">
      <w:pPr>
        <w:spacing w:line="480" w:lineRule="auto"/>
        <w:ind w:left="360" w:hanging="360"/>
        <w:rPr>
          <w:rFonts w:ascii="Times New Roman" w:hAnsi="Times New Roman" w:cs="Times New Roman"/>
        </w:rPr>
      </w:pPr>
    </w:p>
    <w:p w14:paraId="20D594E7" w14:textId="77777777" w:rsidR="00FD583C" w:rsidRDefault="00FD583C" w:rsidP="00FD583C">
      <w:pPr>
        <w:spacing w:line="480" w:lineRule="auto"/>
        <w:ind w:left="360" w:hanging="360"/>
        <w:rPr>
          <w:rFonts w:ascii="Times New Roman" w:hAnsi="Times New Roman" w:cs="Times New Roman"/>
        </w:rPr>
      </w:pPr>
      <w:r w:rsidRPr="00CC4FAD">
        <w:rPr>
          <w:rFonts w:ascii="Times New Roman" w:hAnsi="Times New Roman" w:cs="Times New Roman"/>
        </w:rPr>
        <w:t>Honda, H., &amp; Yamagishi, K. (2006). Directional verbal</w:t>
      </w:r>
      <w:r>
        <w:rPr>
          <w:rFonts w:ascii="Times New Roman" w:hAnsi="Times New Roman" w:cs="Times New Roman"/>
        </w:rPr>
        <w:t xml:space="preserve"> probabilities: Inconsistencies </w:t>
      </w:r>
      <w:r w:rsidRPr="00CC4FAD">
        <w:rPr>
          <w:rFonts w:ascii="Times New Roman" w:hAnsi="Times New Roman" w:cs="Times New Roman"/>
        </w:rPr>
        <w:t>between preferential judgments and numerical meanings.</w:t>
      </w:r>
      <w:r>
        <w:rPr>
          <w:rFonts w:ascii="Times New Roman" w:hAnsi="Times New Roman" w:cs="Times New Roman"/>
        </w:rPr>
        <w:t xml:space="preserve"> </w:t>
      </w:r>
      <w:r w:rsidRPr="0032482D">
        <w:rPr>
          <w:rFonts w:ascii="Times New Roman" w:hAnsi="Times New Roman" w:cs="Times New Roman"/>
          <w:i/>
        </w:rPr>
        <w:t>Experimental Psychology</w:t>
      </w:r>
      <w:r w:rsidRPr="00CC4FAD">
        <w:rPr>
          <w:rFonts w:ascii="Times New Roman" w:hAnsi="Times New Roman" w:cs="Times New Roman"/>
        </w:rPr>
        <w:t>, 53, 161–170</w:t>
      </w:r>
      <w:r>
        <w:rPr>
          <w:rFonts w:ascii="Times New Roman" w:hAnsi="Times New Roman" w:cs="Times New Roman"/>
        </w:rPr>
        <w:t>.</w:t>
      </w:r>
    </w:p>
    <w:p w14:paraId="3CBE3217" w14:textId="77777777" w:rsidR="00FD583C" w:rsidRDefault="00FD583C" w:rsidP="00FD583C">
      <w:pPr>
        <w:spacing w:line="480" w:lineRule="auto"/>
        <w:ind w:left="360" w:hanging="360"/>
        <w:rPr>
          <w:rFonts w:ascii="Times New Roman" w:hAnsi="Times New Roman" w:cs="Times New Roman"/>
        </w:rPr>
      </w:pPr>
    </w:p>
    <w:p w14:paraId="679483D4" w14:textId="77777777" w:rsidR="00FD583C" w:rsidRDefault="00FD583C" w:rsidP="00FD583C">
      <w:pPr>
        <w:spacing w:line="480" w:lineRule="auto"/>
        <w:ind w:left="450" w:hanging="450"/>
        <w:rPr>
          <w:rFonts w:ascii="Times New Roman" w:hAnsi="Times New Roman" w:cs="Times New Roman"/>
        </w:rPr>
      </w:pPr>
      <w:r w:rsidRPr="00D75394">
        <w:rPr>
          <w:rFonts w:ascii="Times New Roman" w:hAnsi="Times New Roman" w:cs="Times New Roman"/>
        </w:rPr>
        <w:t xml:space="preserve">Howell, William and Sarah A. Burnett (1978), “Uncertainty measurement: A cognitive taxonomy,” </w:t>
      </w:r>
      <w:r w:rsidRPr="00D75394">
        <w:rPr>
          <w:rFonts w:ascii="Times New Roman" w:hAnsi="Times New Roman" w:cs="Times New Roman"/>
          <w:i/>
        </w:rPr>
        <w:t>Organizational Behavior &amp; Human Performance</w:t>
      </w:r>
      <w:r w:rsidRPr="00D75394">
        <w:rPr>
          <w:rFonts w:ascii="Times New Roman" w:hAnsi="Times New Roman" w:cs="Times New Roman"/>
        </w:rPr>
        <w:t>, 22(1), 45-68.</w:t>
      </w:r>
    </w:p>
    <w:p w14:paraId="4792564C" w14:textId="77777777" w:rsidR="00FD583C" w:rsidRDefault="00FD583C" w:rsidP="00FD583C">
      <w:pPr>
        <w:spacing w:line="480" w:lineRule="auto"/>
        <w:ind w:left="360" w:hanging="360"/>
        <w:rPr>
          <w:rFonts w:ascii="Times New Roman" w:hAnsi="Times New Roman" w:cs="Times New Roman"/>
        </w:rPr>
      </w:pPr>
    </w:p>
    <w:p w14:paraId="54058C3B" w14:textId="16C4B3D1" w:rsidR="00FD583C" w:rsidRDefault="00FD583C" w:rsidP="00FD583C">
      <w:pPr>
        <w:spacing w:line="480" w:lineRule="auto"/>
        <w:ind w:left="360" w:hanging="360"/>
        <w:rPr>
          <w:rFonts w:ascii="Times New Roman" w:hAnsi="Times New Roman" w:cs="Times New Roman"/>
        </w:rPr>
      </w:pPr>
      <w:proofErr w:type="spellStart"/>
      <w:r w:rsidRPr="000E7B35">
        <w:rPr>
          <w:rFonts w:ascii="Times New Roman" w:hAnsi="Times New Roman" w:cs="Times New Roman"/>
        </w:rPr>
        <w:t>Juanchich</w:t>
      </w:r>
      <w:proofErr w:type="spellEnd"/>
      <w:r w:rsidRPr="000E7B35">
        <w:rPr>
          <w:rFonts w:ascii="Times New Roman" w:hAnsi="Times New Roman" w:cs="Times New Roman"/>
        </w:rPr>
        <w:t xml:space="preserve">, Marie; </w:t>
      </w:r>
      <w:proofErr w:type="spellStart"/>
      <w:r w:rsidRPr="000E7B35">
        <w:rPr>
          <w:rFonts w:ascii="Times New Roman" w:hAnsi="Times New Roman" w:cs="Times New Roman"/>
        </w:rPr>
        <w:t>Teigen</w:t>
      </w:r>
      <w:proofErr w:type="spellEnd"/>
      <w:r w:rsidRPr="000E7B35">
        <w:rPr>
          <w:rFonts w:ascii="Times New Roman" w:hAnsi="Times New Roman" w:cs="Times New Roman"/>
        </w:rPr>
        <w:t xml:space="preserve">, Karl </w:t>
      </w:r>
      <w:proofErr w:type="spellStart"/>
      <w:r w:rsidRPr="000E7B35">
        <w:rPr>
          <w:rFonts w:ascii="Times New Roman" w:hAnsi="Times New Roman" w:cs="Times New Roman"/>
        </w:rPr>
        <w:t>Halvor</w:t>
      </w:r>
      <w:proofErr w:type="spellEnd"/>
      <w:r w:rsidRPr="000E7B35">
        <w:rPr>
          <w:rFonts w:ascii="Times New Roman" w:hAnsi="Times New Roman" w:cs="Times New Roman"/>
        </w:rPr>
        <w:t xml:space="preserve"> &amp; </w:t>
      </w:r>
      <w:proofErr w:type="spellStart"/>
      <w:r w:rsidRPr="000E7B35">
        <w:rPr>
          <w:rFonts w:ascii="Times New Roman" w:hAnsi="Times New Roman" w:cs="Times New Roman"/>
        </w:rPr>
        <w:t>Gourdon</w:t>
      </w:r>
      <w:proofErr w:type="spellEnd"/>
      <w:r w:rsidRPr="000E7B35">
        <w:rPr>
          <w:rFonts w:ascii="Times New Roman" w:hAnsi="Times New Roman" w:cs="Times New Roman"/>
        </w:rPr>
        <w:t xml:space="preserve">, </w:t>
      </w:r>
      <w:proofErr w:type="spellStart"/>
      <w:r w:rsidRPr="000E7B35">
        <w:rPr>
          <w:rFonts w:ascii="Times New Roman" w:hAnsi="Times New Roman" w:cs="Times New Roman"/>
        </w:rPr>
        <w:t>Amélie</w:t>
      </w:r>
      <w:proofErr w:type="spellEnd"/>
      <w:r w:rsidRPr="000E7B35">
        <w:rPr>
          <w:rFonts w:ascii="Times New Roman" w:hAnsi="Times New Roman" w:cs="Times New Roman"/>
        </w:rPr>
        <w:t xml:space="preserve"> (2013). Top scores are possible, bottom scores are certain (and middle scores are not worth mentioning): A pragmatic view of verbal probabilities. </w:t>
      </w:r>
      <w:r w:rsidRPr="005B5B3C">
        <w:rPr>
          <w:rFonts w:ascii="Times New Roman" w:hAnsi="Times New Roman" w:cs="Times New Roman"/>
          <w:i/>
          <w:iCs/>
        </w:rPr>
        <w:t>Judgment and decision making</w:t>
      </w:r>
      <w:r w:rsidRPr="000E7B35">
        <w:rPr>
          <w:rFonts w:ascii="Times New Roman" w:hAnsi="Times New Roman" w:cs="Times New Roman"/>
        </w:rPr>
        <w:t>. ISSN 1930-2975.</w:t>
      </w:r>
      <w:r w:rsidRPr="000E7B35">
        <w:rPr>
          <w:rFonts w:ascii="Times New Roman" w:hAnsi="Times New Roman" w:cs="Times New Roman"/>
          <w:i/>
          <w:iCs/>
        </w:rPr>
        <w:t> 8</w:t>
      </w:r>
      <w:r>
        <w:rPr>
          <w:rFonts w:ascii="Times New Roman" w:hAnsi="Times New Roman" w:cs="Times New Roman"/>
        </w:rPr>
        <w:t>(3), s 345- 364</w:t>
      </w:r>
      <w:r w:rsidRPr="000E7B35">
        <w:rPr>
          <w:rFonts w:ascii="Times New Roman" w:hAnsi="Times New Roman" w:cs="Times New Roman"/>
        </w:rPr>
        <w:t>.</w:t>
      </w:r>
    </w:p>
    <w:p w14:paraId="73E19F7A" w14:textId="77777777" w:rsidR="00FD583C" w:rsidRDefault="00FD583C" w:rsidP="00FD583C">
      <w:pPr>
        <w:spacing w:line="480" w:lineRule="auto"/>
        <w:ind w:left="360" w:hanging="360"/>
        <w:rPr>
          <w:rFonts w:ascii="Times New Roman" w:hAnsi="Times New Roman" w:cs="Times New Roman"/>
        </w:rPr>
      </w:pPr>
    </w:p>
    <w:p w14:paraId="31B008AD" w14:textId="77777777" w:rsidR="00FD583C" w:rsidRDefault="00FD583C" w:rsidP="00FD583C">
      <w:pPr>
        <w:spacing w:line="480" w:lineRule="auto"/>
        <w:ind w:left="360" w:hanging="360"/>
        <w:rPr>
          <w:rFonts w:ascii="Times New Roman" w:hAnsi="Times New Roman" w:cs="Times New Roman"/>
        </w:rPr>
      </w:pPr>
      <w:proofErr w:type="spellStart"/>
      <w:r>
        <w:rPr>
          <w:rFonts w:ascii="Times New Roman" w:hAnsi="Times New Roman" w:cs="Times New Roman"/>
        </w:rPr>
        <w:t>J</w:t>
      </w:r>
      <w:r w:rsidRPr="00AD55FF">
        <w:rPr>
          <w:rFonts w:ascii="Times New Roman" w:hAnsi="Times New Roman" w:cs="Times New Roman"/>
        </w:rPr>
        <w:t>uanchich</w:t>
      </w:r>
      <w:proofErr w:type="spellEnd"/>
      <w:r w:rsidRPr="00AD55FF">
        <w:rPr>
          <w:rFonts w:ascii="Times New Roman" w:hAnsi="Times New Roman" w:cs="Times New Roman"/>
        </w:rPr>
        <w:t xml:space="preserve">, M., </w:t>
      </w:r>
      <w:proofErr w:type="spellStart"/>
      <w:r w:rsidRPr="00AD55FF">
        <w:rPr>
          <w:rFonts w:ascii="Times New Roman" w:hAnsi="Times New Roman" w:cs="Times New Roman"/>
        </w:rPr>
        <w:t>Teigen</w:t>
      </w:r>
      <w:proofErr w:type="spellEnd"/>
      <w:r w:rsidRPr="00AD55FF">
        <w:rPr>
          <w:rFonts w:ascii="Times New Roman" w:hAnsi="Times New Roman" w:cs="Times New Roman"/>
        </w:rPr>
        <w:t xml:space="preserve">, K. H., &amp; </w:t>
      </w:r>
      <w:proofErr w:type="spellStart"/>
      <w:r w:rsidRPr="00AD55FF">
        <w:rPr>
          <w:rFonts w:ascii="Times New Roman" w:hAnsi="Times New Roman" w:cs="Times New Roman"/>
        </w:rPr>
        <w:t>Villejoubert</w:t>
      </w:r>
      <w:proofErr w:type="spellEnd"/>
      <w:r w:rsidRPr="00AD55FF">
        <w:rPr>
          <w:rFonts w:ascii="Times New Roman" w:hAnsi="Times New Roman" w:cs="Times New Roman"/>
        </w:rPr>
        <w:t>, G. (2010).</w:t>
      </w:r>
      <w:r>
        <w:rPr>
          <w:rFonts w:ascii="Times New Roman" w:hAnsi="Times New Roman" w:cs="Times New Roman"/>
        </w:rPr>
        <w:t xml:space="preserve"> </w:t>
      </w:r>
      <w:r w:rsidRPr="00AD55FF">
        <w:rPr>
          <w:rFonts w:ascii="Times New Roman" w:hAnsi="Times New Roman" w:cs="Times New Roman"/>
        </w:rPr>
        <w:t>Is guilt ‘likely’ or ‘not certain’? Contrast with previous</w:t>
      </w:r>
      <w:r>
        <w:rPr>
          <w:rFonts w:ascii="Times New Roman" w:hAnsi="Times New Roman" w:cs="Times New Roman"/>
        </w:rPr>
        <w:t xml:space="preserve"> </w:t>
      </w:r>
      <w:r w:rsidRPr="00AD55FF">
        <w:rPr>
          <w:rFonts w:ascii="Times New Roman" w:hAnsi="Times New Roman" w:cs="Times New Roman"/>
        </w:rPr>
        <w:t>probabilities determines choice of terms.</w:t>
      </w:r>
      <w:r>
        <w:rPr>
          <w:rFonts w:ascii="Times New Roman" w:hAnsi="Times New Roman" w:cs="Times New Roman"/>
        </w:rPr>
        <w:t xml:space="preserve"> </w:t>
      </w:r>
      <w:proofErr w:type="spellStart"/>
      <w:r w:rsidRPr="0032482D">
        <w:rPr>
          <w:rFonts w:ascii="Times New Roman" w:hAnsi="Times New Roman" w:cs="Times New Roman"/>
          <w:i/>
        </w:rPr>
        <w:t>Acta</w:t>
      </w:r>
      <w:proofErr w:type="spellEnd"/>
      <w:r w:rsidRPr="0032482D">
        <w:rPr>
          <w:rFonts w:ascii="Times New Roman" w:hAnsi="Times New Roman" w:cs="Times New Roman"/>
          <w:i/>
        </w:rPr>
        <w:t xml:space="preserve"> </w:t>
      </w:r>
      <w:proofErr w:type="spellStart"/>
      <w:r w:rsidRPr="0032482D">
        <w:rPr>
          <w:rFonts w:ascii="Times New Roman" w:hAnsi="Times New Roman" w:cs="Times New Roman"/>
          <w:i/>
        </w:rPr>
        <w:t>Psychologica</w:t>
      </w:r>
      <w:proofErr w:type="spellEnd"/>
      <w:r w:rsidRPr="00AD55FF">
        <w:rPr>
          <w:rFonts w:ascii="Times New Roman" w:hAnsi="Times New Roman" w:cs="Times New Roman"/>
        </w:rPr>
        <w:t>, 135,</w:t>
      </w:r>
      <w:r>
        <w:rPr>
          <w:rFonts w:ascii="Times New Roman" w:hAnsi="Times New Roman" w:cs="Times New Roman"/>
        </w:rPr>
        <w:t xml:space="preserve"> </w:t>
      </w:r>
      <w:r w:rsidRPr="00AD55FF">
        <w:rPr>
          <w:rFonts w:ascii="Times New Roman" w:hAnsi="Times New Roman" w:cs="Times New Roman"/>
        </w:rPr>
        <w:t>267–277.</w:t>
      </w:r>
    </w:p>
    <w:p w14:paraId="4949AA57" w14:textId="77777777" w:rsidR="00FD583C" w:rsidRDefault="00FD583C" w:rsidP="00FD583C">
      <w:pPr>
        <w:spacing w:line="480" w:lineRule="auto"/>
        <w:ind w:left="360" w:hanging="360"/>
        <w:rPr>
          <w:rFonts w:ascii="Times New Roman" w:hAnsi="Times New Roman" w:cs="Times New Roman"/>
        </w:rPr>
      </w:pPr>
    </w:p>
    <w:p w14:paraId="2A18AF1D" w14:textId="26926E07" w:rsidR="00FD583C" w:rsidRDefault="00FD583C" w:rsidP="00FD583C">
      <w:pPr>
        <w:spacing w:line="480" w:lineRule="auto"/>
        <w:ind w:left="360" w:hanging="360"/>
        <w:rPr>
          <w:rFonts w:ascii="Times New Roman" w:hAnsi="Times New Roman" w:cs="Times New Roman"/>
        </w:rPr>
      </w:pPr>
      <w:r w:rsidRPr="001D4EA9">
        <w:rPr>
          <w:rFonts w:ascii="Times New Roman" w:hAnsi="Times New Roman" w:cs="Times New Roman"/>
        </w:rPr>
        <w:t xml:space="preserve">Kay &amp; </w:t>
      </w:r>
      <w:proofErr w:type="spellStart"/>
      <w:r w:rsidRPr="001D4EA9">
        <w:rPr>
          <w:rFonts w:ascii="Times New Roman" w:hAnsi="Times New Roman" w:cs="Times New Roman"/>
        </w:rPr>
        <w:t>Regier</w:t>
      </w:r>
      <w:proofErr w:type="spellEnd"/>
      <w:r w:rsidRPr="001D4EA9">
        <w:rPr>
          <w:rFonts w:ascii="Times New Roman" w:hAnsi="Times New Roman" w:cs="Times New Roman"/>
        </w:rPr>
        <w:t xml:space="preserve"> 2006 Language, thought, and color: Recent developments. </w:t>
      </w:r>
      <w:r w:rsidRPr="0073114B">
        <w:rPr>
          <w:rFonts w:ascii="Times New Roman" w:hAnsi="Times New Roman" w:cs="Times New Roman"/>
          <w:i/>
        </w:rPr>
        <w:t>Trends in Cognitive Sciences</w:t>
      </w:r>
      <w:r w:rsidR="0073114B">
        <w:rPr>
          <w:rFonts w:ascii="Times New Roman" w:hAnsi="Times New Roman" w:cs="Times New Roman"/>
          <w:i/>
        </w:rPr>
        <w:t xml:space="preserve">. </w:t>
      </w:r>
      <w:r>
        <w:rPr>
          <w:rFonts w:ascii="Times New Roman" w:hAnsi="Times New Roman" w:cs="Times New Roman"/>
        </w:rPr>
        <w:t>10 (2), 51–54</w:t>
      </w:r>
    </w:p>
    <w:p w14:paraId="1002A768" w14:textId="77777777" w:rsidR="00FD583C" w:rsidRDefault="00FD583C" w:rsidP="00FD583C">
      <w:pPr>
        <w:spacing w:line="480" w:lineRule="auto"/>
        <w:ind w:left="360" w:hanging="360"/>
        <w:rPr>
          <w:rFonts w:ascii="Times New Roman" w:hAnsi="Times New Roman" w:cs="Times New Roman"/>
        </w:rPr>
      </w:pPr>
    </w:p>
    <w:p w14:paraId="69E08B2F" w14:textId="5A93B98A" w:rsidR="0073114B" w:rsidRDefault="0073114B" w:rsidP="00FD583C">
      <w:pPr>
        <w:widowControl w:val="0"/>
        <w:spacing w:after="200" w:line="480" w:lineRule="auto"/>
        <w:ind w:left="450" w:hanging="432"/>
        <w:contextualSpacing/>
        <w:rPr>
          <w:rFonts w:ascii="Times New Roman" w:hAnsi="Times New Roman" w:cs="Times New Roman"/>
        </w:rPr>
      </w:pPr>
      <w:proofErr w:type="spellStart"/>
      <w:r w:rsidRPr="0073114B">
        <w:rPr>
          <w:rFonts w:ascii="Times New Roman" w:hAnsi="Times New Roman" w:cs="Times New Roman"/>
        </w:rPr>
        <w:t>Kahneman</w:t>
      </w:r>
      <w:proofErr w:type="spellEnd"/>
      <w:r w:rsidRPr="0073114B">
        <w:rPr>
          <w:rFonts w:ascii="Times New Roman" w:hAnsi="Times New Roman" w:cs="Times New Roman"/>
        </w:rPr>
        <w:t xml:space="preserve">, D., </w:t>
      </w:r>
      <w:proofErr w:type="spellStart"/>
      <w:r w:rsidRPr="0073114B">
        <w:rPr>
          <w:rFonts w:ascii="Times New Roman" w:hAnsi="Times New Roman" w:cs="Times New Roman"/>
        </w:rPr>
        <w:t>Slovic</w:t>
      </w:r>
      <w:proofErr w:type="spellEnd"/>
      <w:r w:rsidRPr="0073114B">
        <w:rPr>
          <w:rFonts w:ascii="Times New Roman" w:hAnsi="Times New Roman" w:cs="Times New Roman"/>
        </w:rPr>
        <w:t>, P.,</w:t>
      </w:r>
      <w:r>
        <w:rPr>
          <w:rFonts w:ascii="Times New Roman" w:hAnsi="Times New Roman" w:cs="Times New Roman"/>
        </w:rPr>
        <w:t xml:space="preserve"> &amp; </w:t>
      </w:r>
      <w:proofErr w:type="spellStart"/>
      <w:r>
        <w:rPr>
          <w:rFonts w:ascii="Times New Roman" w:hAnsi="Times New Roman" w:cs="Times New Roman"/>
        </w:rPr>
        <w:t>Tversky</w:t>
      </w:r>
      <w:proofErr w:type="spellEnd"/>
      <w:r>
        <w:rPr>
          <w:rFonts w:ascii="Times New Roman" w:hAnsi="Times New Roman" w:cs="Times New Roman"/>
        </w:rPr>
        <w:t xml:space="preserve">, A. (1982). </w:t>
      </w:r>
      <w:r w:rsidRPr="0073114B">
        <w:rPr>
          <w:rFonts w:ascii="Times New Roman" w:hAnsi="Times New Roman" w:cs="Times New Roman"/>
          <w:i/>
        </w:rPr>
        <w:t>Judgment under uncertainty: Heuristics and biases.</w:t>
      </w:r>
      <w:r w:rsidRPr="0073114B">
        <w:rPr>
          <w:rFonts w:ascii="Times New Roman" w:hAnsi="Times New Roman" w:cs="Times New Roman"/>
        </w:rPr>
        <w:t xml:space="preserve"> New York: Cambridge University Press.</w:t>
      </w:r>
    </w:p>
    <w:p w14:paraId="0519380F" w14:textId="77777777" w:rsidR="0073114B" w:rsidRDefault="0073114B" w:rsidP="00FD583C">
      <w:pPr>
        <w:widowControl w:val="0"/>
        <w:spacing w:after="200" w:line="480" w:lineRule="auto"/>
        <w:ind w:left="450" w:hanging="432"/>
        <w:contextualSpacing/>
        <w:rPr>
          <w:rFonts w:ascii="Times New Roman" w:hAnsi="Times New Roman" w:cs="Times New Roman"/>
        </w:rPr>
      </w:pPr>
    </w:p>
    <w:p w14:paraId="4853F0FC" w14:textId="77777777" w:rsidR="00FD583C" w:rsidRDefault="00FD583C" w:rsidP="00FD583C">
      <w:pPr>
        <w:widowControl w:val="0"/>
        <w:spacing w:after="200" w:line="480" w:lineRule="auto"/>
        <w:ind w:left="450" w:hanging="432"/>
        <w:contextualSpacing/>
        <w:rPr>
          <w:rFonts w:ascii="Times New Roman" w:hAnsi="Times New Roman" w:cs="Times New Roman"/>
        </w:rPr>
      </w:pPr>
      <w:proofErr w:type="spellStart"/>
      <w:r w:rsidRPr="00D75394">
        <w:rPr>
          <w:rFonts w:ascii="Times New Roman" w:hAnsi="Times New Roman" w:cs="Times New Roman"/>
        </w:rPr>
        <w:t>Kahneman</w:t>
      </w:r>
      <w:proofErr w:type="spellEnd"/>
      <w:r w:rsidRPr="00D75394">
        <w:rPr>
          <w:rFonts w:ascii="Times New Roman" w:hAnsi="Times New Roman" w:cs="Times New Roman"/>
        </w:rPr>
        <w:t xml:space="preserve">, Daniel and Amos </w:t>
      </w:r>
      <w:proofErr w:type="spellStart"/>
      <w:r w:rsidRPr="00D75394">
        <w:rPr>
          <w:rFonts w:ascii="Times New Roman" w:hAnsi="Times New Roman" w:cs="Times New Roman"/>
        </w:rPr>
        <w:t>Tversky</w:t>
      </w:r>
      <w:proofErr w:type="spellEnd"/>
      <w:r w:rsidRPr="00D75394">
        <w:rPr>
          <w:rFonts w:ascii="Times New Roman" w:hAnsi="Times New Roman" w:cs="Times New Roman"/>
        </w:rPr>
        <w:t xml:space="preserve"> (1982), “Variants of uncertainty,” </w:t>
      </w:r>
      <w:r w:rsidRPr="00D75394">
        <w:rPr>
          <w:rFonts w:ascii="Times New Roman" w:hAnsi="Times New Roman" w:cs="Times New Roman"/>
          <w:i/>
        </w:rPr>
        <w:t>Cognition</w:t>
      </w:r>
      <w:r w:rsidRPr="00D75394">
        <w:rPr>
          <w:rFonts w:ascii="Times New Roman" w:hAnsi="Times New Roman" w:cs="Times New Roman"/>
        </w:rPr>
        <w:t>, 11(2), 143-57.</w:t>
      </w:r>
    </w:p>
    <w:p w14:paraId="7ADB9A35" w14:textId="77777777" w:rsidR="004C6719" w:rsidRPr="00D75394" w:rsidRDefault="004C6719" w:rsidP="00FD583C">
      <w:pPr>
        <w:widowControl w:val="0"/>
        <w:spacing w:after="200" w:line="480" w:lineRule="auto"/>
        <w:ind w:left="450" w:hanging="432"/>
        <w:contextualSpacing/>
        <w:rPr>
          <w:rFonts w:ascii="Times New Roman" w:hAnsi="Times New Roman" w:cs="Times New Roman"/>
        </w:rPr>
      </w:pPr>
    </w:p>
    <w:p w14:paraId="5750C55E" w14:textId="67953449" w:rsidR="00FD583C" w:rsidRDefault="00FD583C" w:rsidP="00FD583C">
      <w:pPr>
        <w:spacing w:line="480" w:lineRule="auto"/>
        <w:ind w:left="360" w:hanging="360"/>
        <w:rPr>
          <w:rFonts w:ascii="Times New Roman" w:hAnsi="Times New Roman" w:cs="Times New Roman"/>
        </w:rPr>
      </w:pPr>
      <w:proofErr w:type="spellStart"/>
      <w:r w:rsidRPr="006473CE">
        <w:rPr>
          <w:rFonts w:ascii="Times New Roman" w:hAnsi="Times New Roman" w:cs="Times New Roman"/>
        </w:rPr>
        <w:t>Kahnema</w:t>
      </w:r>
      <w:r w:rsidR="006473CE" w:rsidRPr="006473CE">
        <w:rPr>
          <w:rFonts w:ascii="Times New Roman" w:hAnsi="Times New Roman" w:cs="Times New Roman"/>
        </w:rPr>
        <w:t>n</w:t>
      </w:r>
      <w:proofErr w:type="spellEnd"/>
      <w:r w:rsidR="006473CE" w:rsidRPr="006473CE">
        <w:rPr>
          <w:rFonts w:ascii="Times New Roman" w:hAnsi="Times New Roman" w:cs="Times New Roman"/>
        </w:rPr>
        <w:t xml:space="preserve"> D.</w:t>
      </w:r>
      <w:r w:rsidRPr="006473CE">
        <w:rPr>
          <w:rFonts w:ascii="Times New Roman" w:hAnsi="Times New Roman" w:cs="Times New Roman"/>
        </w:rPr>
        <w:t xml:space="preserve"> &amp; </w:t>
      </w:r>
      <w:proofErr w:type="spellStart"/>
      <w:r w:rsidRPr="006473CE">
        <w:rPr>
          <w:rFonts w:ascii="Times New Roman" w:hAnsi="Times New Roman" w:cs="Times New Roman"/>
        </w:rPr>
        <w:t>Tversky</w:t>
      </w:r>
      <w:proofErr w:type="spellEnd"/>
      <w:r w:rsidRPr="006473CE">
        <w:rPr>
          <w:rFonts w:ascii="Times New Roman" w:hAnsi="Times New Roman" w:cs="Times New Roman"/>
        </w:rPr>
        <w:t xml:space="preserve">, </w:t>
      </w:r>
      <w:r w:rsidR="006473CE" w:rsidRPr="006473CE">
        <w:rPr>
          <w:rFonts w:ascii="Times New Roman" w:hAnsi="Times New Roman" w:cs="Times New Roman"/>
        </w:rPr>
        <w:t>A. (</w:t>
      </w:r>
      <w:proofErr w:type="spellStart"/>
      <w:r w:rsidR="006473CE" w:rsidRPr="006473CE">
        <w:rPr>
          <w:rFonts w:ascii="Times New Roman" w:hAnsi="Times New Roman" w:cs="Times New Roman"/>
        </w:rPr>
        <w:t>Eds</w:t>
      </w:r>
      <w:proofErr w:type="spellEnd"/>
      <w:r w:rsidR="006473CE" w:rsidRPr="006473CE">
        <w:rPr>
          <w:rFonts w:ascii="Times New Roman" w:hAnsi="Times New Roman" w:cs="Times New Roman"/>
        </w:rPr>
        <w:t>). (</w:t>
      </w:r>
      <w:r w:rsidRPr="006473CE">
        <w:rPr>
          <w:rFonts w:ascii="Times New Roman" w:hAnsi="Times New Roman" w:cs="Times New Roman"/>
        </w:rPr>
        <w:t>2000</w:t>
      </w:r>
      <w:r w:rsidR="006473CE">
        <w:rPr>
          <w:rFonts w:ascii="Times New Roman" w:hAnsi="Times New Roman" w:cs="Times New Roman"/>
        </w:rPr>
        <w:t>).</w:t>
      </w:r>
      <w:r w:rsidR="006473CE" w:rsidRPr="006473CE">
        <w:rPr>
          <w:rFonts w:ascii="Times New Roman" w:hAnsi="Times New Roman" w:cs="Times New Roman"/>
        </w:rPr>
        <w:t xml:space="preserve"> </w:t>
      </w:r>
      <w:r w:rsidR="006473CE" w:rsidRPr="006473CE">
        <w:rPr>
          <w:rFonts w:ascii="Times New Roman" w:hAnsi="Times New Roman" w:cs="Times New Roman"/>
          <w:i/>
        </w:rPr>
        <w:t>Choices, values and frames</w:t>
      </w:r>
      <w:r w:rsidR="006473CE">
        <w:rPr>
          <w:rFonts w:ascii="Times New Roman" w:hAnsi="Times New Roman" w:cs="Times New Roman"/>
        </w:rPr>
        <w:t>. New York:</w:t>
      </w:r>
      <w:r w:rsidR="006473CE" w:rsidRPr="006473CE">
        <w:rPr>
          <w:rFonts w:ascii="Times New Roman" w:hAnsi="Times New Roman" w:cs="Times New Roman"/>
        </w:rPr>
        <w:t xml:space="preserve"> Cambridge University Press.</w:t>
      </w:r>
    </w:p>
    <w:p w14:paraId="401216D9" w14:textId="77777777" w:rsidR="004976E3" w:rsidRDefault="004976E3" w:rsidP="00FD583C">
      <w:pPr>
        <w:spacing w:line="480" w:lineRule="auto"/>
        <w:ind w:left="360" w:hanging="360"/>
        <w:rPr>
          <w:rFonts w:ascii="Times New Roman" w:hAnsi="Times New Roman" w:cs="Times New Roman"/>
        </w:rPr>
      </w:pPr>
    </w:p>
    <w:p w14:paraId="2AE959C3" w14:textId="1A8441AF" w:rsidR="00B27905" w:rsidRPr="004976E3" w:rsidRDefault="00B27905" w:rsidP="004976E3">
      <w:pPr>
        <w:widowControl w:val="0"/>
        <w:autoSpaceDE w:val="0"/>
        <w:autoSpaceDN w:val="0"/>
        <w:adjustRightInd w:val="0"/>
        <w:spacing w:line="480" w:lineRule="auto"/>
        <w:ind w:left="360" w:hanging="360"/>
        <w:rPr>
          <w:rFonts w:ascii="Times New Roman" w:hAnsi="Times New Roman" w:cs="Times New Roman"/>
        </w:rPr>
      </w:pPr>
      <w:r>
        <w:rPr>
          <w:rFonts w:ascii="Times New Roman" w:hAnsi="Times New Roman" w:cs="Times New Roman"/>
        </w:rPr>
        <w:t xml:space="preserve">Keren, G. (1991). </w:t>
      </w:r>
      <w:r w:rsidR="004976E3" w:rsidRPr="004976E3">
        <w:rPr>
          <w:rFonts w:ascii="Times New Roman" w:hAnsi="Times New Roman" w:cs="Times New Roman"/>
        </w:rPr>
        <w:t>Calibration and probability judgments:</w:t>
      </w:r>
      <w:r w:rsidR="004976E3">
        <w:rPr>
          <w:rFonts w:ascii="Times New Roman" w:hAnsi="Times New Roman" w:cs="Times New Roman"/>
        </w:rPr>
        <w:t xml:space="preserve"> </w:t>
      </w:r>
      <w:r w:rsidR="004976E3" w:rsidRPr="004976E3">
        <w:rPr>
          <w:rFonts w:ascii="Times New Roman" w:hAnsi="Times New Roman" w:cs="Times New Roman"/>
        </w:rPr>
        <w:t>Conceptual and methodological issues</w:t>
      </w:r>
      <w:r w:rsidR="004976E3">
        <w:rPr>
          <w:rFonts w:ascii="Times New Roman" w:hAnsi="Times New Roman" w:cs="Times New Roman"/>
        </w:rPr>
        <w:t xml:space="preserve">. </w:t>
      </w:r>
      <w:proofErr w:type="spellStart"/>
      <w:r w:rsidR="004976E3" w:rsidRPr="004976E3">
        <w:rPr>
          <w:rFonts w:ascii="Times New Roman" w:hAnsi="Times New Roman" w:cs="Times New Roman"/>
          <w:i/>
        </w:rPr>
        <w:t>Acta</w:t>
      </w:r>
      <w:proofErr w:type="spellEnd"/>
      <w:r w:rsidR="004976E3" w:rsidRPr="004976E3">
        <w:rPr>
          <w:rFonts w:ascii="Times New Roman" w:hAnsi="Times New Roman" w:cs="Times New Roman"/>
          <w:i/>
        </w:rPr>
        <w:t xml:space="preserve"> </w:t>
      </w:r>
      <w:proofErr w:type="spellStart"/>
      <w:r w:rsidR="004976E3" w:rsidRPr="004976E3">
        <w:rPr>
          <w:rFonts w:ascii="Times New Roman" w:hAnsi="Times New Roman" w:cs="Times New Roman"/>
          <w:i/>
        </w:rPr>
        <w:t>Psychologica</w:t>
      </w:r>
      <w:proofErr w:type="spellEnd"/>
      <w:r w:rsidR="004976E3">
        <w:rPr>
          <w:rFonts w:ascii="Times New Roman" w:hAnsi="Times New Roman" w:cs="Times New Roman"/>
        </w:rPr>
        <w:t>,</w:t>
      </w:r>
      <w:r w:rsidR="004976E3" w:rsidRPr="004976E3">
        <w:rPr>
          <w:rFonts w:ascii="Times New Roman" w:hAnsi="Times New Roman" w:cs="Times New Roman"/>
        </w:rPr>
        <w:t xml:space="preserve"> 77</w:t>
      </w:r>
      <w:r w:rsidR="004976E3">
        <w:rPr>
          <w:rFonts w:ascii="Times New Roman" w:hAnsi="Times New Roman" w:cs="Times New Roman"/>
        </w:rPr>
        <w:t xml:space="preserve">, </w:t>
      </w:r>
      <w:r w:rsidR="004976E3" w:rsidRPr="004976E3">
        <w:rPr>
          <w:rFonts w:ascii="Times New Roman" w:hAnsi="Times New Roman" w:cs="Times New Roman"/>
        </w:rPr>
        <w:t>217-273</w:t>
      </w:r>
      <w:r w:rsidR="004976E3">
        <w:rPr>
          <w:rFonts w:ascii="Times New Roman" w:hAnsi="Times New Roman" w:cs="Times New Roman"/>
        </w:rPr>
        <w:t xml:space="preserve">. </w:t>
      </w:r>
    </w:p>
    <w:p w14:paraId="24B037D4" w14:textId="77777777" w:rsidR="00024377" w:rsidRDefault="00024377" w:rsidP="00FD583C">
      <w:pPr>
        <w:spacing w:line="480" w:lineRule="auto"/>
        <w:ind w:left="360" w:hanging="360"/>
        <w:rPr>
          <w:rFonts w:ascii="Times New Roman" w:hAnsi="Times New Roman" w:cs="Times New Roman"/>
          <w:highlight w:val="yellow"/>
        </w:rPr>
      </w:pPr>
    </w:p>
    <w:p w14:paraId="49344CAF" w14:textId="2969F1E1" w:rsidR="00941EAB" w:rsidRDefault="00941EAB" w:rsidP="00FD583C">
      <w:pPr>
        <w:spacing w:line="480" w:lineRule="auto"/>
        <w:ind w:left="360" w:hanging="360"/>
        <w:rPr>
          <w:rFonts w:ascii="Times New Roman" w:hAnsi="Times New Roman" w:cs="Times New Roman"/>
        </w:rPr>
      </w:pPr>
      <w:r w:rsidRPr="00941EAB">
        <w:rPr>
          <w:rFonts w:ascii="Times New Roman" w:hAnsi="Times New Roman" w:cs="Times New Roman"/>
        </w:rPr>
        <w:t xml:space="preserve">Keren, G. and George W. (Eds.), (2015). </w:t>
      </w:r>
      <w:r w:rsidRPr="00941EAB">
        <w:rPr>
          <w:rFonts w:ascii="Times New Roman" w:hAnsi="Times New Roman" w:cs="Times New Roman"/>
          <w:i/>
          <w:iCs/>
        </w:rPr>
        <w:t>The Wiley-Blackwell handbook of judgment and decision making</w:t>
      </w:r>
      <w:r w:rsidRPr="00941EAB">
        <w:rPr>
          <w:rFonts w:ascii="Times New Roman" w:hAnsi="Times New Roman" w:cs="Times New Roman"/>
        </w:rPr>
        <w:t>, West Sussex: John Wiley.</w:t>
      </w:r>
    </w:p>
    <w:p w14:paraId="11041365" w14:textId="77777777" w:rsidR="00941EAB" w:rsidRPr="00941EAB" w:rsidRDefault="00941EAB" w:rsidP="00FD583C">
      <w:pPr>
        <w:spacing w:line="480" w:lineRule="auto"/>
        <w:ind w:left="360" w:hanging="360"/>
        <w:rPr>
          <w:rFonts w:ascii="Times New Roman" w:hAnsi="Times New Roman" w:cs="Times New Roman"/>
        </w:rPr>
      </w:pPr>
    </w:p>
    <w:p w14:paraId="35775844" w14:textId="77777777" w:rsidR="00941EAB" w:rsidRPr="00941EAB" w:rsidRDefault="00941EAB" w:rsidP="00FD583C">
      <w:pPr>
        <w:spacing w:line="480" w:lineRule="auto"/>
        <w:rPr>
          <w:rFonts w:ascii="Times New Roman" w:hAnsi="Times New Roman" w:cs="Times New Roman"/>
        </w:rPr>
      </w:pPr>
      <w:r w:rsidRPr="00941EAB">
        <w:rPr>
          <w:rFonts w:ascii="Times New Roman" w:hAnsi="Times New Roman" w:cs="Times New Roman"/>
          <w:iCs/>
        </w:rPr>
        <w:t>Koehler</w:t>
      </w:r>
      <w:r w:rsidRPr="00941EAB">
        <w:rPr>
          <w:rFonts w:ascii="Times New Roman" w:hAnsi="Times New Roman" w:cs="Times New Roman"/>
        </w:rPr>
        <w:t xml:space="preserve"> D. &amp; </w:t>
      </w:r>
      <w:r w:rsidRPr="00941EAB">
        <w:rPr>
          <w:rFonts w:ascii="Times New Roman" w:hAnsi="Times New Roman" w:cs="Times New Roman"/>
          <w:iCs/>
        </w:rPr>
        <w:t>Harvey</w:t>
      </w:r>
      <w:r w:rsidRPr="00941EAB">
        <w:rPr>
          <w:rFonts w:ascii="Times New Roman" w:hAnsi="Times New Roman" w:cs="Times New Roman"/>
        </w:rPr>
        <w:t xml:space="preserve"> N. (Eds.). (</w:t>
      </w:r>
      <w:r w:rsidRPr="00941EAB">
        <w:rPr>
          <w:rFonts w:ascii="Times New Roman" w:hAnsi="Times New Roman" w:cs="Times New Roman"/>
          <w:iCs/>
        </w:rPr>
        <w:t>2004</w:t>
      </w:r>
      <w:r w:rsidRPr="00941EAB">
        <w:rPr>
          <w:rFonts w:ascii="Times New Roman" w:hAnsi="Times New Roman" w:cs="Times New Roman"/>
        </w:rPr>
        <w:t xml:space="preserve">). </w:t>
      </w:r>
      <w:r w:rsidRPr="00941EAB">
        <w:rPr>
          <w:rFonts w:ascii="Times New Roman" w:hAnsi="Times New Roman" w:cs="Times New Roman"/>
          <w:i/>
        </w:rPr>
        <w:t>Blackwell handbook of judgment and decision making</w:t>
      </w:r>
      <w:r w:rsidRPr="00941EAB">
        <w:rPr>
          <w:rFonts w:ascii="Times New Roman" w:hAnsi="Times New Roman" w:cs="Times New Roman"/>
        </w:rPr>
        <w:t>. Oxford, UK</w:t>
      </w:r>
    </w:p>
    <w:p w14:paraId="4C94CD0A" w14:textId="77777777" w:rsidR="00FD583C" w:rsidRDefault="00FD583C" w:rsidP="00FD583C">
      <w:pPr>
        <w:spacing w:line="480" w:lineRule="auto"/>
        <w:rPr>
          <w:rFonts w:ascii="Times New Roman" w:hAnsi="Times New Roman" w:cs="Times New Roman"/>
        </w:rPr>
      </w:pPr>
    </w:p>
    <w:p w14:paraId="038AD6AC" w14:textId="77777777" w:rsidR="00FD583C" w:rsidRDefault="00FD583C" w:rsidP="00FD583C">
      <w:pPr>
        <w:spacing w:line="480" w:lineRule="auto"/>
        <w:ind w:left="360" w:hanging="360"/>
        <w:rPr>
          <w:rFonts w:ascii="Times New Roman" w:hAnsi="Times New Roman" w:cs="Times New Roman"/>
        </w:rPr>
      </w:pPr>
      <w:r w:rsidRPr="001D4EA9">
        <w:rPr>
          <w:rFonts w:ascii="Times New Roman" w:hAnsi="Times New Roman" w:cs="Times New Roman"/>
        </w:rPr>
        <w:t xml:space="preserve">Li &amp; </w:t>
      </w:r>
      <w:proofErr w:type="spellStart"/>
      <w:r w:rsidRPr="001D4EA9">
        <w:rPr>
          <w:rFonts w:ascii="Times New Roman" w:hAnsi="Times New Roman" w:cs="Times New Roman"/>
        </w:rPr>
        <w:t>Gleitman</w:t>
      </w:r>
      <w:proofErr w:type="spellEnd"/>
      <w:r w:rsidRPr="001D4EA9">
        <w:rPr>
          <w:rFonts w:ascii="Times New Roman" w:hAnsi="Times New Roman" w:cs="Times New Roman"/>
        </w:rPr>
        <w:t xml:space="preserve"> 2002, </w:t>
      </w:r>
      <w:proofErr w:type="gramStart"/>
      <w:r w:rsidRPr="001D4EA9">
        <w:rPr>
          <w:rFonts w:ascii="Times New Roman" w:hAnsi="Times New Roman" w:cs="Times New Roman"/>
        </w:rPr>
        <w:t>Turning</w:t>
      </w:r>
      <w:proofErr w:type="gramEnd"/>
      <w:r w:rsidRPr="001D4EA9">
        <w:rPr>
          <w:rFonts w:ascii="Times New Roman" w:hAnsi="Times New Roman" w:cs="Times New Roman"/>
        </w:rPr>
        <w:t xml:space="preserve"> the tables: language and spatial r</w:t>
      </w:r>
      <w:r>
        <w:rPr>
          <w:rFonts w:ascii="Times New Roman" w:hAnsi="Times New Roman" w:cs="Times New Roman"/>
        </w:rPr>
        <w:t>easoning, Cognition 83: 265-294.</w:t>
      </w:r>
    </w:p>
    <w:p w14:paraId="005A3664" w14:textId="77777777" w:rsidR="00FD583C" w:rsidRDefault="00FD583C" w:rsidP="00FD583C">
      <w:pPr>
        <w:spacing w:line="480" w:lineRule="auto"/>
        <w:rPr>
          <w:rFonts w:ascii="Times New Roman" w:hAnsi="Times New Roman" w:cs="Times New Roman"/>
        </w:rPr>
      </w:pPr>
    </w:p>
    <w:p w14:paraId="1FE54CC2" w14:textId="77777777" w:rsidR="00FD583C" w:rsidRDefault="00FD583C" w:rsidP="00FD583C">
      <w:pPr>
        <w:spacing w:line="480" w:lineRule="auto"/>
        <w:ind w:left="360" w:hanging="360"/>
        <w:rPr>
          <w:rFonts w:ascii="Times New Roman" w:hAnsi="Times New Roman" w:cs="Times New Roman"/>
        </w:rPr>
      </w:pPr>
      <w:r>
        <w:rPr>
          <w:rFonts w:ascii="Times New Roman" w:hAnsi="Times New Roman" w:cs="Times New Roman"/>
        </w:rPr>
        <w:lastRenderedPageBreak/>
        <w:t>Lichtenstein, S</w:t>
      </w:r>
      <w:r w:rsidRPr="005977FA">
        <w:rPr>
          <w:rFonts w:ascii="Times New Roman" w:hAnsi="Times New Roman" w:cs="Times New Roman"/>
        </w:rPr>
        <w:t>.,</w:t>
      </w:r>
      <w:r>
        <w:rPr>
          <w:rFonts w:ascii="Times New Roman" w:hAnsi="Times New Roman" w:cs="Times New Roman"/>
        </w:rPr>
        <w:t xml:space="preserve"> &amp; Newman, J</w:t>
      </w:r>
      <w:r w:rsidRPr="005977FA">
        <w:rPr>
          <w:rFonts w:ascii="Times New Roman" w:hAnsi="Times New Roman" w:cs="Times New Roman"/>
        </w:rPr>
        <w:t>. R. (1967). Empirical scaling of common verbal phrases associated with numerical probabilities.</w:t>
      </w:r>
      <w:r w:rsidRPr="005977FA">
        <w:rPr>
          <w:rFonts w:ascii="Times New Roman" w:hAnsi="Times New Roman" w:cs="Times New Roman"/>
          <w:i/>
          <w:iCs/>
        </w:rPr>
        <w:t xml:space="preserve"> </w:t>
      </w:r>
      <w:proofErr w:type="spellStart"/>
      <w:r w:rsidRPr="005977FA">
        <w:rPr>
          <w:rFonts w:ascii="Times New Roman" w:hAnsi="Times New Roman" w:cs="Times New Roman"/>
          <w:i/>
          <w:iCs/>
        </w:rPr>
        <w:t>Psychonomic</w:t>
      </w:r>
      <w:proofErr w:type="spellEnd"/>
      <w:r w:rsidRPr="005977FA">
        <w:rPr>
          <w:rFonts w:ascii="Times New Roman" w:hAnsi="Times New Roman" w:cs="Times New Roman"/>
          <w:i/>
          <w:iCs/>
        </w:rPr>
        <w:t xml:space="preserve"> Science, 9</w:t>
      </w:r>
      <w:r w:rsidRPr="005977FA">
        <w:rPr>
          <w:rFonts w:ascii="Times New Roman" w:hAnsi="Times New Roman" w:cs="Times New Roman"/>
        </w:rPr>
        <w:t>(10), 563-564.</w:t>
      </w:r>
    </w:p>
    <w:p w14:paraId="3ABE6B52" w14:textId="77777777" w:rsidR="00FD583C" w:rsidRDefault="00FD583C" w:rsidP="00FD583C">
      <w:pPr>
        <w:spacing w:line="480" w:lineRule="auto"/>
        <w:ind w:left="360" w:hanging="360"/>
        <w:rPr>
          <w:rFonts w:ascii="Times New Roman" w:hAnsi="Times New Roman" w:cs="Times New Roman"/>
        </w:rPr>
      </w:pPr>
    </w:p>
    <w:p w14:paraId="3627FD89" w14:textId="0AC62A74" w:rsidR="00FD583C" w:rsidRDefault="00FD583C" w:rsidP="00FD583C">
      <w:pPr>
        <w:spacing w:line="480" w:lineRule="auto"/>
        <w:ind w:left="360" w:hanging="360"/>
        <w:rPr>
          <w:rFonts w:ascii="Times New Roman" w:hAnsi="Times New Roman" w:cs="Times New Roman"/>
        </w:rPr>
      </w:pPr>
      <w:r w:rsidRPr="00B03D93">
        <w:rPr>
          <w:rFonts w:ascii="Times New Roman" w:hAnsi="Times New Roman" w:cs="Times New Roman"/>
        </w:rPr>
        <w:t>Locke, 1824, Book III, Chapter I</w:t>
      </w:r>
      <w:r>
        <w:rPr>
          <w:rFonts w:ascii="Times New Roman" w:hAnsi="Times New Roman" w:cs="Times New Roman"/>
        </w:rPr>
        <w:t xml:space="preserve">; </w:t>
      </w:r>
      <w:r w:rsidRPr="00B03D93">
        <w:rPr>
          <w:rFonts w:ascii="Times New Roman" w:hAnsi="Times New Roman" w:cs="Times New Roman"/>
        </w:rPr>
        <w:t xml:space="preserve">Locke, J. (1824). </w:t>
      </w:r>
      <w:r w:rsidRPr="00B03D93">
        <w:rPr>
          <w:rFonts w:ascii="Times New Roman" w:hAnsi="Times New Roman" w:cs="Times New Roman"/>
          <w:i/>
        </w:rPr>
        <w:t>The works of John Locke in nine volumes</w:t>
      </w:r>
      <w:r w:rsidRPr="00B03D93">
        <w:rPr>
          <w:rFonts w:ascii="Times New Roman" w:hAnsi="Times New Roman" w:cs="Times New Roman"/>
        </w:rPr>
        <w:t xml:space="preserve">, </w:t>
      </w:r>
      <w:r>
        <w:rPr>
          <w:rFonts w:ascii="Times New Roman" w:hAnsi="Times New Roman" w:cs="Times New Roman"/>
        </w:rPr>
        <w:t>V</w:t>
      </w:r>
      <w:r w:rsidRPr="00B03D93">
        <w:rPr>
          <w:rFonts w:ascii="Times New Roman" w:hAnsi="Times New Roman" w:cs="Times New Roman"/>
        </w:rPr>
        <w:t xml:space="preserve">olume 1. </w:t>
      </w:r>
      <w:proofErr w:type="spellStart"/>
      <w:r w:rsidRPr="00B03D93">
        <w:rPr>
          <w:rFonts w:ascii="Times New Roman" w:hAnsi="Times New Roman" w:cs="Times New Roman"/>
        </w:rPr>
        <w:t>Rivington</w:t>
      </w:r>
      <w:proofErr w:type="spellEnd"/>
      <w:r>
        <w:rPr>
          <w:rFonts w:ascii="Times New Roman" w:hAnsi="Times New Roman" w:cs="Times New Roman"/>
        </w:rPr>
        <w:t>:</w:t>
      </w:r>
      <w:r w:rsidR="004C6719">
        <w:rPr>
          <w:rFonts w:ascii="Times New Roman" w:hAnsi="Times New Roman" w:cs="Times New Roman"/>
        </w:rPr>
        <w:t xml:space="preserve"> </w:t>
      </w:r>
      <w:r w:rsidRPr="00B03D93">
        <w:rPr>
          <w:rFonts w:ascii="Times New Roman" w:hAnsi="Times New Roman" w:cs="Times New Roman"/>
        </w:rPr>
        <w:t>London,</w:t>
      </w:r>
      <w:r>
        <w:rPr>
          <w:rFonts w:ascii="Times New Roman" w:hAnsi="Times New Roman" w:cs="Times New Roman"/>
        </w:rPr>
        <w:t xml:space="preserve"> </w:t>
      </w:r>
      <w:r w:rsidRPr="00B03D93">
        <w:rPr>
          <w:rFonts w:ascii="Times New Roman" w:hAnsi="Times New Roman" w:cs="Times New Roman"/>
        </w:rPr>
        <w:t>UK, 12</w:t>
      </w:r>
      <w:r w:rsidRPr="00B03D93">
        <w:rPr>
          <w:rFonts w:ascii="Times New Roman" w:hAnsi="Times New Roman" w:cs="Times New Roman"/>
          <w:vertAlign w:val="superscript"/>
        </w:rPr>
        <w:t>th</w:t>
      </w:r>
      <w:r>
        <w:rPr>
          <w:rFonts w:ascii="Times New Roman" w:hAnsi="Times New Roman" w:cs="Times New Roman"/>
        </w:rPr>
        <w:t xml:space="preserve"> Edition</w:t>
      </w:r>
    </w:p>
    <w:p w14:paraId="373634F5" w14:textId="77777777" w:rsidR="00FD583C" w:rsidRDefault="00FD583C" w:rsidP="00FD583C">
      <w:pPr>
        <w:spacing w:line="480" w:lineRule="auto"/>
        <w:ind w:left="360" w:hanging="360"/>
        <w:rPr>
          <w:rFonts w:ascii="Times New Roman" w:hAnsi="Times New Roman" w:cs="Times New Roman"/>
        </w:rPr>
      </w:pPr>
    </w:p>
    <w:p w14:paraId="359A59B8" w14:textId="77777777" w:rsidR="00FD583C" w:rsidRDefault="00FD583C" w:rsidP="00FD583C">
      <w:pPr>
        <w:spacing w:line="480" w:lineRule="auto"/>
        <w:ind w:left="360" w:hanging="360"/>
        <w:rPr>
          <w:rFonts w:ascii="Times New Roman" w:hAnsi="Times New Roman" w:cs="Times New Roman"/>
        </w:rPr>
      </w:pPr>
      <w:proofErr w:type="spellStart"/>
      <w:r w:rsidRPr="00DA5788">
        <w:rPr>
          <w:rFonts w:ascii="Times New Roman" w:hAnsi="Times New Roman" w:cs="Times New Roman"/>
        </w:rPr>
        <w:t>Løhre</w:t>
      </w:r>
      <w:proofErr w:type="spellEnd"/>
      <w:r w:rsidRPr="00DA5788">
        <w:rPr>
          <w:rFonts w:ascii="Times New Roman" w:hAnsi="Times New Roman" w:cs="Times New Roman"/>
        </w:rPr>
        <w:t xml:space="preserve">, E., &amp; </w:t>
      </w:r>
      <w:proofErr w:type="spellStart"/>
      <w:r w:rsidRPr="00DA5788">
        <w:rPr>
          <w:rFonts w:ascii="Times New Roman" w:hAnsi="Times New Roman" w:cs="Times New Roman"/>
        </w:rPr>
        <w:t>Teigen</w:t>
      </w:r>
      <w:proofErr w:type="spellEnd"/>
      <w:r w:rsidRPr="00DA5788">
        <w:rPr>
          <w:rFonts w:ascii="Times New Roman" w:hAnsi="Times New Roman" w:cs="Times New Roman"/>
        </w:rPr>
        <w:t xml:space="preserve">, K. H. (2014). How fast can you (possibly) do it, or how </w:t>
      </w:r>
      <w:r>
        <w:rPr>
          <w:rFonts w:ascii="Times New Roman" w:hAnsi="Times New Roman" w:cs="Times New Roman"/>
        </w:rPr>
        <w:t>long will it (certainly) take? C</w:t>
      </w:r>
      <w:r w:rsidRPr="00DA5788">
        <w:rPr>
          <w:rFonts w:ascii="Times New Roman" w:hAnsi="Times New Roman" w:cs="Times New Roman"/>
        </w:rPr>
        <w:t>ommunicating uncertain estimates of performance time.</w:t>
      </w:r>
      <w:r w:rsidRPr="00DA5788">
        <w:rPr>
          <w:rFonts w:ascii="Times New Roman" w:hAnsi="Times New Roman" w:cs="Times New Roman"/>
          <w:i/>
          <w:iCs/>
        </w:rPr>
        <w:t xml:space="preserve"> </w:t>
      </w:r>
      <w:proofErr w:type="spellStart"/>
      <w:r w:rsidRPr="00DA5788">
        <w:rPr>
          <w:rFonts w:ascii="Times New Roman" w:hAnsi="Times New Roman" w:cs="Times New Roman"/>
          <w:i/>
          <w:iCs/>
        </w:rPr>
        <w:t>Acta</w:t>
      </w:r>
      <w:proofErr w:type="spellEnd"/>
      <w:r w:rsidRPr="00DA5788">
        <w:rPr>
          <w:rFonts w:ascii="Times New Roman" w:hAnsi="Times New Roman" w:cs="Times New Roman"/>
          <w:i/>
          <w:iCs/>
        </w:rPr>
        <w:t xml:space="preserve"> </w:t>
      </w:r>
      <w:proofErr w:type="spellStart"/>
      <w:r w:rsidRPr="00DA5788">
        <w:rPr>
          <w:rFonts w:ascii="Times New Roman" w:hAnsi="Times New Roman" w:cs="Times New Roman"/>
          <w:i/>
          <w:iCs/>
        </w:rPr>
        <w:t>Psychologica</w:t>
      </w:r>
      <w:proofErr w:type="spellEnd"/>
      <w:r w:rsidRPr="00DA5788">
        <w:rPr>
          <w:rFonts w:ascii="Times New Roman" w:hAnsi="Times New Roman" w:cs="Times New Roman"/>
          <w:i/>
          <w:iCs/>
        </w:rPr>
        <w:t>, 148</w:t>
      </w:r>
      <w:r w:rsidRPr="00DA5788">
        <w:rPr>
          <w:rFonts w:ascii="Times New Roman" w:hAnsi="Times New Roman" w:cs="Times New Roman"/>
        </w:rPr>
        <w:t>, 63-73.</w:t>
      </w:r>
    </w:p>
    <w:p w14:paraId="7D70C2F4" w14:textId="77777777" w:rsidR="00FD583C" w:rsidRDefault="00FD583C" w:rsidP="00FD583C">
      <w:pPr>
        <w:spacing w:line="480" w:lineRule="auto"/>
        <w:ind w:left="360" w:hanging="360"/>
        <w:rPr>
          <w:rFonts w:ascii="Times New Roman" w:hAnsi="Times New Roman" w:cs="Times New Roman"/>
        </w:rPr>
      </w:pPr>
    </w:p>
    <w:p w14:paraId="69F4060C" w14:textId="77777777" w:rsidR="00FD583C" w:rsidRDefault="00FD583C" w:rsidP="00FD583C">
      <w:pPr>
        <w:spacing w:line="480" w:lineRule="auto"/>
        <w:ind w:left="360" w:hanging="360"/>
        <w:rPr>
          <w:rFonts w:ascii="Times New Roman" w:hAnsi="Times New Roman" w:cs="Times New Roman"/>
        </w:rPr>
      </w:pPr>
      <w:proofErr w:type="spellStart"/>
      <w:r w:rsidRPr="00AE3994">
        <w:rPr>
          <w:rFonts w:ascii="Times New Roman" w:hAnsi="Times New Roman" w:cs="Times New Roman"/>
        </w:rPr>
        <w:t>Løhre</w:t>
      </w:r>
      <w:proofErr w:type="spellEnd"/>
      <w:r w:rsidRPr="00AE3994">
        <w:rPr>
          <w:rFonts w:ascii="Times New Roman" w:hAnsi="Times New Roman" w:cs="Times New Roman"/>
        </w:rPr>
        <w:t xml:space="preserve"> &amp; </w:t>
      </w:r>
      <w:proofErr w:type="spellStart"/>
      <w:r w:rsidRPr="00AE3994">
        <w:rPr>
          <w:rFonts w:ascii="Times New Roman" w:hAnsi="Times New Roman" w:cs="Times New Roman"/>
        </w:rPr>
        <w:t>Teigen</w:t>
      </w:r>
      <w:proofErr w:type="spellEnd"/>
      <w:r w:rsidRPr="00AE3994">
        <w:rPr>
          <w:rFonts w:ascii="Times New Roman" w:hAnsi="Times New Roman" w:cs="Times New Roman"/>
        </w:rPr>
        <w:t>, 2015</w:t>
      </w:r>
    </w:p>
    <w:p w14:paraId="5198DA7E" w14:textId="77777777" w:rsidR="00FD583C" w:rsidRDefault="00FD583C" w:rsidP="00FD583C">
      <w:pPr>
        <w:spacing w:line="480" w:lineRule="auto"/>
        <w:ind w:left="360" w:hanging="360"/>
        <w:rPr>
          <w:rFonts w:ascii="Times New Roman" w:hAnsi="Times New Roman" w:cs="Times New Roman"/>
        </w:rPr>
      </w:pPr>
    </w:p>
    <w:p w14:paraId="7002EF55" w14:textId="77777777" w:rsidR="00FD583C" w:rsidRDefault="00FD583C" w:rsidP="00FD583C">
      <w:pPr>
        <w:spacing w:line="480" w:lineRule="auto"/>
        <w:ind w:left="360" w:hanging="360"/>
        <w:rPr>
          <w:rFonts w:ascii="Times New Roman" w:hAnsi="Times New Roman" w:cs="Times New Roman"/>
        </w:rPr>
      </w:pPr>
      <w:proofErr w:type="spellStart"/>
      <w:r w:rsidRPr="001D4EA9">
        <w:rPr>
          <w:rFonts w:ascii="Times New Roman" w:hAnsi="Times New Roman" w:cs="Times New Roman"/>
        </w:rPr>
        <w:t>Losonsky</w:t>
      </w:r>
      <w:proofErr w:type="spellEnd"/>
      <w:r w:rsidRPr="001D4EA9">
        <w:rPr>
          <w:rFonts w:ascii="Times New Roman" w:hAnsi="Times New Roman" w:cs="Times New Roman"/>
        </w:rPr>
        <w:t xml:space="preserve">, M. (Ed.). (1999). Humboldt: </w:t>
      </w:r>
      <w:r w:rsidRPr="001D4EA9">
        <w:rPr>
          <w:rFonts w:ascii="Times New Roman" w:hAnsi="Times New Roman" w:cs="Times New Roman"/>
          <w:i/>
        </w:rPr>
        <w:t>'On Language': On the Diversity of Human Language Construction and Its Influence on the Mental Development of the Human Species</w:t>
      </w:r>
      <w:r w:rsidRPr="001D4EA9">
        <w:rPr>
          <w:rFonts w:ascii="Times New Roman" w:hAnsi="Times New Roman" w:cs="Times New Roman"/>
        </w:rPr>
        <w:t>. Cambridge University Press; p. 99</w:t>
      </w:r>
      <w:r>
        <w:rPr>
          <w:rFonts w:ascii="Times New Roman" w:hAnsi="Times New Roman" w:cs="Times New Roman"/>
        </w:rPr>
        <w:t>.</w:t>
      </w:r>
    </w:p>
    <w:p w14:paraId="3BA48EBC" w14:textId="77777777" w:rsidR="00FD583C" w:rsidRDefault="00FD583C" w:rsidP="00FD583C">
      <w:pPr>
        <w:spacing w:line="480" w:lineRule="auto"/>
        <w:ind w:left="360" w:hanging="360"/>
        <w:rPr>
          <w:rFonts w:ascii="Times New Roman" w:hAnsi="Times New Roman" w:cs="Times New Roman"/>
        </w:rPr>
      </w:pPr>
    </w:p>
    <w:p w14:paraId="330489B4" w14:textId="77777777" w:rsidR="00FD583C" w:rsidRDefault="00FD583C" w:rsidP="00FD583C">
      <w:pPr>
        <w:spacing w:line="480" w:lineRule="auto"/>
        <w:ind w:left="360" w:hanging="360"/>
        <w:rPr>
          <w:rFonts w:ascii="Times New Roman" w:hAnsi="Times New Roman" w:cs="Times New Roman"/>
        </w:rPr>
      </w:pPr>
      <w:r w:rsidRPr="001D4EA9">
        <w:rPr>
          <w:rFonts w:ascii="Times New Roman" w:hAnsi="Times New Roman" w:cs="Times New Roman"/>
        </w:rPr>
        <w:t xml:space="preserve">Milligan, K., </w:t>
      </w:r>
      <w:proofErr w:type="spellStart"/>
      <w:r w:rsidRPr="001D4EA9">
        <w:rPr>
          <w:rFonts w:ascii="Times New Roman" w:hAnsi="Times New Roman" w:cs="Times New Roman"/>
        </w:rPr>
        <w:t>Astington</w:t>
      </w:r>
      <w:proofErr w:type="spellEnd"/>
      <w:r w:rsidRPr="001D4EA9">
        <w:rPr>
          <w:rFonts w:ascii="Times New Roman" w:hAnsi="Times New Roman" w:cs="Times New Roman"/>
        </w:rPr>
        <w:t xml:space="preserve">, J. W., &amp; </w:t>
      </w:r>
      <w:proofErr w:type="spellStart"/>
      <w:r w:rsidRPr="001D4EA9">
        <w:rPr>
          <w:rFonts w:ascii="Times New Roman" w:hAnsi="Times New Roman" w:cs="Times New Roman"/>
        </w:rPr>
        <w:t>Dack</w:t>
      </w:r>
      <w:proofErr w:type="spellEnd"/>
      <w:r w:rsidRPr="001D4EA9">
        <w:rPr>
          <w:rFonts w:ascii="Times New Roman" w:hAnsi="Times New Roman" w:cs="Times New Roman"/>
        </w:rPr>
        <w:t>, L. A. (2007). Language and theory of mind: meta</w:t>
      </w:r>
      <w:r w:rsidRPr="001D4EA9">
        <w:rPr>
          <w:rFonts w:ascii="Cambria Math" w:hAnsi="Cambria Math" w:cs="Cambria Math"/>
        </w:rPr>
        <w:t>‐</w:t>
      </w:r>
      <w:r w:rsidRPr="001D4EA9">
        <w:rPr>
          <w:rFonts w:ascii="Times New Roman" w:hAnsi="Times New Roman" w:cs="Times New Roman"/>
        </w:rPr>
        <w:t>analysis of the relation between language ability and false</w:t>
      </w:r>
      <w:r w:rsidRPr="001D4EA9">
        <w:rPr>
          <w:rFonts w:ascii="Cambria Math" w:hAnsi="Cambria Math" w:cs="Cambria Math"/>
        </w:rPr>
        <w:t>‐</w:t>
      </w:r>
      <w:r w:rsidRPr="001D4EA9">
        <w:rPr>
          <w:rFonts w:ascii="Times New Roman" w:hAnsi="Times New Roman" w:cs="Times New Roman"/>
        </w:rPr>
        <w:t>belief understanding. Child development, 78(2), 622-646.</w:t>
      </w:r>
      <w:r w:rsidRPr="009867F7">
        <w:rPr>
          <w:rFonts w:ascii="Times New Roman" w:hAnsi="Times New Roman" w:cs="Times New Roman"/>
        </w:rPr>
        <w:t xml:space="preserve"> </w:t>
      </w:r>
    </w:p>
    <w:p w14:paraId="50239C33" w14:textId="77777777" w:rsidR="00FD583C" w:rsidRDefault="00FD583C" w:rsidP="00FD583C">
      <w:pPr>
        <w:spacing w:line="480" w:lineRule="auto"/>
        <w:rPr>
          <w:rFonts w:ascii="Times" w:hAnsi="Times"/>
        </w:rPr>
      </w:pPr>
    </w:p>
    <w:p w14:paraId="012C3A41" w14:textId="77777777" w:rsidR="00FD583C" w:rsidRDefault="00FD583C" w:rsidP="00FD583C">
      <w:pPr>
        <w:spacing w:line="480" w:lineRule="auto"/>
        <w:ind w:left="360" w:hanging="360"/>
        <w:rPr>
          <w:rFonts w:ascii="Times New Roman" w:hAnsi="Times New Roman" w:cs="Times New Roman"/>
        </w:rPr>
      </w:pPr>
      <w:r w:rsidRPr="005D6AF3">
        <w:rPr>
          <w:rFonts w:ascii="Times New Roman" w:hAnsi="Times New Roman" w:cs="Times New Roman"/>
        </w:rPr>
        <w:t xml:space="preserve">Monti M.M. (in press) The role of language in structure-dependent cognition. In Moody M. (ed.) </w:t>
      </w:r>
      <w:r w:rsidRPr="005D6AF3">
        <w:rPr>
          <w:rFonts w:ascii="Times New Roman" w:hAnsi="Times New Roman" w:cs="Times New Roman"/>
          <w:i/>
        </w:rPr>
        <w:t>Neural Mechanisms of Language</w:t>
      </w:r>
      <w:r w:rsidRPr="005D6AF3">
        <w:rPr>
          <w:rFonts w:ascii="Times New Roman" w:hAnsi="Times New Roman" w:cs="Times New Roman"/>
        </w:rPr>
        <w:t>, Springer:</w:t>
      </w:r>
      <w:r>
        <w:rPr>
          <w:rFonts w:ascii="Times New Roman" w:hAnsi="Times New Roman" w:cs="Times New Roman"/>
        </w:rPr>
        <w:t xml:space="preserve"> </w:t>
      </w:r>
      <w:r w:rsidRPr="005D6AF3">
        <w:rPr>
          <w:rFonts w:ascii="Times New Roman" w:hAnsi="Times New Roman" w:cs="Times New Roman"/>
        </w:rPr>
        <w:t>New York, NY.</w:t>
      </w:r>
    </w:p>
    <w:p w14:paraId="18C38E68" w14:textId="77777777" w:rsidR="00FD583C" w:rsidRDefault="00FD583C" w:rsidP="00FD583C">
      <w:pPr>
        <w:spacing w:line="480" w:lineRule="auto"/>
        <w:ind w:left="360" w:hanging="360"/>
        <w:rPr>
          <w:rFonts w:ascii="Times New Roman" w:hAnsi="Times New Roman" w:cs="Times New Roman"/>
        </w:rPr>
      </w:pPr>
    </w:p>
    <w:p w14:paraId="213AE781" w14:textId="77777777" w:rsidR="00FD583C" w:rsidRDefault="00FD583C" w:rsidP="00FD583C">
      <w:pPr>
        <w:spacing w:line="480" w:lineRule="auto"/>
        <w:ind w:left="360" w:hanging="360"/>
        <w:rPr>
          <w:rFonts w:ascii="Times New Roman" w:hAnsi="Times New Roman" w:cs="Times New Roman"/>
        </w:rPr>
      </w:pPr>
      <w:r w:rsidRPr="001D4EA9">
        <w:rPr>
          <w:rFonts w:ascii="Times New Roman" w:hAnsi="Times New Roman" w:cs="Times New Roman"/>
        </w:rPr>
        <w:lastRenderedPageBreak/>
        <w:t xml:space="preserve">Monti, M. M., &amp; </w:t>
      </w:r>
      <w:proofErr w:type="spellStart"/>
      <w:r w:rsidRPr="001D4EA9">
        <w:rPr>
          <w:rFonts w:ascii="Times New Roman" w:hAnsi="Times New Roman" w:cs="Times New Roman"/>
        </w:rPr>
        <w:t>Osherson</w:t>
      </w:r>
      <w:proofErr w:type="spellEnd"/>
      <w:r w:rsidRPr="001D4EA9">
        <w:rPr>
          <w:rFonts w:ascii="Times New Roman" w:hAnsi="Times New Roman" w:cs="Times New Roman"/>
        </w:rPr>
        <w:t xml:space="preserve">, D. N. (2012). Logic, language and the brain. </w:t>
      </w:r>
      <w:r w:rsidRPr="004C6719">
        <w:rPr>
          <w:rFonts w:ascii="Times New Roman" w:hAnsi="Times New Roman" w:cs="Times New Roman"/>
          <w:i/>
        </w:rPr>
        <w:t>Brain research</w:t>
      </w:r>
      <w:r w:rsidRPr="001D4EA9">
        <w:rPr>
          <w:rFonts w:ascii="Times New Roman" w:hAnsi="Times New Roman" w:cs="Times New Roman"/>
        </w:rPr>
        <w:t>, 1428, 33-42.</w:t>
      </w:r>
    </w:p>
    <w:p w14:paraId="6BCFF5EC" w14:textId="77777777" w:rsidR="00FD583C" w:rsidRDefault="00FD583C" w:rsidP="00FD583C">
      <w:pPr>
        <w:spacing w:line="480" w:lineRule="auto"/>
        <w:ind w:left="360" w:hanging="360"/>
        <w:rPr>
          <w:rFonts w:ascii="Times New Roman" w:hAnsi="Times New Roman" w:cs="Times New Roman"/>
        </w:rPr>
      </w:pPr>
    </w:p>
    <w:p w14:paraId="241A4DD1" w14:textId="77777777" w:rsidR="00FD583C" w:rsidRDefault="00FD583C" w:rsidP="00FD583C">
      <w:pPr>
        <w:spacing w:line="480" w:lineRule="auto"/>
        <w:ind w:left="360" w:hanging="360"/>
        <w:rPr>
          <w:rFonts w:ascii="Times New Roman" w:hAnsi="Times New Roman" w:cs="Times New Roman"/>
        </w:rPr>
      </w:pPr>
      <w:r w:rsidRPr="001D4EA9">
        <w:rPr>
          <w:rFonts w:ascii="Times New Roman" w:hAnsi="Times New Roman" w:cs="Times New Roman"/>
        </w:rPr>
        <w:t xml:space="preserve">Monti M.M., Parsons L.M., </w:t>
      </w:r>
      <w:proofErr w:type="spellStart"/>
      <w:r w:rsidRPr="001D4EA9">
        <w:rPr>
          <w:rFonts w:ascii="Times New Roman" w:hAnsi="Times New Roman" w:cs="Times New Roman"/>
        </w:rPr>
        <w:t>Osherson</w:t>
      </w:r>
      <w:proofErr w:type="spellEnd"/>
      <w:r w:rsidRPr="001D4EA9">
        <w:rPr>
          <w:rFonts w:ascii="Times New Roman" w:hAnsi="Times New Roman" w:cs="Times New Roman"/>
        </w:rPr>
        <w:t xml:space="preserve"> D.N. (2012) Thought beyond language: neural dissociation of arithmetic and natural language. </w:t>
      </w:r>
      <w:r w:rsidRPr="004C6719">
        <w:rPr>
          <w:rFonts w:ascii="Times New Roman" w:hAnsi="Times New Roman" w:cs="Times New Roman"/>
          <w:i/>
        </w:rPr>
        <w:t>Psychological Science</w:t>
      </w:r>
      <w:r w:rsidRPr="001D4EA9">
        <w:rPr>
          <w:rFonts w:ascii="Times New Roman" w:hAnsi="Times New Roman" w:cs="Times New Roman"/>
        </w:rPr>
        <w:t>, 23(8): 914-922</w:t>
      </w:r>
      <w:r>
        <w:rPr>
          <w:rFonts w:ascii="Times New Roman" w:hAnsi="Times New Roman" w:cs="Times New Roman"/>
        </w:rPr>
        <w:t>.</w:t>
      </w:r>
    </w:p>
    <w:p w14:paraId="20281C86" w14:textId="77777777" w:rsidR="00FD583C" w:rsidRDefault="00FD583C" w:rsidP="00FD583C">
      <w:pPr>
        <w:spacing w:line="480" w:lineRule="auto"/>
        <w:ind w:left="360" w:hanging="360"/>
        <w:rPr>
          <w:rFonts w:ascii="Times New Roman" w:hAnsi="Times New Roman" w:cs="Times New Roman"/>
        </w:rPr>
      </w:pPr>
    </w:p>
    <w:p w14:paraId="3DDB131A" w14:textId="77777777" w:rsidR="00FD583C" w:rsidRDefault="00FD583C" w:rsidP="00FD583C">
      <w:pPr>
        <w:spacing w:line="480" w:lineRule="auto"/>
        <w:ind w:left="360" w:hanging="360"/>
        <w:rPr>
          <w:rFonts w:ascii="Times" w:hAnsi="Times"/>
        </w:rPr>
      </w:pPr>
      <w:proofErr w:type="spellStart"/>
      <w:r>
        <w:rPr>
          <w:rFonts w:ascii="Times" w:hAnsi="Times"/>
        </w:rPr>
        <w:t>Mosteller</w:t>
      </w:r>
      <w:proofErr w:type="spellEnd"/>
      <w:r>
        <w:rPr>
          <w:rFonts w:ascii="Times" w:hAnsi="Times"/>
        </w:rPr>
        <w:t xml:space="preserve">, F., &amp; </w:t>
      </w:r>
      <w:proofErr w:type="spellStart"/>
      <w:r>
        <w:rPr>
          <w:rFonts w:ascii="Times" w:hAnsi="Times"/>
        </w:rPr>
        <w:t>Youtz</w:t>
      </w:r>
      <w:proofErr w:type="spellEnd"/>
      <w:r>
        <w:rPr>
          <w:rFonts w:ascii="Times" w:hAnsi="Times"/>
        </w:rPr>
        <w:t xml:space="preserve">, C. (1990). Quantifying probabilistic expressions. </w:t>
      </w:r>
      <w:r>
        <w:rPr>
          <w:rFonts w:ascii="Times" w:hAnsi="Times"/>
          <w:i/>
        </w:rPr>
        <w:t>Statistical Science</w:t>
      </w:r>
      <w:proofErr w:type="gramStart"/>
      <w:r>
        <w:rPr>
          <w:rFonts w:ascii="Times" w:hAnsi="Times"/>
          <w:i/>
        </w:rPr>
        <w:t xml:space="preserve">, </w:t>
      </w:r>
      <w:r>
        <w:rPr>
          <w:rFonts w:ascii="Times" w:hAnsi="Times"/>
        </w:rPr>
        <w:t xml:space="preserve"> 5</w:t>
      </w:r>
      <w:proofErr w:type="gramEnd"/>
      <w:r>
        <w:rPr>
          <w:rFonts w:ascii="Times" w:hAnsi="Times"/>
        </w:rPr>
        <w:t>(1), 2-34.</w:t>
      </w:r>
    </w:p>
    <w:p w14:paraId="76923343" w14:textId="77777777" w:rsidR="00C0178B" w:rsidRDefault="00C0178B" w:rsidP="00FD583C">
      <w:pPr>
        <w:spacing w:line="480" w:lineRule="auto"/>
        <w:ind w:left="360" w:hanging="360"/>
        <w:rPr>
          <w:rFonts w:ascii="Times" w:hAnsi="Times"/>
        </w:rPr>
      </w:pPr>
    </w:p>
    <w:p w14:paraId="50051EB1" w14:textId="5E652864" w:rsidR="00C0178B" w:rsidRPr="005B5B3C" w:rsidRDefault="00C0178B" w:rsidP="00C0178B">
      <w:pPr>
        <w:spacing w:line="480" w:lineRule="auto"/>
        <w:ind w:left="720" w:hanging="720"/>
        <w:rPr>
          <w:rFonts w:ascii="Times New Roman" w:eastAsia="Times New Roman" w:hAnsi="Times New Roman" w:cs="Times New Roman"/>
        </w:rPr>
      </w:pPr>
      <w:proofErr w:type="spellStart"/>
      <w:r w:rsidRPr="005B5B3C">
        <w:rPr>
          <w:rFonts w:ascii="Times New Roman" w:eastAsia="Times New Roman" w:hAnsi="Times New Roman" w:cs="Times New Roman"/>
        </w:rPr>
        <w:t>Oberkampf</w:t>
      </w:r>
      <w:proofErr w:type="spellEnd"/>
      <w:r w:rsidRPr="005B5B3C">
        <w:rPr>
          <w:rFonts w:ascii="Times New Roman" w:eastAsia="Times New Roman" w:hAnsi="Times New Roman" w:cs="Times New Roman"/>
        </w:rPr>
        <w:t xml:space="preserve">, W.L., Helton, J. C., Joslyn, C. A., </w:t>
      </w:r>
      <w:proofErr w:type="spellStart"/>
      <w:r w:rsidRPr="005B5B3C">
        <w:rPr>
          <w:rFonts w:ascii="Times New Roman" w:eastAsia="Times New Roman" w:hAnsi="Times New Roman" w:cs="Times New Roman"/>
        </w:rPr>
        <w:t>Wojtkiewicz</w:t>
      </w:r>
      <w:proofErr w:type="spellEnd"/>
      <w:r w:rsidRPr="005B5B3C">
        <w:rPr>
          <w:rFonts w:ascii="Times New Roman" w:eastAsia="Times New Roman" w:hAnsi="Times New Roman" w:cs="Times New Roman"/>
        </w:rPr>
        <w:t xml:space="preserve">, S. F., </w:t>
      </w:r>
      <w:proofErr w:type="spellStart"/>
      <w:r w:rsidRPr="005B5B3C">
        <w:rPr>
          <w:rFonts w:ascii="Times New Roman" w:eastAsia="Times New Roman" w:hAnsi="Times New Roman" w:cs="Times New Roman"/>
        </w:rPr>
        <w:t>Ferson</w:t>
      </w:r>
      <w:proofErr w:type="spellEnd"/>
      <w:r w:rsidRPr="005B5B3C">
        <w:rPr>
          <w:rFonts w:ascii="Times New Roman" w:eastAsia="Times New Roman" w:hAnsi="Times New Roman" w:cs="Times New Roman"/>
        </w:rPr>
        <w:t xml:space="preserve">, S.  </w:t>
      </w:r>
      <w:r w:rsidRPr="005B5B3C">
        <w:rPr>
          <w:rStyle w:val="nlmyear"/>
          <w:rFonts w:ascii="Times New Roman" w:eastAsia="Times New Roman" w:hAnsi="Times New Roman" w:cs="Times New Roman"/>
        </w:rPr>
        <w:t>2004</w:t>
      </w:r>
      <w:r w:rsidRPr="005B5B3C">
        <w:rPr>
          <w:rFonts w:ascii="Times New Roman" w:eastAsia="Times New Roman" w:hAnsi="Times New Roman" w:cs="Times New Roman"/>
        </w:rPr>
        <w:t xml:space="preserve">. Challenge problems: uncertainty in system response given uncertain parameters. </w:t>
      </w:r>
      <w:r w:rsidRPr="005B5B3C">
        <w:rPr>
          <w:rFonts w:ascii="Times New Roman" w:eastAsia="Times New Roman" w:hAnsi="Times New Roman" w:cs="Times New Roman"/>
          <w:i/>
          <w:iCs/>
        </w:rPr>
        <w:t>Reliability Engineering and System Safety</w:t>
      </w:r>
      <w:r w:rsidRPr="005B5B3C">
        <w:rPr>
          <w:rFonts w:ascii="Times New Roman" w:eastAsia="Times New Roman" w:hAnsi="Times New Roman" w:cs="Times New Roman"/>
        </w:rPr>
        <w:t>, 85, 11–19.</w:t>
      </w:r>
    </w:p>
    <w:p w14:paraId="0948A421" w14:textId="77777777" w:rsidR="00FD583C" w:rsidRDefault="00FD583C" w:rsidP="00C0178B">
      <w:pPr>
        <w:spacing w:line="480" w:lineRule="auto"/>
        <w:ind w:left="720" w:hanging="720"/>
        <w:rPr>
          <w:rFonts w:ascii="Times" w:hAnsi="Times"/>
        </w:rPr>
      </w:pPr>
    </w:p>
    <w:p w14:paraId="42CD2EC0" w14:textId="77777777" w:rsidR="00FD583C" w:rsidRDefault="00FD583C" w:rsidP="00FD583C">
      <w:pPr>
        <w:spacing w:line="480" w:lineRule="auto"/>
        <w:ind w:left="360" w:hanging="360"/>
        <w:rPr>
          <w:rFonts w:ascii="Times" w:hAnsi="Times"/>
        </w:rPr>
      </w:pPr>
      <w:proofErr w:type="spellStart"/>
      <w:r w:rsidRPr="00202702">
        <w:rPr>
          <w:rFonts w:ascii="Times" w:hAnsi="Times"/>
        </w:rPr>
        <w:t>Özgen</w:t>
      </w:r>
      <w:proofErr w:type="spellEnd"/>
      <w:r w:rsidRPr="00202702">
        <w:rPr>
          <w:rFonts w:ascii="Times" w:hAnsi="Times"/>
        </w:rPr>
        <w:t xml:space="preserve"> E. (2004). Language, learning, and color perception. </w:t>
      </w:r>
      <w:r w:rsidRPr="004C6719">
        <w:rPr>
          <w:rFonts w:ascii="Times" w:hAnsi="Times"/>
          <w:i/>
        </w:rPr>
        <w:t>Current Directions in Psychological Science</w:t>
      </w:r>
      <w:r w:rsidRPr="00202702">
        <w:rPr>
          <w:rFonts w:ascii="Times" w:hAnsi="Times"/>
        </w:rPr>
        <w:t>, 13 (3), 95–98.</w:t>
      </w:r>
    </w:p>
    <w:p w14:paraId="54874E65" w14:textId="77777777" w:rsidR="00FD583C" w:rsidRPr="00202702" w:rsidRDefault="00FD583C" w:rsidP="00FD583C">
      <w:pPr>
        <w:spacing w:line="480" w:lineRule="auto"/>
        <w:ind w:left="360" w:hanging="360"/>
        <w:rPr>
          <w:rFonts w:ascii="Times" w:hAnsi="Times"/>
        </w:rPr>
      </w:pPr>
    </w:p>
    <w:p w14:paraId="65D75FF1" w14:textId="77777777" w:rsidR="00FD583C" w:rsidRDefault="00FD583C" w:rsidP="00FD583C">
      <w:pPr>
        <w:spacing w:line="480" w:lineRule="auto"/>
        <w:ind w:left="360" w:hanging="360"/>
        <w:rPr>
          <w:rFonts w:ascii="Times New Roman" w:hAnsi="Times New Roman" w:cs="Times New Roman"/>
        </w:rPr>
      </w:pPr>
      <w:r w:rsidRPr="009867F7">
        <w:rPr>
          <w:rFonts w:ascii="Times New Roman" w:hAnsi="Times New Roman" w:cs="Times New Roman"/>
        </w:rPr>
        <w:t xml:space="preserve">Patel, A. D. (2003). Language, music, syntax and the brain. </w:t>
      </w:r>
      <w:r w:rsidRPr="004C6719">
        <w:rPr>
          <w:rFonts w:ascii="Times New Roman" w:hAnsi="Times New Roman" w:cs="Times New Roman"/>
          <w:i/>
        </w:rPr>
        <w:t>Nature neuroscience</w:t>
      </w:r>
      <w:r w:rsidRPr="009867F7">
        <w:rPr>
          <w:rFonts w:ascii="Times New Roman" w:hAnsi="Times New Roman" w:cs="Times New Roman"/>
        </w:rPr>
        <w:t>, 6(7), 674-681.</w:t>
      </w:r>
    </w:p>
    <w:p w14:paraId="128885EF" w14:textId="77777777" w:rsidR="00FD583C" w:rsidRDefault="00FD583C" w:rsidP="00FD583C">
      <w:pPr>
        <w:spacing w:line="480" w:lineRule="auto"/>
        <w:rPr>
          <w:rFonts w:ascii="Times New Roman" w:hAnsi="Times New Roman" w:cs="Times New Roman"/>
        </w:rPr>
      </w:pPr>
    </w:p>
    <w:p w14:paraId="1A86CC16" w14:textId="77777777" w:rsidR="00FD583C" w:rsidRDefault="00FD583C" w:rsidP="00FD583C">
      <w:pPr>
        <w:spacing w:line="480" w:lineRule="auto"/>
        <w:ind w:left="360" w:hanging="360"/>
        <w:rPr>
          <w:rFonts w:ascii="Times New Roman" w:hAnsi="Times New Roman" w:cs="Times New Roman"/>
        </w:rPr>
      </w:pPr>
      <w:r w:rsidRPr="003517B4">
        <w:rPr>
          <w:rFonts w:ascii="Times New Roman" w:hAnsi="Times New Roman" w:cs="Times New Roman"/>
        </w:rPr>
        <w:t xml:space="preserve">Pederson, E., </w:t>
      </w:r>
      <w:proofErr w:type="spellStart"/>
      <w:r w:rsidRPr="003517B4">
        <w:rPr>
          <w:rFonts w:ascii="Times New Roman" w:hAnsi="Times New Roman" w:cs="Times New Roman"/>
        </w:rPr>
        <w:t>Danziger</w:t>
      </w:r>
      <w:proofErr w:type="spellEnd"/>
      <w:r w:rsidRPr="003517B4">
        <w:rPr>
          <w:rFonts w:ascii="Times New Roman" w:hAnsi="Times New Roman" w:cs="Times New Roman"/>
        </w:rPr>
        <w:t xml:space="preserve">, E., Wilkins, D., Levinson, S., Kita, S., &amp; </w:t>
      </w:r>
      <w:proofErr w:type="spellStart"/>
      <w:r w:rsidRPr="003517B4">
        <w:rPr>
          <w:rFonts w:ascii="Times New Roman" w:hAnsi="Times New Roman" w:cs="Times New Roman"/>
        </w:rPr>
        <w:t>Senft</w:t>
      </w:r>
      <w:proofErr w:type="spellEnd"/>
      <w:r w:rsidRPr="003517B4">
        <w:rPr>
          <w:rFonts w:ascii="Times New Roman" w:hAnsi="Times New Roman" w:cs="Times New Roman"/>
        </w:rPr>
        <w:t xml:space="preserve"> G. (1998).  Semantic typology and spatial conceptualization, </w:t>
      </w:r>
      <w:r w:rsidRPr="003517B4">
        <w:rPr>
          <w:rFonts w:ascii="Times New Roman" w:hAnsi="Times New Roman" w:cs="Times New Roman"/>
          <w:i/>
        </w:rPr>
        <w:t>Language</w:t>
      </w:r>
      <w:r w:rsidRPr="003517B4">
        <w:rPr>
          <w:rFonts w:ascii="Times New Roman" w:hAnsi="Times New Roman" w:cs="Times New Roman"/>
        </w:rPr>
        <w:t xml:space="preserve">, 74(3), 557-589. </w:t>
      </w:r>
    </w:p>
    <w:p w14:paraId="40502C8D" w14:textId="77777777" w:rsidR="00FD583C" w:rsidRDefault="00FD583C" w:rsidP="00FD583C">
      <w:pPr>
        <w:spacing w:line="480" w:lineRule="auto"/>
        <w:ind w:left="360" w:hanging="360"/>
        <w:rPr>
          <w:rFonts w:ascii="Times New Roman" w:hAnsi="Times New Roman" w:cs="Times New Roman"/>
        </w:rPr>
      </w:pPr>
    </w:p>
    <w:p w14:paraId="5EC9FEC7" w14:textId="77777777" w:rsidR="00FD583C" w:rsidRPr="00D75394" w:rsidRDefault="00FD583C" w:rsidP="00FD583C">
      <w:pPr>
        <w:widowControl w:val="0"/>
        <w:spacing w:after="200" w:line="480" w:lineRule="auto"/>
        <w:ind w:left="450" w:hanging="432"/>
        <w:contextualSpacing/>
        <w:rPr>
          <w:rFonts w:ascii="Times New Roman" w:hAnsi="Times New Roman" w:cs="Times New Roman"/>
        </w:rPr>
      </w:pPr>
      <w:r w:rsidRPr="00D75394">
        <w:rPr>
          <w:rFonts w:ascii="Times New Roman" w:hAnsi="Times New Roman" w:cs="Times New Roman"/>
        </w:rPr>
        <w:lastRenderedPageBreak/>
        <w:t xml:space="preserve">Peterson, Dane K., and Gordon F. </w:t>
      </w:r>
      <w:proofErr w:type="spellStart"/>
      <w:r w:rsidRPr="00D75394">
        <w:rPr>
          <w:rFonts w:ascii="Times New Roman" w:hAnsi="Times New Roman" w:cs="Times New Roman"/>
        </w:rPr>
        <w:t>Pitz</w:t>
      </w:r>
      <w:proofErr w:type="spellEnd"/>
      <w:r w:rsidRPr="00D75394">
        <w:rPr>
          <w:rFonts w:ascii="Times New Roman" w:hAnsi="Times New Roman" w:cs="Times New Roman"/>
        </w:rPr>
        <w:t xml:space="preserve"> (1988), “Confidence, Uncertainty, and the Use of Information,” </w:t>
      </w:r>
      <w:r w:rsidRPr="00D75394">
        <w:rPr>
          <w:rFonts w:ascii="Times New Roman" w:hAnsi="Times New Roman" w:cs="Times New Roman"/>
          <w:i/>
        </w:rPr>
        <w:t>Journal of Experimental Psychology: Learning, Memory, and Cognition</w:t>
      </w:r>
      <w:r w:rsidRPr="00D75394">
        <w:rPr>
          <w:rFonts w:ascii="Times New Roman" w:hAnsi="Times New Roman" w:cs="Times New Roman"/>
        </w:rPr>
        <w:t xml:space="preserve">, 14(1), 85-92. </w:t>
      </w:r>
    </w:p>
    <w:p w14:paraId="0640052B" w14:textId="77777777" w:rsidR="00FD583C" w:rsidRDefault="00FD583C" w:rsidP="00FD583C">
      <w:pPr>
        <w:spacing w:line="480" w:lineRule="auto"/>
        <w:rPr>
          <w:rFonts w:ascii="Times New Roman" w:hAnsi="Times New Roman" w:cs="Times New Roman"/>
        </w:rPr>
      </w:pPr>
    </w:p>
    <w:p w14:paraId="6112F32C" w14:textId="77777777" w:rsidR="00FD583C" w:rsidRDefault="00FD583C" w:rsidP="00FD583C">
      <w:pPr>
        <w:spacing w:line="480" w:lineRule="auto"/>
        <w:ind w:left="360" w:hanging="360"/>
        <w:rPr>
          <w:rFonts w:ascii="Times New Roman" w:hAnsi="Times New Roman" w:cs="Times New Roman"/>
        </w:rPr>
      </w:pPr>
      <w:proofErr w:type="spellStart"/>
      <w:r w:rsidRPr="001D4EA9">
        <w:rPr>
          <w:rFonts w:ascii="Times New Roman" w:hAnsi="Times New Roman" w:cs="Times New Roman"/>
        </w:rPr>
        <w:t>Regier</w:t>
      </w:r>
      <w:proofErr w:type="spellEnd"/>
      <w:r>
        <w:rPr>
          <w:rFonts w:ascii="Times New Roman" w:hAnsi="Times New Roman" w:cs="Times New Roman"/>
        </w:rPr>
        <w:t>, T.</w:t>
      </w:r>
      <w:r w:rsidRPr="001D4EA9">
        <w:rPr>
          <w:rFonts w:ascii="Times New Roman" w:hAnsi="Times New Roman" w:cs="Times New Roman"/>
        </w:rPr>
        <w:t xml:space="preserve"> &amp; Kay,</w:t>
      </w:r>
      <w:r>
        <w:rPr>
          <w:rFonts w:ascii="Times New Roman" w:hAnsi="Times New Roman" w:cs="Times New Roman"/>
        </w:rPr>
        <w:t xml:space="preserve"> P.</w:t>
      </w:r>
      <w:r w:rsidRPr="001D4EA9">
        <w:rPr>
          <w:rFonts w:ascii="Times New Roman" w:hAnsi="Times New Roman" w:cs="Times New Roman"/>
        </w:rPr>
        <w:t xml:space="preserve"> </w:t>
      </w:r>
      <w:r>
        <w:rPr>
          <w:rFonts w:ascii="Times New Roman" w:hAnsi="Times New Roman" w:cs="Times New Roman"/>
        </w:rPr>
        <w:t>(</w:t>
      </w:r>
      <w:r w:rsidRPr="001D4EA9">
        <w:rPr>
          <w:rFonts w:ascii="Times New Roman" w:hAnsi="Times New Roman" w:cs="Times New Roman"/>
        </w:rPr>
        <w:t>200</w:t>
      </w:r>
      <w:r>
        <w:rPr>
          <w:rFonts w:ascii="Times New Roman" w:hAnsi="Times New Roman" w:cs="Times New Roman"/>
        </w:rPr>
        <w:t>9).</w:t>
      </w:r>
      <w:r w:rsidRPr="001D4EA9">
        <w:rPr>
          <w:rFonts w:ascii="Times New Roman" w:hAnsi="Times New Roman" w:cs="Times New Roman"/>
        </w:rPr>
        <w:t xml:space="preserve"> Language, thought, and color: Whorf was half righ</w:t>
      </w:r>
      <w:r>
        <w:rPr>
          <w:rFonts w:ascii="Times New Roman" w:hAnsi="Times New Roman" w:cs="Times New Roman"/>
        </w:rPr>
        <w:t xml:space="preserve">t, </w:t>
      </w:r>
      <w:r w:rsidRPr="00B7392C">
        <w:rPr>
          <w:rFonts w:ascii="Times New Roman" w:hAnsi="Times New Roman" w:cs="Times New Roman"/>
          <w:i/>
        </w:rPr>
        <w:t>Trends in cognitive science</w:t>
      </w:r>
      <w:r>
        <w:rPr>
          <w:rFonts w:ascii="Times New Roman" w:hAnsi="Times New Roman" w:cs="Times New Roman"/>
        </w:rPr>
        <w:t xml:space="preserve">, </w:t>
      </w:r>
      <w:r w:rsidRPr="00B7392C">
        <w:rPr>
          <w:rFonts w:ascii="Times New Roman" w:eastAsia="Times New Roman" w:hAnsi="Times New Roman" w:cs="Times New Roman"/>
        </w:rPr>
        <w:t>13(10), 439-46.</w:t>
      </w:r>
    </w:p>
    <w:p w14:paraId="2F07D3CD" w14:textId="77777777" w:rsidR="00FD583C" w:rsidRDefault="00FD583C" w:rsidP="00FD583C">
      <w:pPr>
        <w:spacing w:line="480" w:lineRule="auto"/>
        <w:ind w:left="360" w:hanging="360"/>
        <w:rPr>
          <w:rFonts w:ascii="Times New Roman" w:hAnsi="Times New Roman" w:cs="Times New Roman"/>
        </w:rPr>
      </w:pPr>
    </w:p>
    <w:p w14:paraId="5A5519C4" w14:textId="77777777" w:rsidR="00FD583C" w:rsidRDefault="00FD583C" w:rsidP="00FD583C">
      <w:pPr>
        <w:spacing w:line="480" w:lineRule="auto"/>
        <w:ind w:left="360" w:hanging="360"/>
        <w:rPr>
          <w:rFonts w:ascii="Times New Roman" w:hAnsi="Times New Roman" w:cs="Times New Roman"/>
        </w:rPr>
      </w:pPr>
      <w:proofErr w:type="spellStart"/>
      <w:r w:rsidRPr="00AE3D3C">
        <w:rPr>
          <w:rFonts w:ascii="Times New Roman" w:hAnsi="Times New Roman" w:cs="Times New Roman"/>
        </w:rPr>
        <w:t>Regier</w:t>
      </w:r>
      <w:proofErr w:type="spellEnd"/>
      <w:r w:rsidRPr="00AE3D3C">
        <w:rPr>
          <w:rFonts w:ascii="Times New Roman" w:hAnsi="Times New Roman" w:cs="Times New Roman"/>
        </w:rPr>
        <w:t xml:space="preserve">, T, Kay, P., Gilbert, A. L. &amp; </w:t>
      </w:r>
      <w:proofErr w:type="spellStart"/>
      <w:r w:rsidRPr="00AE3D3C">
        <w:rPr>
          <w:rFonts w:ascii="Times New Roman" w:hAnsi="Times New Roman" w:cs="Times New Roman"/>
        </w:rPr>
        <w:t>Ivry</w:t>
      </w:r>
      <w:proofErr w:type="spellEnd"/>
      <w:r w:rsidRPr="00AE3D3C">
        <w:rPr>
          <w:rFonts w:ascii="Times New Roman" w:hAnsi="Times New Roman" w:cs="Times New Roman"/>
        </w:rPr>
        <w:t>, R. B.  (2010)</w:t>
      </w:r>
      <w:r>
        <w:rPr>
          <w:rFonts w:ascii="Times New Roman" w:hAnsi="Times New Roman" w:cs="Times New Roman"/>
        </w:rPr>
        <w:t xml:space="preserve">. </w:t>
      </w:r>
      <w:r w:rsidRPr="00AE3D3C">
        <w:rPr>
          <w:rFonts w:ascii="Times New Roman" w:hAnsi="Times New Roman" w:cs="Times New Roman"/>
        </w:rPr>
        <w:t xml:space="preserve">Language and thought: Which side are you on anyway? In B. Malt &amp; P. Wolff (eds.), </w:t>
      </w:r>
      <w:r w:rsidRPr="00D34FD3">
        <w:rPr>
          <w:rFonts w:ascii="Times New Roman" w:hAnsi="Times New Roman" w:cs="Times New Roman"/>
          <w:i/>
        </w:rPr>
        <w:t>Words and the mind: How words capture human experience</w:t>
      </w:r>
      <w:r w:rsidRPr="00AE3D3C">
        <w:rPr>
          <w:rFonts w:ascii="Times New Roman" w:hAnsi="Times New Roman" w:cs="Times New Roman"/>
        </w:rPr>
        <w:t>, 165 – 182. Oxford: Oxford University Press.</w:t>
      </w:r>
    </w:p>
    <w:p w14:paraId="0DCA5A2F" w14:textId="77777777" w:rsidR="00FD583C" w:rsidRDefault="00FD583C" w:rsidP="00FD583C">
      <w:pPr>
        <w:spacing w:line="480" w:lineRule="auto"/>
        <w:ind w:left="360" w:hanging="360"/>
        <w:rPr>
          <w:rFonts w:ascii="Times New Roman" w:hAnsi="Times New Roman" w:cs="Times New Roman"/>
        </w:rPr>
      </w:pPr>
    </w:p>
    <w:p w14:paraId="3F0DF4CC" w14:textId="2AA2EA0B" w:rsidR="00FD583C" w:rsidRDefault="00CA3B15" w:rsidP="00FD583C">
      <w:pPr>
        <w:spacing w:line="480" w:lineRule="auto"/>
        <w:ind w:left="360" w:hanging="360"/>
        <w:rPr>
          <w:rFonts w:ascii="Times New Roman" w:hAnsi="Times New Roman" w:cs="Times New Roman"/>
        </w:rPr>
      </w:pPr>
      <w:r w:rsidRPr="00CA3B15">
        <w:rPr>
          <w:rFonts w:ascii="Times New Roman" w:hAnsi="Times New Roman" w:cs="Times New Roman"/>
        </w:rPr>
        <w:t>Rotter, J. B. (1966). Generalized expectancies for internal versus ex</w:t>
      </w:r>
      <w:r>
        <w:rPr>
          <w:rFonts w:ascii="Times New Roman" w:hAnsi="Times New Roman" w:cs="Times New Roman"/>
        </w:rPr>
        <w:t>ternal control of reinforcement,</w:t>
      </w:r>
      <w:r w:rsidRPr="00CA3B15">
        <w:rPr>
          <w:rFonts w:ascii="Times New Roman" w:hAnsi="Times New Roman" w:cs="Times New Roman"/>
        </w:rPr>
        <w:t xml:space="preserve"> </w:t>
      </w:r>
      <w:r w:rsidRPr="00CA3B15">
        <w:rPr>
          <w:rFonts w:ascii="Times New Roman" w:hAnsi="Times New Roman" w:cs="Times New Roman"/>
          <w:i/>
        </w:rPr>
        <w:t>Psychological Monographs: General &amp; Applied</w:t>
      </w:r>
      <w:r>
        <w:rPr>
          <w:rFonts w:ascii="Times New Roman" w:hAnsi="Times New Roman" w:cs="Times New Roman"/>
        </w:rPr>
        <w:t>, 80(1)</w:t>
      </w:r>
      <w:r w:rsidRPr="00CA3B15">
        <w:rPr>
          <w:rFonts w:ascii="Times New Roman" w:hAnsi="Times New Roman" w:cs="Times New Roman"/>
        </w:rPr>
        <w:t>, 1-28.</w:t>
      </w:r>
    </w:p>
    <w:p w14:paraId="0783BD2C" w14:textId="77777777" w:rsidR="00CA3B15" w:rsidRDefault="00CA3B15" w:rsidP="00FD583C">
      <w:pPr>
        <w:spacing w:line="480" w:lineRule="auto"/>
        <w:ind w:left="360" w:hanging="360"/>
        <w:rPr>
          <w:rFonts w:ascii="Times New Roman" w:hAnsi="Times New Roman" w:cs="Times New Roman"/>
          <w:highlight w:val="yellow"/>
        </w:rPr>
      </w:pPr>
    </w:p>
    <w:p w14:paraId="15751AAB" w14:textId="77777777" w:rsidR="00FD583C" w:rsidRPr="00D75394" w:rsidRDefault="00FD583C" w:rsidP="00FD583C">
      <w:pPr>
        <w:spacing w:line="480" w:lineRule="auto"/>
        <w:ind w:left="450" w:hanging="450"/>
        <w:rPr>
          <w:rFonts w:ascii="Times New Roman" w:hAnsi="Times New Roman" w:cs="Times New Roman"/>
        </w:rPr>
      </w:pPr>
      <w:r w:rsidRPr="00D75394">
        <w:rPr>
          <w:rFonts w:ascii="Times New Roman" w:hAnsi="Times New Roman" w:cs="Times New Roman"/>
        </w:rPr>
        <w:t xml:space="preserve">Rowe, William D. (1994), “Understanding uncertainty,” </w:t>
      </w:r>
      <w:r w:rsidRPr="00D75394">
        <w:rPr>
          <w:rFonts w:ascii="Times New Roman" w:hAnsi="Times New Roman" w:cs="Times New Roman"/>
          <w:i/>
        </w:rPr>
        <w:t>Risk Analysis</w:t>
      </w:r>
      <w:r w:rsidRPr="00D75394">
        <w:rPr>
          <w:rFonts w:ascii="Times New Roman" w:hAnsi="Times New Roman" w:cs="Times New Roman"/>
        </w:rPr>
        <w:t>, 14(5)</w:t>
      </w:r>
      <w:proofErr w:type="gramStart"/>
      <w:r w:rsidRPr="00D75394">
        <w:rPr>
          <w:rFonts w:ascii="Times New Roman" w:hAnsi="Times New Roman" w:cs="Times New Roman"/>
        </w:rPr>
        <w:t>,743</w:t>
      </w:r>
      <w:proofErr w:type="gramEnd"/>
      <w:r w:rsidRPr="00D75394">
        <w:rPr>
          <w:rFonts w:ascii="Times New Roman" w:hAnsi="Times New Roman" w:cs="Times New Roman"/>
        </w:rPr>
        <w:t>-750.</w:t>
      </w:r>
    </w:p>
    <w:p w14:paraId="488CBC75" w14:textId="77777777" w:rsidR="00FD583C" w:rsidRDefault="00FD583C" w:rsidP="00FD583C">
      <w:pPr>
        <w:spacing w:line="480" w:lineRule="auto"/>
        <w:ind w:left="360" w:hanging="360"/>
        <w:rPr>
          <w:rFonts w:ascii="Times New Roman" w:hAnsi="Times New Roman" w:cs="Times New Roman"/>
        </w:rPr>
      </w:pPr>
    </w:p>
    <w:p w14:paraId="5A26A008" w14:textId="77777777" w:rsidR="00FD583C" w:rsidRPr="00D75394" w:rsidRDefault="00FD583C" w:rsidP="00FD583C">
      <w:pPr>
        <w:spacing w:line="480" w:lineRule="auto"/>
        <w:ind w:left="450" w:hanging="450"/>
        <w:rPr>
          <w:rFonts w:ascii="Times New Roman" w:hAnsi="Times New Roman" w:cs="Times New Roman"/>
        </w:rPr>
      </w:pPr>
      <w:r w:rsidRPr="00D75394">
        <w:rPr>
          <w:rFonts w:ascii="Times New Roman" w:hAnsi="Times New Roman" w:cs="Times New Roman"/>
        </w:rPr>
        <w:t xml:space="preserve">Smith, Gerald F., P. George Benson, and Shawn P. Curley (1991), “Belief, knowledge, and uncertainty: A cognitive perspective on subjective probability,” </w:t>
      </w:r>
      <w:r w:rsidRPr="00D75394">
        <w:rPr>
          <w:rFonts w:ascii="Times New Roman" w:hAnsi="Times New Roman" w:cs="Times New Roman"/>
          <w:i/>
        </w:rPr>
        <w:t>Organizational Behavior and Human Decision Processes</w:t>
      </w:r>
      <w:r w:rsidRPr="00D75394">
        <w:rPr>
          <w:rFonts w:ascii="Times New Roman" w:hAnsi="Times New Roman" w:cs="Times New Roman"/>
        </w:rPr>
        <w:t xml:space="preserve">, 48(2), 291-321. </w:t>
      </w:r>
    </w:p>
    <w:p w14:paraId="16D63058" w14:textId="77777777" w:rsidR="00FD583C" w:rsidRDefault="00FD583C" w:rsidP="00FD583C">
      <w:pPr>
        <w:spacing w:line="480" w:lineRule="auto"/>
        <w:rPr>
          <w:rFonts w:ascii="Times New Roman" w:hAnsi="Times New Roman" w:cs="Times New Roman"/>
        </w:rPr>
      </w:pPr>
    </w:p>
    <w:p w14:paraId="320966DA" w14:textId="77777777" w:rsidR="00FD583C" w:rsidRDefault="00FD583C" w:rsidP="00FD583C">
      <w:pPr>
        <w:spacing w:line="480" w:lineRule="auto"/>
        <w:ind w:left="360" w:hanging="360"/>
        <w:rPr>
          <w:rFonts w:ascii="Times New Roman" w:hAnsi="Times New Roman" w:cs="Times New Roman"/>
        </w:rPr>
      </w:pPr>
      <w:r w:rsidRPr="00A45736">
        <w:rPr>
          <w:rFonts w:ascii="Times New Roman" w:hAnsi="Times New Roman" w:cs="Times New Roman"/>
        </w:rPr>
        <w:t xml:space="preserve">Stahlberg, D., </w:t>
      </w:r>
      <w:proofErr w:type="spellStart"/>
      <w:r w:rsidRPr="00A45736">
        <w:rPr>
          <w:rFonts w:ascii="Times New Roman" w:hAnsi="Times New Roman" w:cs="Times New Roman"/>
        </w:rPr>
        <w:t>Sczesny</w:t>
      </w:r>
      <w:proofErr w:type="spellEnd"/>
      <w:r w:rsidRPr="00A45736">
        <w:rPr>
          <w:rFonts w:ascii="Times New Roman" w:hAnsi="Times New Roman" w:cs="Times New Roman"/>
        </w:rPr>
        <w:t>, S., &amp; Braun, F. (2001). Name your favorite musician: Effects of masculine generic</w:t>
      </w:r>
      <w:r>
        <w:rPr>
          <w:rFonts w:ascii="Times New Roman" w:hAnsi="Times New Roman" w:cs="Times New Roman"/>
        </w:rPr>
        <w:t>s and of their alternatives in G</w:t>
      </w:r>
      <w:r w:rsidRPr="00A45736">
        <w:rPr>
          <w:rFonts w:ascii="Times New Roman" w:hAnsi="Times New Roman" w:cs="Times New Roman"/>
        </w:rPr>
        <w:t xml:space="preserve">erman. </w:t>
      </w:r>
      <w:r w:rsidRPr="00A45736">
        <w:rPr>
          <w:rFonts w:ascii="Times New Roman" w:hAnsi="Times New Roman" w:cs="Times New Roman"/>
          <w:i/>
        </w:rPr>
        <w:t>Journal of Language and Social Psychology</w:t>
      </w:r>
      <w:r w:rsidRPr="00A45736">
        <w:rPr>
          <w:rFonts w:ascii="Times New Roman" w:hAnsi="Times New Roman" w:cs="Times New Roman"/>
        </w:rPr>
        <w:t>, 20(4), 464-469.</w:t>
      </w:r>
    </w:p>
    <w:p w14:paraId="2DBB8C98" w14:textId="77777777" w:rsidR="00FD583C" w:rsidRDefault="00FD583C" w:rsidP="00FD583C">
      <w:pPr>
        <w:spacing w:line="480" w:lineRule="auto"/>
        <w:ind w:left="360" w:hanging="360"/>
        <w:rPr>
          <w:rFonts w:ascii="Times" w:hAnsi="Times"/>
        </w:rPr>
      </w:pPr>
    </w:p>
    <w:p w14:paraId="467E3157" w14:textId="77777777" w:rsidR="00FD583C" w:rsidRDefault="00FD583C" w:rsidP="00FD583C">
      <w:pPr>
        <w:spacing w:line="480" w:lineRule="auto"/>
        <w:ind w:left="360" w:hanging="360"/>
        <w:rPr>
          <w:rFonts w:ascii="Times New Roman" w:hAnsi="Times New Roman" w:cs="Times New Roman"/>
        </w:rPr>
      </w:pPr>
      <w:r w:rsidRPr="000534F5">
        <w:rPr>
          <w:rFonts w:ascii="Times New Roman" w:hAnsi="Times New Roman" w:cs="Times New Roman"/>
        </w:rPr>
        <w:t xml:space="preserve">Tannenbaum, David, Craig </w:t>
      </w:r>
      <w:r>
        <w:rPr>
          <w:rFonts w:ascii="Times New Roman" w:hAnsi="Times New Roman" w:cs="Times New Roman"/>
        </w:rPr>
        <w:t xml:space="preserve">R. Fox, &amp; Ülkümen, G. (2015). </w:t>
      </w:r>
      <w:r w:rsidRPr="000534F5">
        <w:rPr>
          <w:rFonts w:ascii="Times New Roman" w:hAnsi="Times New Roman" w:cs="Times New Roman"/>
        </w:rPr>
        <w:t>Variants of Uncertainty Influence Extremity of Probability Judgments.</w:t>
      </w:r>
      <w:r>
        <w:rPr>
          <w:rFonts w:ascii="Times New Roman" w:hAnsi="Times New Roman" w:cs="Times New Roman"/>
        </w:rPr>
        <w:t xml:space="preserve"> </w:t>
      </w:r>
      <w:r w:rsidRPr="005B5B3C">
        <w:rPr>
          <w:rFonts w:ascii="Times New Roman" w:hAnsi="Times New Roman" w:cs="Times New Roman"/>
        </w:rPr>
        <w:t>Working paper.</w:t>
      </w:r>
    </w:p>
    <w:p w14:paraId="72379E4F" w14:textId="77777777" w:rsidR="00FD583C" w:rsidRPr="00BB6D35" w:rsidRDefault="00FD583C" w:rsidP="00FD583C">
      <w:pPr>
        <w:spacing w:line="480" w:lineRule="auto"/>
        <w:ind w:left="360" w:hanging="360"/>
        <w:rPr>
          <w:rFonts w:ascii="Times" w:hAnsi="Times"/>
        </w:rPr>
      </w:pPr>
    </w:p>
    <w:p w14:paraId="5AC13662" w14:textId="77777777" w:rsidR="00FD583C" w:rsidRPr="00AD55FF" w:rsidRDefault="00FD583C" w:rsidP="00FD583C">
      <w:pPr>
        <w:spacing w:line="480" w:lineRule="auto"/>
        <w:ind w:left="360" w:hanging="360"/>
        <w:rPr>
          <w:rFonts w:ascii="Times New Roman" w:hAnsi="Times New Roman" w:cs="Times New Roman"/>
        </w:rPr>
      </w:pPr>
      <w:proofErr w:type="spellStart"/>
      <w:r w:rsidRPr="00AD55FF">
        <w:rPr>
          <w:rFonts w:ascii="Times New Roman" w:hAnsi="Times New Roman" w:cs="Times New Roman"/>
        </w:rPr>
        <w:t>Teigen</w:t>
      </w:r>
      <w:proofErr w:type="spellEnd"/>
      <w:r w:rsidRPr="00AD55FF">
        <w:rPr>
          <w:rFonts w:ascii="Times New Roman" w:hAnsi="Times New Roman" w:cs="Times New Roman"/>
        </w:rPr>
        <w:t>, K. H. (1988). The language of uncertainty.</w:t>
      </w:r>
      <w:r>
        <w:rPr>
          <w:rFonts w:ascii="Times New Roman" w:hAnsi="Times New Roman" w:cs="Times New Roman"/>
        </w:rPr>
        <w:t xml:space="preserve"> </w:t>
      </w:r>
      <w:proofErr w:type="spellStart"/>
      <w:r w:rsidRPr="0032482D">
        <w:rPr>
          <w:rFonts w:ascii="Times New Roman" w:hAnsi="Times New Roman" w:cs="Times New Roman"/>
          <w:i/>
        </w:rPr>
        <w:t>Acta</w:t>
      </w:r>
      <w:proofErr w:type="spellEnd"/>
      <w:r w:rsidRPr="0032482D">
        <w:rPr>
          <w:rFonts w:ascii="Times New Roman" w:hAnsi="Times New Roman" w:cs="Times New Roman"/>
          <w:i/>
        </w:rPr>
        <w:t xml:space="preserve"> </w:t>
      </w:r>
      <w:proofErr w:type="spellStart"/>
      <w:r w:rsidRPr="0032482D">
        <w:rPr>
          <w:rFonts w:ascii="Times New Roman" w:hAnsi="Times New Roman" w:cs="Times New Roman"/>
          <w:i/>
        </w:rPr>
        <w:t>Psychologica</w:t>
      </w:r>
      <w:proofErr w:type="spellEnd"/>
      <w:r w:rsidRPr="00AD55FF">
        <w:rPr>
          <w:rFonts w:ascii="Times New Roman" w:hAnsi="Times New Roman" w:cs="Times New Roman"/>
        </w:rPr>
        <w:t>, 68, 27–38.</w:t>
      </w:r>
    </w:p>
    <w:p w14:paraId="415026D7" w14:textId="77777777" w:rsidR="00FD583C" w:rsidRDefault="00FD583C" w:rsidP="00FD583C">
      <w:pPr>
        <w:spacing w:line="480" w:lineRule="auto"/>
        <w:ind w:left="360" w:hanging="360"/>
        <w:rPr>
          <w:rFonts w:ascii="Times New Roman" w:hAnsi="Times New Roman" w:cs="Times New Roman"/>
        </w:rPr>
      </w:pPr>
    </w:p>
    <w:p w14:paraId="3AEEECC2" w14:textId="77777777" w:rsidR="00FD583C" w:rsidRPr="00D75394" w:rsidRDefault="00FD583C" w:rsidP="00FD583C">
      <w:pPr>
        <w:spacing w:line="480" w:lineRule="auto"/>
        <w:ind w:left="450" w:hanging="450"/>
        <w:rPr>
          <w:rFonts w:ascii="Times New Roman" w:hAnsi="Times New Roman" w:cs="Times New Roman"/>
        </w:rPr>
      </w:pPr>
      <w:proofErr w:type="spellStart"/>
      <w:r>
        <w:rPr>
          <w:rFonts w:ascii="Times New Roman" w:hAnsi="Times New Roman" w:cs="Times New Roman"/>
        </w:rPr>
        <w:t>Teigen</w:t>
      </w:r>
      <w:proofErr w:type="spellEnd"/>
      <w:r>
        <w:rPr>
          <w:rFonts w:ascii="Times New Roman" w:hAnsi="Times New Roman" w:cs="Times New Roman"/>
        </w:rPr>
        <w:t xml:space="preserve">, K. H. (1994). </w:t>
      </w:r>
      <w:r w:rsidRPr="00D75394">
        <w:rPr>
          <w:rFonts w:ascii="Times New Roman" w:hAnsi="Times New Roman" w:cs="Times New Roman"/>
        </w:rPr>
        <w:t>Variants of subjective probabilities: Concepts, norms, and biases</w:t>
      </w:r>
      <w:r>
        <w:rPr>
          <w:rFonts w:ascii="Times New Roman" w:hAnsi="Times New Roman" w:cs="Times New Roman"/>
        </w:rPr>
        <w:t xml:space="preserve">. </w:t>
      </w:r>
      <w:r w:rsidRPr="00D75394">
        <w:rPr>
          <w:rFonts w:ascii="Times New Roman" w:hAnsi="Times New Roman" w:cs="Times New Roman"/>
        </w:rPr>
        <w:t xml:space="preserve">Chapter (pp. 211-238) in George </w:t>
      </w:r>
      <w:proofErr w:type="gramStart"/>
      <w:r w:rsidRPr="00D75394">
        <w:rPr>
          <w:rFonts w:ascii="Times New Roman" w:hAnsi="Times New Roman" w:cs="Times New Roman"/>
        </w:rPr>
        <w:t>Wright  &amp;</w:t>
      </w:r>
      <w:proofErr w:type="gramEnd"/>
      <w:r w:rsidRPr="00D75394">
        <w:rPr>
          <w:rFonts w:ascii="Times New Roman" w:hAnsi="Times New Roman" w:cs="Times New Roman"/>
        </w:rPr>
        <w:t xml:space="preserve"> Peter Ayton (</w:t>
      </w:r>
      <w:proofErr w:type="spellStart"/>
      <w:r w:rsidRPr="00D75394">
        <w:rPr>
          <w:rFonts w:ascii="Times New Roman" w:hAnsi="Times New Roman" w:cs="Times New Roman"/>
        </w:rPr>
        <w:t>Eds</w:t>
      </w:r>
      <w:proofErr w:type="spellEnd"/>
      <w:r w:rsidRPr="00D75394">
        <w:rPr>
          <w:rFonts w:ascii="Times New Roman" w:hAnsi="Times New Roman" w:cs="Times New Roman"/>
        </w:rPr>
        <w:t xml:space="preserve">), </w:t>
      </w:r>
      <w:r w:rsidRPr="00D75394">
        <w:rPr>
          <w:rFonts w:ascii="Times New Roman" w:hAnsi="Times New Roman" w:cs="Times New Roman"/>
          <w:i/>
        </w:rPr>
        <w:t>Subjective probability.</w:t>
      </w:r>
      <w:r w:rsidRPr="00D75394">
        <w:rPr>
          <w:rFonts w:ascii="Times New Roman" w:hAnsi="Times New Roman" w:cs="Times New Roman"/>
        </w:rPr>
        <w:t xml:space="preserve"> Oxford, England: John Wiley &amp; Sons.</w:t>
      </w:r>
    </w:p>
    <w:p w14:paraId="7AFDA278" w14:textId="77777777" w:rsidR="00FD583C" w:rsidRDefault="00FD583C" w:rsidP="00FD583C">
      <w:pPr>
        <w:spacing w:line="480" w:lineRule="auto"/>
        <w:ind w:left="360" w:hanging="360"/>
        <w:rPr>
          <w:rFonts w:ascii="Times New Roman" w:hAnsi="Times New Roman" w:cs="Times New Roman"/>
        </w:rPr>
      </w:pPr>
    </w:p>
    <w:p w14:paraId="6F4EC72F" w14:textId="77777777" w:rsidR="00FD583C" w:rsidRPr="00AD55FF" w:rsidRDefault="00FD583C" w:rsidP="00FD583C">
      <w:pPr>
        <w:spacing w:line="480" w:lineRule="auto"/>
        <w:ind w:left="360" w:hanging="360"/>
        <w:rPr>
          <w:rFonts w:ascii="Times New Roman" w:hAnsi="Times New Roman" w:cs="Times New Roman"/>
        </w:rPr>
      </w:pPr>
      <w:proofErr w:type="spellStart"/>
      <w:r w:rsidRPr="00AD55FF">
        <w:rPr>
          <w:rFonts w:ascii="Times New Roman" w:hAnsi="Times New Roman" w:cs="Times New Roman"/>
        </w:rPr>
        <w:t>Teigen</w:t>
      </w:r>
      <w:proofErr w:type="spellEnd"/>
      <w:r w:rsidRPr="00AD55FF">
        <w:rPr>
          <w:rFonts w:ascii="Times New Roman" w:hAnsi="Times New Roman" w:cs="Times New Roman"/>
        </w:rPr>
        <w:t xml:space="preserve">, K. H., &amp; </w:t>
      </w:r>
      <w:proofErr w:type="spellStart"/>
      <w:r w:rsidRPr="00AD55FF">
        <w:rPr>
          <w:rFonts w:ascii="Times New Roman" w:hAnsi="Times New Roman" w:cs="Times New Roman"/>
        </w:rPr>
        <w:t>Brun</w:t>
      </w:r>
      <w:proofErr w:type="spellEnd"/>
      <w:r w:rsidRPr="00AD55FF">
        <w:rPr>
          <w:rFonts w:ascii="Times New Roman" w:hAnsi="Times New Roman" w:cs="Times New Roman"/>
        </w:rPr>
        <w:t>, W. (1995). Yes, but it is uncertain: Direction and communicative intention of verbal</w:t>
      </w:r>
      <w:r>
        <w:rPr>
          <w:rFonts w:ascii="Times New Roman" w:hAnsi="Times New Roman" w:cs="Times New Roman"/>
        </w:rPr>
        <w:t xml:space="preserve"> </w:t>
      </w:r>
      <w:r w:rsidRPr="00AD55FF">
        <w:rPr>
          <w:rFonts w:ascii="Times New Roman" w:hAnsi="Times New Roman" w:cs="Times New Roman"/>
        </w:rPr>
        <w:t>probabilistic terms.</w:t>
      </w:r>
      <w:r>
        <w:rPr>
          <w:rFonts w:ascii="Times New Roman" w:hAnsi="Times New Roman" w:cs="Times New Roman"/>
        </w:rPr>
        <w:t xml:space="preserve"> </w:t>
      </w:r>
      <w:proofErr w:type="spellStart"/>
      <w:r w:rsidRPr="0032482D">
        <w:rPr>
          <w:rFonts w:ascii="Times New Roman" w:hAnsi="Times New Roman" w:cs="Times New Roman"/>
          <w:i/>
        </w:rPr>
        <w:t>Acta</w:t>
      </w:r>
      <w:proofErr w:type="spellEnd"/>
      <w:r w:rsidRPr="0032482D">
        <w:rPr>
          <w:rFonts w:ascii="Times New Roman" w:hAnsi="Times New Roman" w:cs="Times New Roman"/>
          <w:i/>
        </w:rPr>
        <w:t xml:space="preserve"> </w:t>
      </w:r>
      <w:proofErr w:type="spellStart"/>
      <w:r w:rsidRPr="0032482D">
        <w:rPr>
          <w:rFonts w:ascii="Times New Roman" w:hAnsi="Times New Roman" w:cs="Times New Roman"/>
          <w:i/>
        </w:rPr>
        <w:t>Psychologica</w:t>
      </w:r>
      <w:proofErr w:type="spellEnd"/>
      <w:r w:rsidRPr="00AD55FF">
        <w:rPr>
          <w:rFonts w:ascii="Times New Roman" w:hAnsi="Times New Roman" w:cs="Times New Roman"/>
        </w:rPr>
        <w:t>, 88, 233–258.</w:t>
      </w:r>
    </w:p>
    <w:p w14:paraId="3C3C3E00" w14:textId="77777777" w:rsidR="00FD583C" w:rsidRDefault="00FD583C" w:rsidP="00FD583C">
      <w:pPr>
        <w:spacing w:line="480" w:lineRule="auto"/>
        <w:ind w:left="360" w:hanging="360"/>
        <w:rPr>
          <w:rFonts w:ascii="Times" w:hAnsi="Times"/>
        </w:rPr>
      </w:pPr>
    </w:p>
    <w:p w14:paraId="6E235D70" w14:textId="4749F227" w:rsidR="00FD583C" w:rsidRDefault="00FD583C" w:rsidP="00FD583C">
      <w:pPr>
        <w:spacing w:line="480" w:lineRule="auto"/>
        <w:ind w:left="360" w:hanging="360"/>
        <w:rPr>
          <w:rFonts w:ascii="Times New Roman" w:hAnsi="Times New Roman" w:cs="Times New Roman"/>
        </w:rPr>
      </w:pPr>
      <w:proofErr w:type="spellStart"/>
      <w:r w:rsidRPr="00921B8B">
        <w:rPr>
          <w:rFonts w:ascii="Times New Roman" w:hAnsi="Times New Roman" w:cs="Times New Roman"/>
        </w:rPr>
        <w:t>Varley</w:t>
      </w:r>
      <w:proofErr w:type="spellEnd"/>
      <w:r w:rsidRPr="00921B8B">
        <w:rPr>
          <w:rFonts w:ascii="Times New Roman" w:hAnsi="Times New Roman" w:cs="Times New Roman"/>
        </w:rPr>
        <w:t xml:space="preserve">, R. A., </w:t>
      </w:r>
      <w:proofErr w:type="spellStart"/>
      <w:r w:rsidRPr="00921B8B">
        <w:rPr>
          <w:rFonts w:ascii="Times New Roman" w:hAnsi="Times New Roman" w:cs="Times New Roman"/>
        </w:rPr>
        <w:t>Klessinger</w:t>
      </w:r>
      <w:proofErr w:type="spellEnd"/>
      <w:r w:rsidRPr="00921B8B">
        <w:rPr>
          <w:rFonts w:ascii="Times New Roman" w:hAnsi="Times New Roman" w:cs="Times New Roman"/>
        </w:rPr>
        <w:t xml:space="preserve">, N. J. C., </w:t>
      </w:r>
      <w:proofErr w:type="spellStart"/>
      <w:r w:rsidRPr="00921B8B">
        <w:rPr>
          <w:rFonts w:ascii="Times New Roman" w:hAnsi="Times New Roman" w:cs="Times New Roman"/>
        </w:rPr>
        <w:t>Romanowski</w:t>
      </w:r>
      <w:proofErr w:type="spellEnd"/>
      <w:r w:rsidRPr="00921B8B">
        <w:rPr>
          <w:rFonts w:ascii="Times New Roman" w:hAnsi="Times New Roman" w:cs="Times New Roman"/>
        </w:rPr>
        <w:t xml:space="preserve">, C. A. J., and </w:t>
      </w:r>
      <w:proofErr w:type="spellStart"/>
      <w:r w:rsidRPr="00921B8B">
        <w:rPr>
          <w:rFonts w:ascii="Times New Roman" w:hAnsi="Times New Roman" w:cs="Times New Roman"/>
        </w:rPr>
        <w:t>Siegal</w:t>
      </w:r>
      <w:proofErr w:type="spellEnd"/>
      <w:r w:rsidRPr="00921B8B">
        <w:rPr>
          <w:rFonts w:ascii="Times New Roman" w:hAnsi="Times New Roman" w:cs="Times New Roman"/>
        </w:rPr>
        <w:t xml:space="preserve">, M. (2005). </w:t>
      </w:r>
      <w:proofErr w:type="spellStart"/>
      <w:r w:rsidRPr="00921B8B">
        <w:rPr>
          <w:rFonts w:ascii="Times New Roman" w:hAnsi="Times New Roman" w:cs="Times New Roman"/>
        </w:rPr>
        <w:t>Agrammatic</w:t>
      </w:r>
      <w:proofErr w:type="spellEnd"/>
      <w:r w:rsidRPr="00921B8B">
        <w:rPr>
          <w:rFonts w:ascii="Times New Roman" w:hAnsi="Times New Roman" w:cs="Times New Roman"/>
        </w:rPr>
        <w:t xml:space="preserve"> but numerate. </w:t>
      </w:r>
      <w:r w:rsidRPr="00D34FD3">
        <w:rPr>
          <w:rFonts w:ascii="Times New Roman" w:hAnsi="Times New Roman" w:cs="Times New Roman"/>
          <w:i/>
        </w:rPr>
        <w:t>Proc</w:t>
      </w:r>
      <w:r w:rsidR="004C6719">
        <w:rPr>
          <w:rFonts w:ascii="Times New Roman" w:hAnsi="Times New Roman" w:cs="Times New Roman"/>
          <w:i/>
        </w:rPr>
        <w:t>eedings of the</w:t>
      </w:r>
      <w:r w:rsidRPr="00D34FD3">
        <w:rPr>
          <w:rFonts w:ascii="Times New Roman" w:hAnsi="Times New Roman" w:cs="Times New Roman"/>
          <w:i/>
        </w:rPr>
        <w:t xml:space="preserve"> Nat</w:t>
      </w:r>
      <w:r w:rsidR="004C6719">
        <w:rPr>
          <w:rFonts w:ascii="Times New Roman" w:hAnsi="Times New Roman" w:cs="Times New Roman"/>
          <w:i/>
        </w:rPr>
        <w:t>iona</w:t>
      </w:r>
      <w:r w:rsidRPr="00D34FD3">
        <w:rPr>
          <w:rFonts w:ascii="Times New Roman" w:hAnsi="Times New Roman" w:cs="Times New Roman"/>
          <w:i/>
        </w:rPr>
        <w:t>l Acad</w:t>
      </w:r>
      <w:r w:rsidR="004C6719">
        <w:rPr>
          <w:rFonts w:ascii="Times New Roman" w:hAnsi="Times New Roman" w:cs="Times New Roman"/>
          <w:i/>
        </w:rPr>
        <w:t>emy</w:t>
      </w:r>
      <w:r w:rsidRPr="00D34FD3">
        <w:rPr>
          <w:rFonts w:ascii="Times New Roman" w:hAnsi="Times New Roman" w:cs="Times New Roman"/>
          <w:i/>
        </w:rPr>
        <w:t xml:space="preserve"> Sci</w:t>
      </w:r>
      <w:r w:rsidR="004C6719">
        <w:rPr>
          <w:rFonts w:ascii="Times New Roman" w:hAnsi="Times New Roman" w:cs="Times New Roman"/>
          <w:i/>
        </w:rPr>
        <w:t>ences,</w:t>
      </w:r>
      <w:r w:rsidRPr="00D34FD3">
        <w:rPr>
          <w:rFonts w:ascii="Times New Roman" w:hAnsi="Times New Roman" w:cs="Times New Roman"/>
          <w:i/>
        </w:rPr>
        <w:t xml:space="preserve"> USA</w:t>
      </w:r>
      <w:r w:rsidRPr="00921B8B">
        <w:rPr>
          <w:rFonts w:ascii="Times New Roman" w:hAnsi="Times New Roman" w:cs="Times New Roman"/>
        </w:rPr>
        <w:t>, 102(9):</w:t>
      </w:r>
      <w:r>
        <w:rPr>
          <w:rFonts w:ascii="Times New Roman" w:hAnsi="Times New Roman" w:cs="Times New Roman"/>
        </w:rPr>
        <w:t xml:space="preserve"> </w:t>
      </w:r>
      <w:r w:rsidRPr="00921B8B">
        <w:rPr>
          <w:rFonts w:ascii="Times New Roman" w:hAnsi="Times New Roman" w:cs="Times New Roman"/>
        </w:rPr>
        <w:t>3519</w:t>
      </w:r>
      <w:r>
        <w:rPr>
          <w:rFonts w:ascii="Times New Roman" w:hAnsi="Times New Roman" w:cs="Times New Roman"/>
        </w:rPr>
        <w:t>-</w:t>
      </w:r>
      <w:r w:rsidRPr="00921B8B">
        <w:rPr>
          <w:rFonts w:ascii="Times New Roman" w:hAnsi="Times New Roman" w:cs="Times New Roman"/>
        </w:rPr>
        <w:t>3524</w:t>
      </w:r>
      <w:r>
        <w:rPr>
          <w:rFonts w:ascii="Times New Roman" w:hAnsi="Times New Roman" w:cs="Times New Roman"/>
        </w:rPr>
        <w:t>.</w:t>
      </w:r>
    </w:p>
    <w:p w14:paraId="5DC490EA" w14:textId="77777777" w:rsidR="00FD583C" w:rsidRPr="000534F5" w:rsidRDefault="00FD583C" w:rsidP="00FD583C">
      <w:pPr>
        <w:spacing w:line="480" w:lineRule="auto"/>
        <w:ind w:left="360" w:hanging="360"/>
        <w:rPr>
          <w:rFonts w:ascii="Times New Roman" w:hAnsi="Times New Roman" w:cs="Times New Roman"/>
        </w:rPr>
      </w:pPr>
    </w:p>
    <w:p w14:paraId="58F84B54" w14:textId="77777777" w:rsidR="00FD583C" w:rsidRPr="000534F5" w:rsidRDefault="00FD583C" w:rsidP="00FD583C">
      <w:pPr>
        <w:spacing w:line="480" w:lineRule="auto"/>
        <w:ind w:left="360" w:hanging="360"/>
        <w:rPr>
          <w:rFonts w:ascii="Times New Roman" w:hAnsi="Times New Roman" w:cs="Times New Roman"/>
        </w:rPr>
      </w:pPr>
      <w:r w:rsidRPr="00F37943">
        <w:rPr>
          <w:rFonts w:ascii="Times New Roman" w:hAnsi="Times New Roman" w:cs="Times New Roman"/>
        </w:rPr>
        <w:t>Walters</w:t>
      </w:r>
      <w:r w:rsidRPr="00BB6D35">
        <w:rPr>
          <w:rFonts w:ascii="Times New Roman" w:hAnsi="Times New Roman" w:cs="Times New Roman"/>
        </w:rPr>
        <w:t>, D.</w:t>
      </w:r>
      <w:r w:rsidRPr="00F37943">
        <w:rPr>
          <w:rFonts w:ascii="Times New Roman" w:hAnsi="Times New Roman" w:cs="Times New Roman"/>
        </w:rPr>
        <w:t xml:space="preserve">, Ülkümen, </w:t>
      </w:r>
      <w:r w:rsidRPr="00BB6D35">
        <w:rPr>
          <w:rFonts w:ascii="Times New Roman" w:hAnsi="Times New Roman" w:cs="Times New Roman"/>
        </w:rPr>
        <w:t xml:space="preserve">G. </w:t>
      </w:r>
      <w:r w:rsidRPr="00F37943">
        <w:rPr>
          <w:rFonts w:ascii="Times New Roman" w:hAnsi="Times New Roman" w:cs="Times New Roman"/>
        </w:rPr>
        <w:t xml:space="preserve">Erner, </w:t>
      </w:r>
      <w:r w:rsidRPr="00BB6D35">
        <w:rPr>
          <w:rFonts w:ascii="Times New Roman" w:hAnsi="Times New Roman" w:cs="Times New Roman"/>
        </w:rPr>
        <w:t xml:space="preserve">C. </w:t>
      </w:r>
      <w:proofErr w:type="spellStart"/>
      <w:r w:rsidRPr="00F37943">
        <w:rPr>
          <w:rFonts w:ascii="Times New Roman" w:hAnsi="Times New Roman" w:cs="Times New Roman"/>
        </w:rPr>
        <w:t>Tannenabaum</w:t>
      </w:r>
      <w:proofErr w:type="spellEnd"/>
      <w:r w:rsidRPr="00BB6D35">
        <w:rPr>
          <w:rFonts w:ascii="Times New Roman" w:hAnsi="Times New Roman" w:cs="Times New Roman"/>
        </w:rPr>
        <w:t>, D.</w:t>
      </w:r>
      <w:r w:rsidRPr="00F37943">
        <w:rPr>
          <w:rFonts w:ascii="Times New Roman" w:hAnsi="Times New Roman" w:cs="Times New Roman"/>
        </w:rPr>
        <w:t xml:space="preserve"> &amp; Fox, </w:t>
      </w:r>
      <w:r w:rsidRPr="00BB6D35">
        <w:rPr>
          <w:rFonts w:ascii="Times New Roman" w:hAnsi="Times New Roman" w:cs="Times New Roman"/>
        </w:rPr>
        <w:t>C. (</w:t>
      </w:r>
      <w:r w:rsidRPr="00F37943">
        <w:rPr>
          <w:rFonts w:ascii="Times New Roman" w:hAnsi="Times New Roman" w:cs="Times New Roman"/>
        </w:rPr>
        <w:t>2015</w:t>
      </w:r>
      <w:r w:rsidRPr="000534F5">
        <w:rPr>
          <w:rFonts w:ascii="Times New Roman" w:hAnsi="Times New Roman" w:cs="Times New Roman"/>
        </w:rPr>
        <w:t xml:space="preserve">). </w:t>
      </w:r>
      <w:r w:rsidRPr="00BB6D35">
        <w:rPr>
          <w:rFonts w:ascii="Times New Roman" w:eastAsia="SimSun-ExtB" w:hAnsi="Times New Roman" w:cs="Times New Roman"/>
        </w:rPr>
        <w:t xml:space="preserve">Perceived Nature of Market Uncertainty Predicts Investment Behaviors. </w:t>
      </w:r>
      <w:r w:rsidRPr="005B5B3C">
        <w:rPr>
          <w:rFonts w:ascii="Times New Roman" w:eastAsia="SimSun-ExtB" w:hAnsi="Times New Roman" w:cs="Times New Roman"/>
        </w:rPr>
        <w:t>Working paper.</w:t>
      </w:r>
    </w:p>
    <w:p w14:paraId="486ECC0D" w14:textId="77777777" w:rsidR="00FD583C" w:rsidRDefault="00FD583C" w:rsidP="00FD583C">
      <w:pPr>
        <w:spacing w:line="480" w:lineRule="auto"/>
        <w:ind w:left="360" w:hanging="360"/>
        <w:rPr>
          <w:rFonts w:ascii="Times New Roman" w:hAnsi="Times New Roman" w:cs="Times New Roman"/>
        </w:rPr>
      </w:pPr>
    </w:p>
    <w:p w14:paraId="5D96F632" w14:textId="77777777" w:rsidR="00FD583C" w:rsidRDefault="00FD583C" w:rsidP="00FD583C">
      <w:pPr>
        <w:spacing w:line="480" w:lineRule="auto"/>
        <w:ind w:left="360" w:hanging="360"/>
        <w:rPr>
          <w:rFonts w:ascii="Times New Roman" w:hAnsi="Times New Roman" w:cs="Times New Roman"/>
        </w:rPr>
      </w:pPr>
      <w:r w:rsidRPr="00F37943">
        <w:rPr>
          <w:rFonts w:ascii="Times New Roman" w:hAnsi="Times New Roman" w:cs="Times New Roman"/>
        </w:rPr>
        <w:t xml:space="preserve">Whorf, </w:t>
      </w:r>
      <w:r w:rsidRPr="00BB6D35">
        <w:rPr>
          <w:rFonts w:ascii="Times New Roman" w:hAnsi="Times New Roman" w:cs="Times New Roman"/>
        </w:rPr>
        <w:t>B. L. (</w:t>
      </w:r>
      <w:r w:rsidRPr="00F37943">
        <w:rPr>
          <w:rFonts w:ascii="Times New Roman" w:hAnsi="Times New Roman" w:cs="Times New Roman"/>
        </w:rPr>
        <w:t>1956</w:t>
      </w:r>
      <w:r>
        <w:rPr>
          <w:rFonts w:ascii="Times New Roman" w:hAnsi="Times New Roman" w:cs="Times New Roman"/>
        </w:rPr>
        <w:t xml:space="preserve">). </w:t>
      </w:r>
      <w:r w:rsidRPr="004C6719">
        <w:rPr>
          <w:rFonts w:ascii="Times New Roman" w:hAnsi="Times New Roman" w:cs="Times New Roman"/>
          <w:i/>
        </w:rPr>
        <w:t>Language, thought, and reality: selected writings of Benjamin Lee Whorf</w:t>
      </w:r>
      <w:r>
        <w:rPr>
          <w:rFonts w:ascii="Times New Roman" w:hAnsi="Times New Roman" w:cs="Times New Roman"/>
        </w:rPr>
        <w:t xml:space="preserve"> (ed. J. B. Carroll), Cambridge, MA: The Massachusetts Institute of Technology Press. (Original works written 1927-41). </w:t>
      </w:r>
    </w:p>
    <w:p w14:paraId="563F693C" w14:textId="77777777" w:rsidR="000C0879" w:rsidRDefault="000C0879" w:rsidP="003F097E">
      <w:pPr>
        <w:spacing w:line="480" w:lineRule="auto"/>
        <w:ind w:left="360" w:hanging="360"/>
        <w:rPr>
          <w:rFonts w:ascii="Times New Roman" w:hAnsi="Times New Roman" w:cs="Times New Roman"/>
        </w:rPr>
      </w:pPr>
    </w:p>
    <w:p w14:paraId="59B4F957" w14:textId="77777777" w:rsidR="000C0879" w:rsidRDefault="000C0879" w:rsidP="003F097E">
      <w:pPr>
        <w:spacing w:line="480" w:lineRule="auto"/>
        <w:ind w:left="360" w:hanging="360"/>
        <w:rPr>
          <w:rFonts w:ascii="Times New Roman" w:hAnsi="Times New Roman" w:cs="Times New Roman"/>
        </w:rPr>
      </w:pPr>
    </w:p>
    <w:p w14:paraId="0ECE5C0B" w14:textId="77777777" w:rsidR="000C0879" w:rsidRDefault="000C0879" w:rsidP="003F097E">
      <w:pPr>
        <w:spacing w:line="480" w:lineRule="auto"/>
        <w:ind w:left="360" w:hanging="360"/>
        <w:rPr>
          <w:rFonts w:ascii="Times New Roman" w:hAnsi="Times New Roman" w:cs="Times New Roman"/>
        </w:rPr>
      </w:pPr>
    </w:p>
    <w:p w14:paraId="76A2CAED" w14:textId="75417353" w:rsidR="000710F2" w:rsidRPr="00CD71F0" w:rsidRDefault="000710F2" w:rsidP="000710F2">
      <w:pPr>
        <w:spacing w:line="480" w:lineRule="auto"/>
        <w:ind w:left="-270" w:right="-810"/>
        <w:jc w:val="center"/>
        <w:rPr>
          <w:rFonts w:ascii="Times New Roman" w:hAnsi="Times New Roman" w:cs="Times New Roman"/>
          <w:b/>
          <w:szCs w:val="20"/>
        </w:rPr>
      </w:pPr>
      <w:r w:rsidRPr="00CD71F0">
        <w:rPr>
          <w:rFonts w:ascii="Times New Roman" w:hAnsi="Times New Roman" w:cs="Times New Roman"/>
          <w:b/>
          <w:szCs w:val="20"/>
        </w:rPr>
        <w:t xml:space="preserve">Table 1. </w:t>
      </w:r>
      <w:r w:rsidR="00BA5BB4">
        <w:rPr>
          <w:rFonts w:ascii="Times New Roman" w:hAnsi="Times New Roman" w:cs="Times New Roman"/>
          <w:b/>
          <w:szCs w:val="20"/>
        </w:rPr>
        <w:t>Number of Confidence and Likelihood Expressions</w:t>
      </w:r>
      <w:r w:rsidRPr="00CD71F0">
        <w:rPr>
          <w:rFonts w:ascii="Times New Roman" w:hAnsi="Times New Roman" w:cs="Times New Roman"/>
          <w:b/>
          <w:szCs w:val="20"/>
        </w:rPr>
        <w:t xml:space="preserve"> </w:t>
      </w:r>
      <w:r w:rsidR="00123A91">
        <w:rPr>
          <w:rFonts w:ascii="Times New Roman" w:hAnsi="Times New Roman" w:cs="Times New Roman"/>
          <w:b/>
          <w:szCs w:val="20"/>
        </w:rPr>
        <w:t>as a Function of</w:t>
      </w:r>
      <w:r w:rsidR="00123A91" w:rsidRPr="00CD71F0">
        <w:rPr>
          <w:rFonts w:ascii="Times New Roman" w:hAnsi="Times New Roman" w:cs="Times New Roman"/>
          <w:b/>
          <w:szCs w:val="20"/>
        </w:rPr>
        <w:t xml:space="preserve"> </w:t>
      </w:r>
      <w:r w:rsidRPr="00CD71F0">
        <w:rPr>
          <w:rFonts w:ascii="Times New Roman" w:hAnsi="Times New Roman" w:cs="Times New Roman"/>
          <w:b/>
          <w:szCs w:val="20"/>
        </w:rPr>
        <w:t>Speaker, Prediction and Event</w:t>
      </w:r>
      <w:r w:rsidR="00123A91" w:rsidRPr="00123A91">
        <w:rPr>
          <w:rFonts w:ascii="Times New Roman" w:hAnsi="Times New Roman" w:cs="Times New Roman"/>
          <w:b/>
          <w:szCs w:val="20"/>
        </w:rPr>
        <w:t xml:space="preserve"> </w:t>
      </w:r>
      <w:r w:rsidR="00123A91" w:rsidRPr="00CD71F0">
        <w:rPr>
          <w:rFonts w:ascii="Times New Roman" w:hAnsi="Times New Roman" w:cs="Times New Roman"/>
          <w:b/>
          <w:szCs w:val="20"/>
        </w:rPr>
        <w:t>Characteristics</w:t>
      </w:r>
      <w:r w:rsidR="00C96ED6">
        <w:rPr>
          <w:rFonts w:ascii="Times New Roman" w:hAnsi="Times New Roman" w:cs="Times New Roman"/>
          <w:b/>
          <w:szCs w:val="20"/>
        </w:rPr>
        <w:t xml:space="preserve"> (Study 1)</w:t>
      </w:r>
    </w:p>
    <w:p w14:paraId="5E4FE0FB" w14:textId="77777777" w:rsidR="000710F2" w:rsidRPr="00CD71F0" w:rsidRDefault="000710F2" w:rsidP="000710F2">
      <w:pPr>
        <w:spacing w:line="480" w:lineRule="auto"/>
        <w:jc w:val="center"/>
        <w:rPr>
          <w:rFonts w:ascii="Times New Roman" w:hAnsi="Times New Roman" w:cs="Times New Roman"/>
          <w:b/>
          <w:sz w:val="20"/>
          <w:szCs w:val="20"/>
        </w:rPr>
      </w:pPr>
    </w:p>
    <w:p w14:paraId="3976D2D4" w14:textId="77777777" w:rsidR="000710F2" w:rsidRPr="00CD71F0" w:rsidRDefault="000710F2" w:rsidP="000710F2">
      <w:pPr>
        <w:ind w:firstLine="720"/>
        <w:rPr>
          <w:rFonts w:ascii="Times New Roman" w:hAnsi="Times New Roman" w:cs="Times New Roman"/>
          <w:sz w:val="20"/>
          <w:szCs w:val="20"/>
        </w:rPr>
      </w:pPr>
    </w:p>
    <w:tbl>
      <w:tblPr>
        <w:tblW w:w="10008" w:type="dxa"/>
        <w:tblInd w:w="-252" w:type="dxa"/>
        <w:tblLayout w:type="fixed"/>
        <w:tblLook w:val="04A0" w:firstRow="1" w:lastRow="0" w:firstColumn="1" w:lastColumn="0" w:noHBand="0" w:noVBand="1"/>
      </w:tblPr>
      <w:tblGrid>
        <w:gridCol w:w="1818"/>
        <w:gridCol w:w="2430"/>
        <w:gridCol w:w="2232"/>
        <w:gridCol w:w="1368"/>
        <w:gridCol w:w="1170"/>
        <w:gridCol w:w="990"/>
      </w:tblGrid>
      <w:tr w:rsidR="00C4734C" w:rsidRPr="00CD71F0" w14:paraId="24E65337" w14:textId="77777777" w:rsidTr="00C4734C">
        <w:trPr>
          <w:trHeight w:val="350"/>
        </w:trPr>
        <w:tc>
          <w:tcPr>
            <w:tcW w:w="1818" w:type="dxa"/>
            <w:tcBorders>
              <w:bottom w:val="single" w:sz="18" w:space="0" w:color="auto"/>
            </w:tcBorders>
          </w:tcPr>
          <w:p w14:paraId="3950A492" w14:textId="77777777" w:rsidR="009A36BD" w:rsidRPr="00CD71F0" w:rsidRDefault="009A36BD" w:rsidP="009A36BD">
            <w:pPr>
              <w:rPr>
                <w:rFonts w:ascii="Times New Roman" w:hAnsi="Times New Roman" w:cs="Times New Roman"/>
                <w:sz w:val="20"/>
                <w:szCs w:val="20"/>
              </w:rPr>
            </w:pPr>
          </w:p>
        </w:tc>
        <w:tc>
          <w:tcPr>
            <w:tcW w:w="2430" w:type="dxa"/>
            <w:tcBorders>
              <w:bottom w:val="single" w:sz="18" w:space="0" w:color="auto"/>
            </w:tcBorders>
          </w:tcPr>
          <w:p w14:paraId="65C64F1A" w14:textId="77777777" w:rsidR="009A36BD" w:rsidRPr="00CD71F0" w:rsidRDefault="009A36BD" w:rsidP="009A36BD">
            <w:pPr>
              <w:rPr>
                <w:rFonts w:ascii="Times New Roman" w:hAnsi="Times New Roman" w:cs="Times New Roman"/>
                <w:sz w:val="20"/>
                <w:szCs w:val="20"/>
              </w:rPr>
            </w:pPr>
          </w:p>
        </w:tc>
        <w:tc>
          <w:tcPr>
            <w:tcW w:w="2232" w:type="dxa"/>
            <w:tcBorders>
              <w:bottom w:val="single" w:sz="18" w:space="0" w:color="auto"/>
            </w:tcBorders>
          </w:tcPr>
          <w:p w14:paraId="03D57F07" w14:textId="77777777" w:rsidR="009A36BD" w:rsidRPr="00CD71F0" w:rsidRDefault="009A36BD" w:rsidP="009A36BD">
            <w:pPr>
              <w:rPr>
                <w:rFonts w:ascii="Times New Roman" w:hAnsi="Times New Roman" w:cs="Times New Roman"/>
                <w:sz w:val="20"/>
                <w:szCs w:val="20"/>
              </w:rPr>
            </w:pPr>
          </w:p>
        </w:tc>
        <w:tc>
          <w:tcPr>
            <w:tcW w:w="1368" w:type="dxa"/>
            <w:tcBorders>
              <w:bottom w:val="single" w:sz="18" w:space="0" w:color="auto"/>
            </w:tcBorders>
          </w:tcPr>
          <w:p w14:paraId="3076D635" w14:textId="77777777" w:rsidR="009A36BD" w:rsidRDefault="009A36BD" w:rsidP="009A36BD">
            <w:pPr>
              <w:jc w:val="center"/>
              <w:rPr>
                <w:rFonts w:ascii="Times New Roman" w:hAnsi="Times New Roman" w:cs="Times New Roman"/>
                <w:b/>
                <w:sz w:val="20"/>
                <w:szCs w:val="20"/>
              </w:rPr>
            </w:pPr>
            <w:r>
              <w:rPr>
                <w:rFonts w:ascii="Times New Roman" w:hAnsi="Times New Roman" w:cs="Times New Roman"/>
                <w:b/>
                <w:sz w:val="20"/>
                <w:szCs w:val="20"/>
              </w:rPr>
              <w:t>Confidence</w:t>
            </w:r>
          </w:p>
          <w:p w14:paraId="5A047E9A" w14:textId="77777777" w:rsidR="009A36BD" w:rsidRPr="00CD71F0" w:rsidRDefault="009A36BD" w:rsidP="009A36BD">
            <w:pPr>
              <w:jc w:val="center"/>
              <w:rPr>
                <w:rFonts w:ascii="Times New Roman" w:hAnsi="Times New Roman" w:cs="Times New Roman"/>
                <w:b/>
                <w:sz w:val="20"/>
                <w:szCs w:val="20"/>
              </w:rPr>
            </w:pPr>
            <w:r>
              <w:rPr>
                <w:rFonts w:ascii="Times New Roman" w:hAnsi="Times New Roman" w:cs="Times New Roman"/>
                <w:b/>
                <w:sz w:val="20"/>
                <w:szCs w:val="20"/>
              </w:rPr>
              <w:t>(</w:t>
            </w:r>
            <w:r w:rsidRPr="007D3138">
              <w:rPr>
                <w:rFonts w:ascii="Times New Roman" w:hAnsi="Times New Roman" w:cs="Times New Roman"/>
                <w:b/>
                <w:i/>
                <w:sz w:val="20"/>
                <w:szCs w:val="20"/>
              </w:rPr>
              <w:t>N</w:t>
            </w:r>
            <w:r>
              <w:rPr>
                <w:rFonts w:ascii="Times New Roman" w:hAnsi="Times New Roman" w:cs="Times New Roman"/>
                <w:b/>
                <w:sz w:val="20"/>
                <w:szCs w:val="20"/>
              </w:rPr>
              <w:t>)</w:t>
            </w:r>
          </w:p>
        </w:tc>
        <w:tc>
          <w:tcPr>
            <w:tcW w:w="1170" w:type="dxa"/>
            <w:tcBorders>
              <w:bottom w:val="single" w:sz="18" w:space="0" w:color="auto"/>
            </w:tcBorders>
          </w:tcPr>
          <w:p w14:paraId="7979C17E" w14:textId="77777777" w:rsidR="009A36BD" w:rsidRDefault="009A36BD" w:rsidP="009A36BD">
            <w:pPr>
              <w:jc w:val="center"/>
              <w:rPr>
                <w:rFonts w:ascii="Times New Roman" w:hAnsi="Times New Roman" w:cs="Times New Roman"/>
                <w:b/>
                <w:sz w:val="20"/>
                <w:szCs w:val="20"/>
              </w:rPr>
            </w:pPr>
            <w:r>
              <w:rPr>
                <w:rFonts w:ascii="Times New Roman" w:hAnsi="Times New Roman" w:cs="Times New Roman"/>
                <w:b/>
                <w:sz w:val="20"/>
                <w:szCs w:val="20"/>
              </w:rPr>
              <w:t>Likelihood</w:t>
            </w:r>
          </w:p>
          <w:p w14:paraId="4F010006" w14:textId="77777777" w:rsidR="009A36BD" w:rsidRPr="00CD71F0" w:rsidRDefault="009A36BD" w:rsidP="009A36BD">
            <w:pPr>
              <w:jc w:val="center"/>
              <w:rPr>
                <w:rFonts w:ascii="Times New Roman" w:hAnsi="Times New Roman" w:cs="Times New Roman"/>
                <w:b/>
                <w:sz w:val="20"/>
                <w:szCs w:val="20"/>
              </w:rPr>
            </w:pPr>
            <w:r>
              <w:rPr>
                <w:rFonts w:ascii="Times New Roman" w:hAnsi="Times New Roman" w:cs="Times New Roman"/>
                <w:b/>
                <w:sz w:val="20"/>
                <w:szCs w:val="20"/>
              </w:rPr>
              <w:t>(</w:t>
            </w:r>
            <w:r w:rsidRPr="007D3138">
              <w:rPr>
                <w:rFonts w:ascii="Times New Roman" w:hAnsi="Times New Roman" w:cs="Times New Roman"/>
                <w:b/>
                <w:i/>
                <w:sz w:val="20"/>
                <w:szCs w:val="20"/>
              </w:rPr>
              <w:t>N</w:t>
            </w:r>
            <w:r>
              <w:rPr>
                <w:rFonts w:ascii="Times New Roman" w:hAnsi="Times New Roman" w:cs="Times New Roman"/>
                <w:b/>
                <w:sz w:val="20"/>
                <w:szCs w:val="20"/>
              </w:rPr>
              <w:t>)</w:t>
            </w:r>
          </w:p>
        </w:tc>
        <w:tc>
          <w:tcPr>
            <w:tcW w:w="990" w:type="dxa"/>
            <w:tcBorders>
              <w:bottom w:val="single" w:sz="18" w:space="0" w:color="auto"/>
            </w:tcBorders>
          </w:tcPr>
          <w:p w14:paraId="746ACCC1" w14:textId="77777777" w:rsidR="009A36BD" w:rsidRDefault="009A36BD" w:rsidP="009A36BD">
            <w:pPr>
              <w:jc w:val="center"/>
              <w:rPr>
                <w:rFonts w:ascii="Times New Roman" w:hAnsi="Times New Roman" w:cs="Times New Roman"/>
                <w:b/>
                <w:i/>
                <w:sz w:val="20"/>
                <w:szCs w:val="20"/>
              </w:rPr>
            </w:pPr>
          </w:p>
          <w:p w14:paraId="403DFB81" w14:textId="77777777" w:rsidR="009A36BD" w:rsidRPr="00CD71F0" w:rsidRDefault="009A36BD" w:rsidP="009A36BD">
            <w:pPr>
              <w:jc w:val="center"/>
              <w:rPr>
                <w:rFonts w:ascii="Times New Roman" w:hAnsi="Times New Roman" w:cs="Times New Roman"/>
                <w:b/>
                <w:sz w:val="20"/>
                <w:szCs w:val="20"/>
              </w:rPr>
            </w:pPr>
            <w:r w:rsidRPr="00CD71F0">
              <w:rPr>
                <w:rFonts w:ascii="Times New Roman" w:hAnsi="Times New Roman" w:cs="Times New Roman"/>
                <w:b/>
                <w:i/>
                <w:sz w:val="20"/>
                <w:szCs w:val="20"/>
              </w:rPr>
              <w:t>p</w:t>
            </w:r>
            <w:r w:rsidRPr="00CD71F0">
              <w:rPr>
                <w:rFonts w:ascii="Times New Roman" w:hAnsi="Times New Roman" w:cs="Times New Roman"/>
                <w:b/>
                <w:sz w:val="20"/>
                <w:szCs w:val="20"/>
              </w:rPr>
              <w:t xml:space="preserve"> value</w:t>
            </w:r>
          </w:p>
        </w:tc>
      </w:tr>
      <w:tr w:rsidR="00C4734C" w:rsidRPr="00C4734C" w14:paraId="0143215D" w14:textId="77777777" w:rsidTr="00C4734C">
        <w:tc>
          <w:tcPr>
            <w:tcW w:w="1818" w:type="dxa"/>
            <w:tcBorders>
              <w:top w:val="single" w:sz="4" w:space="0" w:color="auto"/>
            </w:tcBorders>
          </w:tcPr>
          <w:p w14:paraId="3313262B"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b/>
                <w:i/>
                <w:sz w:val="20"/>
                <w:szCs w:val="20"/>
              </w:rPr>
              <w:t>Speaker</w:t>
            </w:r>
          </w:p>
        </w:tc>
        <w:tc>
          <w:tcPr>
            <w:tcW w:w="2430" w:type="dxa"/>
            <w:tcBorders>
              <w:top w:val="single" w:sz="4" w:space="0" w:color="auto"/>
            </w:tcBorders>
          </w:tcPr>
          <w:p w14:paraId="00AC1A83"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Perspective</w:t>
            </w:r>
          </w:p>
        </w:tc>
        <w:tc>
          <w:tcPr>
            <w:tcW w:w="2232" w:type="dxa"/>
            <w:tcBorders>
              <w:top w:val="single" w:sz="4" w:space="0" w:color="auto"/>
            </w:tcBorders>
          </w:tcPr>
          <w:p w14:paraId="6581D3BA"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1</w:t>
            </w:r>
            <w:r w:rsidRPr="00C4734C">
              <w:rPr>
                <w:rFonts w:ascii="Times New Roman" w:hAnsi="Times New Roman" w:cs="Times New Roman"/>
                <w:sz w:val="20"/>
                <w:szCs w:val="20"/>
                <w:vertAlign w:val="superscript"/>
              </w:rPr>
              <w:t>st</w:t>
            </w:r>
            <w:r w:rsidRPr="00C4734C">
              <w:rPr>
                <w:rFonts w:ascii="Times New Roman" w:hAnsi="Times New Roman" w:cs="Times New Roman"/>
                <w:sz w:val="20"/>
                <w:szCs w:val="20"/>
              </w:rPr>
              <w:t xml:space="preserve"> Person</w:t>
            </w:r>
          </w:p>
        </w:tc>
        <w:tc>
          <w:tcPr>
            <w:tcW w:w="1368" w:type="dxa"/>
            <w:tcBorders>
              <w:top w:val="single" w:sz="4" w:space="0" w:color="auto"/>
            </w:tcBorders>
          </w:tcPr>
          <w:p w14:paraId="40A472FE"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290</w:t>
            </w:r>
          </w:p>
        </w:tc>
        <w:tc>
          <w:tcPr>
            <w:tcW w:w="1170" w:type="dxa"/>
            <w:tcBorders>
              <w:top w:val="single" w:sz="4" w:space="0" w:color="auto"/>
            </w:tcBorders>
          </w:tcPr>
          <w:p w14:paraId="7FDC5934"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411</w:t>
            </w:r>
          </w:p>
        </w:tc>
        <w:tc>
          <w:tcPr>
            <w:tcW w:w="990" w:type="dxa"/>
            <w:tcBorders>
              <w:top w:val="single" w:sz="4" w:space="0" w:color="auto"/>
            </w:tcBorders>
          </w:tcPr>
          <w:p w14:paraId="4357256A"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i/>
                <w:sz w:val="20"/>
                <w:szCs w:val="20"/>
              </w:rPr>
              <w:t>p</w:t>
            </w:r>
            <w:r w:rsidRPr="00C4734C">
              <w:rPr>
                <w:rFonts w:ascii="Times New Roman" w:hAnsi="Times New Roman" w:cs="Times New Roman"/>
                <w:sz w:val="20"/>
                <w:szCs w:val="20"/>
              </w:rPr>
              <w:t xml:space="preserve"> &lt; .001</w:t>
            </w:r>
          </w:p>
        </w:tc>
      </w:tr>
      <w:tr w:rsidR="00C4734C" w:rsidRPr="00C4734C" w14:paraId="63B9A118" w14:textId="77777777" w:rsidTr="00C4734C">
        <w:tc>
          <w:tcPr>
            <w:tcW w:w="1818" w:type="dxa"/>
          </w:tcPr>
          <w:p w14:paraId="076395B3" w14:textId="77777777" w:rsidR="009A36BD" w:rsidRPr="00C4734C" w:rsidRDefault="009A36BD" w:rsidP="009A36BD">
            <w:pPr>
              <w:rPr>
                <w:rFonts w:ascii="Times New Roman" w:hAnsi="Times New Roman" w:cs="Times New Roman"/>
                <w:sz w:val="20"/>
                <w:szCs w:val="20"/>
              </w:rPr>
            </w:pPr>
          </w:p>
        </w:tc>
        <w:tc>
          <w:tcPr>
            <w:tcW w:w="2430" w:type="dxa"/>
          </w:tcPr>
          <w:p w14:paraId="1272AE40" w14:textId="77777777" w:rsidR="009A36BD" w:rsidRPr="00C4734C" w:rsidRDefault="009A36BD" w:rsidP="009A36BD">
            <w:pPr>
              <w:rPr>
                <w:rFonts w:ascii="Times New Roman" w:hAnsi="Times New Roman" w:cs="Times New Roman"/>
                <w:sz w:val="20"/>
                <w:szCs w:val="20"/>
              </w:rPr>
            </w:pPr>
          </w:p>
        </w:tc>
        <w:tc>
          <w:tcPr>
            <w:tcW w:w="2232" w:type="dxa"/>
          </w:tcPr>
          <w:p w14:paraId="54939165"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2</w:t>
            </w:r>
            <w:r w:rsidRPr="00C4734C">
              <w:rPr>
                <w:rFonts w:ascii="Times New Roman" w:hAnsi="Times New Roman" w:cs="Times New Roman"/>
                <w:sz w:val="20"/>
                <w:szCs w:val="20"/>
                <w:vertAlign w:val="superscript"/>
              </w:rPr>
              <w:t>nd</w:t>
            </w:r>
            <w:r w:rsidRPr="00C4734C">
              <w:rPr>
                <w:rFonts w:ascii="Times New Roman" w:hAnsi="Times New Roman" w:cs="Times New Roman"/>
                <w:sz w:val="20"/>
                <w:szCs w:val="20"/>
              </w:rPr>
              <w:t xml:space="preserve"> or 3</w:t>
            </w:r>
            <w:r w:rsidRPr="00C4734C">
              <w:rPr>
                <w:rFonts w:ascii="Times New Roman" w:hAnsi="Times New Roman" w:cs="Times New Roman"/>
                <w:sz w:val="20"/>
                <w:szCs w:val="20"/>
                <w:vertAlign w:val="superscript"/>
              </w:rPr>
              <w:t>rd</w:t>
            </w:r>
            <w:r w:rsidRPr="00C4734C">
              <w:rPr>
                <w:rFonts w:ascii="Times New Roman" w:hAnsi="Times New Roman" w:cs="Times New Roman"/>
                <w:sz w:val="20"/>
                <w:szCs w:val="20"/>
              </w:rPr>
              <w:t xml:space="preserve"> Person</w:t>
            </w:r>
          </w:p>
        </w:tc>
        <w:tc>
          <w:tcPr>
            <w:tcW w:w="1368" w:type="dxa"/>
          </w:tcPr>
          <w:p w14:paraId="3C3DC478"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71</w:t>
            </w:r>
          </w:p>
        </w:tc>
        <w:tc>
          <w:tcPr>
            <w:tcW w:w="1170" w:type="dxa"/>
          </w:tcPr>
          <w:p w14:paraId="28A6F9A0"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193</w:t>
            </w:r>
          </w:p>
        </w:tc>
        <w:tc>
          <w:tcPr>
            <w:tcW w:w="990" w:type="dxa"/>
          </w:tcPr>
          <w:p w14:paraId="28C33449" w14:textId="77777777" w:rsidR="009A36BD" w:rsidRPr="00C4734C" w:rsidRDefault="009A36BD" w:rsidP="009A36BD">
            <w:pPr>
              <w:rPr>
                <w:rFonts w:ascii="Times New Roman" w:hAnsi="Times New Roman" w:cs="Times New Roman"/>
                <w:sz w:val="20"/>
                <w:szCs w:val="20"/>
              </w:rPr>
            </w:pPr>
          </w:p>
        </w:tc>
      </w:tr>
      <w:tr w:rsidR="00C4734C" w:rsidRPr="00C4734C" w14:paraId="59234F90" w14:textId="77777777" w:rsidTr="00C4734C">
        <w:tc>
          <w:tcPr>
            <w:tcW w:w="1818" w:type="dxa"/>
          </w:tcPr>
          <w:p w14:paraId="636607FC" w14:textId="77777777" w:rsidR="009A36BD" w:rsidRPr="00C4734C" w:rsidRDefault="009A36BD" w:rsidP="009A36BD">
            <w:pPr>
              <w:rPr>
                <w:rFonts w:ascii="Times New Roman" w:hAnsi="Times New Roman" w:cs="Times New Roman"/>
                <w:sz w:val="20"/>
                <w:szCs w:val="20"/>
              </w:rPr>
            </w:pPr>
          </w:p>
        </w:tc>
        <w:tc>
          <w:tcPr>
            <w:tcW w:w="2430" w:type="dxa"/>
            <w:tcBorders>
              <w:top w:val="single" w:sz="4" w:space="0" w:color="auto"/>
            </w:tcBorders>
          </w:tcPr>
          <w:p w14:paraId="5C4D2876" w14:textId="77777777" w:rsidR="009A36BD" w:rsidRPr="00C4734C" w:rsidRDefault="009A36BD" w:rsidP="009A36BD">
            <w:pPr>
              <w:tabs>
                <w:tab w:val="left" w:pos="252"/>
              </w:tabs>
              <w:rPr>
                <w:rFonts w:ascii="Times New Roman" w:hAnsi="Times New Roman" w:cs="Times New Roman"/>
                <w:sz w:val="20"/>
                <w:szCs w:val="20"/>
              </w:rPr>
            </w:pPr>
            <w:r w:rsidRPr="00C4734C">
              <w:rPr>
                <w:rFonts w:ascii="Times New Roman" w:hAnsi="Times New Roman" w:cs="Times New Roman"/>
                <w:sz w:val="20"/>
                <w:szCs w:val="20"/>
              </w:rPr>
              <w:t xml:space="preserve">     Relation (if 3</w:t>
            </w:r>
            <w:r w:rsidRPr="00C4734C">
              <w:rPr>
                <w:rFonts w:ascii="Times New Roman" w:hAnsi="Times New Roman" w:cs="Times New Roman"/>
                <w:sz w:val="20"/>
                <w:szCs w:val="20"/>
                <w:vertAlign w:val="superscript"/>
              </w:rPr>
              <w:t>rd</w:t>
            </w:r>
            <w:r w:rsidRPr="00C4734C">
              <w:rPr>
                <w:rFonts w:ascii="Times New Roman" w:hAnsi="Times New Roman" w:cs="Times New Roman"/>
                <w:sz w:val="20"/>
                <w:szCs w:val="20"/>
              </w:rPr>
              <w:t xml:space="preserve"> person)</w:t>
            </w:r>
          </w:p>
        </w:tc>
        <w:tc>
          <w:tcPr>
            <w:tcW w:w="2232" w:type="dxa"/>
            <w:tcBorders>
              <w:top w:val="single" w:sz="4" w:space="0" w:color="auto"/>
            </w:tcBorders>
          </w:tcPr>
          <w:p w14:paraId="17160F83"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Stranger or acquaintance</w:t>
            </w:r>
          </w:p>
        </w:tc>
        <w:tc>
          <w:tcPr>
            <w:tcW w:w="1368" w:type="dxa"/>
            <w:tcBorders>
              <w:top w:val="single" w:sz="4" w:space="0" w:color="auto"/>
            </w:tcBorders>
          </w:tcPr>
          <w:p w14:paraId="445DC37F"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50</w:t>
            </w:r>
          </w:p>
        </w:tc>
        <w:tc>
          <w:tcPr>
            <w:tcW w:w="1170" w:type="dxa"/>
            <w:tcBorders>
              <w:top w:val="single" w:sz="4" w:space="0" w:color="auto"/>
            </w:tcBorders>
          </w:tcPr>
          <w:p w14:paraId="5C21ADBC"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155</w:t>
            </w:r>
          </w:p>
        </w:tc>
        <w:tc>
          <w:tcPr>
            <w:tcW w:w="990" w:type="dxa"/>
            <w:tcBorders>
              <w:top w:val="single" w:sz="4" w:space="0" w:color="auto"/>
            </w:tcBorders>
          </w:tcPr>
          <w:p w14:paraId="1312F3E5" w14:textId="77777777" w:rsidR="009A36BD" w:rsidRPr="00C4734C" w:rsidRDefault="009A36BD" w:rsidP="009A36BD">
            <w:pPr>
              <w:rPr>
                <w:rFonts w:ascii="Times New Roman" w:hAnsi="Times New Roman" w:cs="Times New Roman"/>
                <w:i/>
                <w:sz w:val="20"/>
                <w:szCs w:val="20"/>
              </w:rPr>
            </w:pPr>
            <w:r w:rsidRPr="00C4734C">
              <w:rPr>
                <w:rFonts w:ascii="Times New Roman" w:hAnsi="Times New Roman" w:cs="Times New Roman"/>
                <w:i/>
                <w:sz w:val="20"/>
                <w:szCs w:val="20"/>
              </w:rPr>
              <w:t xml:space="preserve">p </w:t>
            </w:r>
            <w:r w:rsidRPr="00C4734C">
              <w:rPr>
                <w:rFonts w:ascii="Times New Roman" w:hAnsi="Times New Roman" w:cs="Times New Roman"/>
                <w:sz w:val="20"/>
                <w:szCs w:val="20"/>
              </w:rPr>
              <w:t>&lt; .005</w:t>
            </w:r>
          </w:p>
        </w:tc>
      </w:tr>
      <w:tr w:rsidR="00C4734C" w:rsidRPr="00C4734C" w14:paraId="05DE4770" w14:textId="77777777" w:rsidTr="00C4734C">
        <w:tc>
          <w:tcPr>
            <w:tcW w:w="1818" w:type="dxa"/>
          </w:tcPr>
          <w:p w14:paraId="3AB02A12" w14:textId="77777777" w:rsidR="009A36BD" w:rsidRPr="00C4734C" w:rsidRDefault="009A36BD" w:rsidP="009A36BD">
            <w:pPr>
              <w:rPr>
                <w:rFonts w:ascii="Times New Roman" w:hAnsi="Times New Roman" w:cs="Times New Roman"/>
                <w:sz w:val="20"/>
                <w:szCs w:val="20"/>
              </w:rPr>
            </w:pPr>
          </w:p>
        </w:tc>
        <w:tc>
          <w:tcPr>
            <w:tcW w:w="2430" w:type="dxa"/>
            <w:tcBorders>
              <w:bottom w:val="single" w:sz="4" w:space="0" w:color="auto"/>
            </w:tcBorders>
          </w:tcPr>
          <w:p w14:paraId="134AB774" w14:textId="77777777" w:rsidR="009A36BD" w:rsidRPr="00C4734C" w:rsidRDefault="009A36BD" w:rsidP="009A36BD">
            <w:pPr>
              <w:rPr>
                <w:rFonts w:ascii="Times New Roman" w:hAnsi="Times New Roman" w:cs="Times New Roman"/>
                <w:sz w:val="20"/>
                <w:szCs w:val="20"/>
              </w:rPr>
            </w:pPr>
          </w:p>
        </w:tc>
        <w:tc>
          <w:tcPr>
            <w:tcW w:w="2232" w:type="dxa"/>
            <w:tcBorders>
              <w:bottom w:val="single" w:sz="4" w:space="0" w:color="auto"/>
            </w:tcBorders>
          </w:tcPr>
          <w:p w14:paraId="346C987C"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Friend, romantic partner or close relative</w:t>
            </w:r>
          </w:p>
        </w:tc>
        <w:tc>
          <w:tcPr>
            <w:tcW w:w="1368" w:type="dxa"/>
            <w:tcBorders>
              <w:bottom w:val="single" w:sz="4" w:space="0" w:color="auto"/>
            </w:tcBorders>
          </w:tcPr>
          <w:p w14:paraId="4522A17E"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8</w:t>
            </w:r>
          </w:p>
        </w:tc>
        <w:tc>
          <w:tcPr>
            <w:tcW w:w="1170" w:type="dxa"/>
            <w:tcBorders>
              <w:bottom w:val="single" w:sz="4" w:space="0" w:color="auto"/>
            </w:tcBorders>
          </w:tcPr>
          <w:p w14:paraId="5C9A2D72"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4</w:t>
            </w:r>
          </w:p>
        </w:tc>
        <w:tc>
          <w:tcPr>
            <w:tcW w:w="990" w:type="dxa"/>
            <w:tcBorders>
              <w:bottom w:val="single" w:sz="4" w:space="0" w:color="auto"/>
            </w:tcBorders>
          </w:tcPr>
          <w:p w14:paraId="21CE63FB" w14:textId="77777777" w:rsidR="009A36BD" w:rsidRPr="00C4734C" w:rsidRDefault="009A36BD" w:rsidP="009A36BD">
            <w:pPr>
              <w:rPr>
                <w:rFonts w:ascii="Times New Roman" w:hAnsi="Times New Roman" w:cs="Times New Roman"/>
                <w:i/>
                <w:sz w:val="20"/>
                <w:szCs w:val="20"/>
              </w:rPr>
            </w:pPr>
          </w:p>
        </w:tc>
      </w:tr>
      <w:tr w:rsidR="00C4734C" w:rsidRPr="00C4734C" w14:paraId="719A2E7F" w14:textId="77777777" w:rsidTr="00C4734C">
        <w:tc>
          <w:tcPr>
            <w:tcW w:w="1818" w:type="dxa"/>
          </w:tcPr>
          <w:p w14:paraId="3B675074" w14:textId="77777777" w:rsidR="009A36BD" w:rsidRPr="00C4734C" w:rsidRDefault="009A36BD" w:rsidP="009A36BD">
            <w:pPr>
              <w:rPr>
                <w:rFonts w:ascii="Times New Roman" w:hAnsi="Times New Roman" w:cs="Times New Roman"/>
                <w:sz w:val="20"/>
                <w:szCs w:val="20"/>
              </w:rPr>
            </w:pPr>
          </w:p>
        </w:tc>
        <w:tc>
          <w:tcPr>
            <w:tcW w:w="2430" w:type="dxa"/>
            <w:tcBorders>
              <w:top w:val="single" w:sz="4" w:space="0" w:color="auto"/>
            </w:tcBorders>
          </w:tcPr>
          <w:p w14:paraId="058657E6"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Control</w:t>
            </w:r>
          </w:p>
        </w:tc>
        <w:tc>
          <w:tcPr>
            <w:tcW w:w="2232" w:type="dxa"/>
            <w:tcBorders>
              <w:top w:val="single" w:sz="4" w:space="0" w:color="auto"/>
            </w:tcBorders>
          </w:tcPr>
          <w:p w14:paraId="0DE6B94C"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No control</w:t>
            </w:r>
          </w:p>
        </w:tc>
        <w:tc>
          <w:tcPr>
            <w:tcW w:w="1368" w:type="dxa"/>
            <w:tcBorders>
              <w:top w:val="single" w:sz="4" w:space="0" w:color="auto"/>
            </w:tcBorders>
          </w:tcPr>
          <w:p w14:paraId="675F4890"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262</w:t>
            </w:r>
          </w:p>
        </w:tc>
        <w:tc>
          <w:tcPr>
            <w:tcW w:w="1170" w:type="dxa"/>
            <w:tcBorders>
              <w:top w:val="single" w:sz="4" w:space="0" w:color="auto"/>
            </w:tcBorders>
          </w:tcPr>
          <w:p w14:paraId="4D6F9FBE"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574</w:t>
            </w:r>
          </w:p>
        </w:tc>
        <w:tc>
          <w:tcPr>
            <w:tcW w:w="990" w:type="dxa"/>
            <w:tcBorders>
              <w:top w:val="single" w:sz="4" w:space="0" w:color="auto"/>
            </w:tcBorders>
          </w:tcPr>
          <w:p w14:paraId="4E501749"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i/>
                <w:sz w:val="20"/>
                <w:szCs w:val="20"/>
              </w:rPr>
              <w:t>p</w:t>
            </w:r>
            <w:r w:rsidRPr="00C4734C">
              <w:rPr>
                <w:rFonts w:ascii="Times New Roman" w:hAnsi="Times New Roman" w:cs="Times New Roman"/>
                <w:sz w:val="20"/>
                <w:szCs w:val="20"/>
              </w:rPr>
              <w:t xml:space="preserve"> &lt; .001</w:t>
            </w:r>
          </w:p>
        </w:tc>
      </w:tr>
      <w:tr w:rsidR="00C4734C" w:rsidRPr="00C4734C" w14:paraId="6C950AA5" w14:textId="77777777" w:rsidTr="00C4734C">
        <w:tc>
          <w:tcPr>
            <w:tcW w:w="1818" w:type="dxa"/>
          </w:tcPr>
          <w:p w14:paraId="42F6BC51" w14:textId="77777777" w:rsidR="009A36BD" w:rsidRPr="00C4734C" w:rsidRDefault="009A36BD" w:rsidP="009A36BD">
            <w:pPr>
              <w:rPr>
                <w:rFonts w:ascii="Times New Roman" w:hAnsi="Times New Roman" w:cs="Times New Roman"/>
                <w:sz w:val="20"/>
                <w:szCs w:val="20"/>
              </w:rPr>
            </w:pPr>
          </w:p>
        </w:tc>
        <w:tc>
          <w:tcPr>
            <w:tcW w:w="2430" w:type="dxa"/>
          </w:tcPr>
          <w:p w14:paraId="0EA344C6" w14:textId="77777777" w:rsidR="009A36BD" w:rsidRPr="00C4734C" w:rsidRDefault="009A36BD" w:rsidP="009A36BD">
            <w:pPr>
              <w:rPr>
                <w:rFonts w:ascii="Times New Roman" w:hAnsi="Times New Roman" w:cs="Times New Roman"/>
                <w:sz w:val="20"/>
                <w:szCs w:val="20"/>
              </w:rPr>
            </w:pPr>
          </w:p>
        </w:tc>
        <w:tc>
          <w:tcPr>
            <w:tcW w:w="2232" w:type="dxa"/>
          </w:tcPr>
          <w:p w14:paraId="28920F23"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Influence</w:t>
            </w:r>
          </w:p>
        </w:tc>
        <w:tc>
          <w:tcPr>
            <w:tcW w:w="1368" w:type="dxa"/>
          </w:tcPr>
          <w:p w14:paraId="065B75D4"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70</w:t>
            </w:r>
          </w:p>
        </w:tc>
        <w:tc>
          <w:tcPr>
            <w:tcW w:w="1170" w:type="dxa"/>
          </w:tcPr>
          <w:p w14:paraId="7DC3FDC2"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19</w:t>
            </w:r>
          </w:p>
        </w:tc>
        <w:tc>
          <w:tcPr>
            <w:tcW w:w="990" w:type="dxa"/>
          </w:tcPr>
          <w:p w14:paraId="62EB0112" w14:textId="77777777" w:rsidR="009A36BD" w:rsidRPr="00C4734C" w:rsidRDefault="009A36BD" w:rsidP="009A36BD">
            <w:pPr>
              <w:rPr>
                <w:rFonts w:ascii="Times New Roman" w:hAnsi="Times New Roman" w:cs="Times New Roman"/>
                <w:sz w:val="20"/>
                <w:szCs w:val="20"/>
              </w:rPr>
            </w:pPr>
          </w:p>
        </w:tc>
      </w:tr>
      <w:tr w:rsidR="00C4734C" w:rsidRPr="00C4734C" w14:paraId="2FA8B109" w14:textId="77777777" w:rsidTr="00C4734C">
        <w:tc>
          <w:tcPr>
            <w:tcW w:w="1818" w:type="dxa"/>
            <w:tcBorders>
              <w:bottom w:val="single" w:sz="18" w:space="0" w:color="auto"/>
            </w:tcBorders>
          </w:tcPr>
          <w:p w14:paraId="2CC6467E" w14:textId="77777777" w:rsidR="009A36BD" w:rsidRPr="00C4734C" w:rsidRDefault="009A36BD" w:rsidP="009A36BD">
            <w:pPr>
              <w:rPr>
                <w:rFonts w:ascii="Times New Roman" w:hAnsi="Times New Roman" w:cs="Times New Roman"/>
                <w:sz w:val="20"/>
                <w:szCs w:val="20"/>
              </w:rPr>
            </w:pPr>
          </w:p>
        </w:tc>
        <w:tc>
          <w:tcPr>
            <w:tcW w:w="2430" w:type="dxa"/>
            <w:tcBorders>
              <w:bottom w:val="single" w:sz="18" w:space="0" w:color="auto"/>
            </w:tcBorders>
          </w:tcPr>
          <w:p w14:paraId="4D8B0EA3" w14:textId="77777777" w:rsidR="009A36BD" w:rsidRPr="00C4734C" w:rsidRDefault="009A36BD" w:rsidP="009A36BD">
            <w:pPr>
              <w:rPr>
                <w:rFonts w:ascii="Times New Roman" w:hAnsi="Times New Roman" w:cs="Times New Roman"/>
                <w:sz w:val="20"/>
                <w:szCs w:val="20"/>
              </w:rPr>
            </w:pPr>
          </w:p>
        </w:tc>
        <w:tc>
          <w:tcPr>
            <w:tcW w:w="2232" w:type="dxa"/>
            <w:tcBorders>
              <w:bottom w:val="single" w:sz="18" w:space="0" w:color="auto"/>
            </w:tcBorders>
          </w:tcPr>
          <w:p w14:paraId="6ABD6C43"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Can bring about event</w:t>
            </w:r>
          </w:p>
        </w:tc>
        <w:tc>
          <w:tcPr>
            <w:tcW w:w="1368" w:type="dxa"/>
            <w:tcBorders>
              <w:bottom w:val="single" w:sz="18" w:space="0" w:color="auto"/>
            </w:tcBorders>
          </w:tcPr>
          <w:p w14:paraId="7FEF3980"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29</w:t>
            </w:r>
          </w:p>
        </w:tc>
        <w:tc>
          <w:tcPr>
            <w:tcW w:w="1170" w:type="dxa"/>
            <w:tcBorders>
              <w:bottom w:val="single" w:sz="18" w:space="0" w:color="auto"/>
            </w:tcBorders>
          </w:tcPr>
          <w:p w14:paraId="177DEAAC"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11</w:t>
            </w:r>
          </w:p>
        </w:tc>
        <w:tc>
          <w:tcPr>
            <w:tcW w:w="990" w:type="dxa"/>
            <w:tcBorders>
              <w:bottom w:val="single" w:sz="18" w:space="0" w:color="auto"/>
            </w:tcBorders>
          </w:tcPr>
          <w:p w14:paraId="54A09609" w14:textId="77777777" w:rsidR="009A36BD" w:rsidRPr="00C4734C" w:rsidRDefault="009A36BD" w:rsidP="009A36BD">
            <w:pPr>
              <w:rPr>
                <w:rFonts w:ascii="Times New Roman" w:hAnsi="Times New Roman" w:cs="Times New Roman"/>
                <w:sz w:val="20"/>
                <w:szCs w:val="20"/>
              </w:rPr>
            </w:pPr>
          </w:p>
        </w:tc>
      </w:tr>
      <w:tr w:rsidR="00C4734C" w:rsidRPr="00C4734C" w14:paraId="105EABC8" w14:textId="77777777" w:rsidTr="00C4734C">
        <w:tc>
          <w:tcPr>
            <w:tcW w:w="1818" w:type="dxa"/>
            <w:tcBorders>
              <w:top w:val="single" w:sz="18" w:space="0" w:color="auto"/>
            </w:tcBorders>
          </w:tcPr>
          <w:p w14:paraId="759C70F8" w14:textId="77777777" w:rsidR="009A36BD" w:rsidRPr="00C4734C" w:rsidRDefault="009A36BD" w:rsidP="009A36BD">
            <w:pPr>
              <w:rPr>
                <w:rFonts w:ascii="Times New Roman" w:hAnsi="Times New Roman" w:cs="Times New Roman"/>
                <w:b/>
                <w:i/>
                <w:sz w:val="20"/>
                <w:szCs w:val="20"/>
              </w:rPr>
            </w:pPr>
            <w:r w:rsidRPr="00C4734C">
              <w:rPr>
                <w:rFonts w:ascii="Times New Roman" w:hAnsi="Times New Roman" w:cs="Times New Roman"/>
                <w:b/>
                <w:i/>
                <w:sz w:val="20"/>
                <w:szCs w:val="20"/>
              </w:rPr>
              <w:t>Prediction</w:t>
            </w:r>
          </w:p>
        </w:tc>
        <w:tc>
          <w:tcPr>
            <w:tcW w:w="2430" w:type="dxa"/>
            <w:tcBorders>
              <w:top w:val="single" w:sz="18" w:space="0" w:color="auto"/>
            </w:tcBorders>
          </w:tcPr>
          <w:p w14:paraId="0DA6DDF9"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Source</w:t>
            </w:r>
          </w:p>
        </w:tc>
        <w:tc>
          <w:tcPr>
            <w:tcW w:w="2232" w:type="dxa"/>
            <w:tcBorders>
              <w:top w:val="single" w:sz="18" w:space="0" w:color="auto"/>
            </w:tcBorders>
          </w:tcPr>
          <w:p w14:paraId="559E40F1"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None/Intuition</w:t>
            </w:r>
          </w:p>
        </w:tc>
        <w:tc>
          <w:tcPr>
            <w:tcW w:w="1368" w:type="dxa"/>
            <w:tcBorders>
              <w:top w:val="single" w:sz="18" w:space="0" w:color="auto"/>
            </w:tcBorders>
          </w:tcPr>
          <w:p w14:paraId="332E5330"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282</w:t>
            </w:r>
          </w:p>
        </w:tc>
        <w:tc>
          <w:tcPr>
            <w:tcW w:w="1170" w:type="dxa"/>
            <w:tcBorders>
              <w:top w:val="single" w:sz="18" w:space="0" w:color="auto"/>
            </w:tcBorders>
          </w:tcPr>
          <w:p w14:paraId="133A3906"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289</w:t>
            </w:r>
          </w:p>
        </w:tc>
        <w:tc>
          <w:tcPr>
            <w:tcW w:w="990" w:type="dxa"/>
            <w:tcBorders>
              <w:top w:val="single" w:sz="18" w:space="0" w:color="auto"/>
            </w:tcBorders>
          </w:tcPr>
          <w:p w14:paraId="3BAA53D3"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i/>
                <w:sz w:val="20"/>
                <w:szCs w:val="20"/>
              </w:rPr>
              <w:t>p</w:t>
            </w:r>
            <w:r w:rsidRPr="00C4734C">
              <w:rPr>
                <w:rFonts w:ascii="Times New Roman" w:hAnsi="Times New Roman" w:cs="Times New Roman"/>
                <w:sz w:val="20"/>
                <w:szCs w:val="20"/>
              </w:rPr>
              <w:t xml:space="preserve"> &lt; .001</w:t>
            </w:r>
          </w:p>
        </w:tc>
      </w:tr>
      <w:tr w:rsidR="00C4734C" w:rsidRPr="00C4734C" w14:paraId="67F5EC21" w14:textId="77777777" w:rsidTr="00C4734C">
        <w:tc>
          <w:tcPr>
            <w:tcW w:w="1818" w:type="dxa"/>
          </w:tcPr>
          <w:p w14:paraId="1AF0E13D" w14:textId="77777777" w:rsidR="009A36BD" w:rsidRPr="00C4734C" w:rsidRDefault="009A36BD" w:rsidP="009A36BD">
            <w:pPr>
              <w:rPr>
                <w:rFonts w:ascii="Times New Roman" w:hAnsi="Times New Roman" w:cs="Times New Roman"/>
                <w:sz w:val="20"/>
                <w:szCs w:val="20"/>
              </w:rPr>
            </w:pPr>
          </w:p>
        </w:tc>
        <w:tc>
          <w:tcPr>
            <w:tcW w:w="2430" w:type="dxa"/>
          </w:tcPr>
          <w:p w14:paraId="25FDA2E0" w14:textId="77777777" w:rsidR="009A36BD" w:rsidRPr="00C4734C" w:rsidRDefault="009A36BD" w:rsidP="009A36BD">
            <w:pPr>
              <w:rPr>
                <w:rFonts w:ascii="Times New Roman" w:hAnsi="Times New Roman" w:cs="Times New Roman"/>
                <w:sz w:val="20"/>
                <w:szCs w:val="20"/>
              </w:rPr>
            </w:pPr>
          </w:p>
        </w:tc>
        <w:tc>
          <w:tcPr>
            <w:tcW w:w="2232" w:type="dxa"/>
          </w:tcPr>
          <w:p w14:paraId="0E5E2A51"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Trends/Facts</w:t>
            </w:r>
          </w:p>
        </w:tc>
        <w:tc>
          <w:tcPr>
            <w:tcW w:w="1368" w:type="dxa"/>
          </w:tcPr>
          <w:p w14:paraId="4D8A2F14"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77</w:t>
            </w:r>
          </w:p>
        </w:tc>
        <w:tc>
          <w:tcPr>
            <w:tcW w:w="1170" w:type="dxa"/>
          </w:tcPr>
          <w:p w14:paraId="493D014F"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284</w:t>
            </w:r>
          </w:p>
        </w:tc>
        <w:tc>
          <w:tcPr>
            <w:tcW w:w="990" w:type="dxa"/>
          </w:tcPr>
          <w:p w14:paraId="446814E2" w14:textId="77777777" w:rsidR="009A36BD" w:rsidRPr="00C4734C" w:rsidRDefault="009A36BD" w:rsidP="009A36BD">
            <w:pPr>
              <w:rPr>
                <w:rFonts w:ascii="Times New Roman" w:hAnsi="Times New Roman" w:cs="Times New Roman"/>
                <w:sz w:val="20"/>
                <w:szCs w:val="20"/>
              </w:rPr>
            </w:pPr>
          </w:p>
        </w:tc>
      </w:tr>
      <w:tr w:rsidR="00C4734C" w:rsidRPr="00C4734C" w14:paraId="7D71B066" w14:textId="77777777" w:rsidTr="00C4734C">
        <w:tc>
          <w:tcPr>
            <w:tcW w:w="1818" w:type="dxa"/>
          </w:tcPr>
          <w:p w14:paraId="60709982" w14:textId="77777777" w:rsidR="009A36BD" w:rsidRPr="00C4734C" w:rsidRDefault="009A36BD" w:rsidP="009A36BD">
            <w:pPr>
              <w:rPr>
                <w:rFonts w:ascii="Times New Roman" w:hAnsi="Times New Roman" w:cs="Times New Roman"/>
                <w:sz w:val="20"/>
                <w:szCs w:val="20"/>
              </w:rPr>
            </w:pPr>
          </w:p>
        </w:tc>
        <w:tc>
          <w:tcPr>
            <w:tcW w:w="2430" w:type="dxa"/>
            <w:tcBorders>
              <w:bottom w:val="single" w:sz="4" w:space="0" w:color="auto"/>
            </w:tcBorders>
          </w:tcPr>
          <w:p w14:paraId="5ABE032A" w14:textId="77777777" w:rsidR="009A36BD" w:rsidRPr="00C4734C" w:rsidRDefault="009A36BD" w:rsidP="009A36BD">
            <w:pPr>
              <w:rPr>
                <w:rFonts w:ascii="Times New Roman" w:hAnsi="Times New Roman" w:cs="Times New Roman"/>
                <w:sz w:val="20"/>
                <w:szCs w:val="20"/>
              </w:rPr>
            </w:pPr>
          </w:p>
        </w:tc>
        <w:tc>
          <w:tcPr>
            <w:tcW w:w="2232" w:type="dxa"/>
            <w:tcBorders>
              <w:bottom w:val="single" w:sz="4" w:space="0" w:color="auto"/>
            </w:tcBorders>
          </w:tcPr>
          <w:p w14:paraId="468C5486"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Calculation/Logic</w:t>
            </w:r>
          </w:p>
        </w:tc>
        <w:tc>
          <w:tcPr>
            <w:tcW w:w="1368" w:type="dxa"/>
            <w:tcBorders>
              <w:bottom w:val="single" w:sz="4" w:space="0" w:color="auto"/>
            </w:tcBorders>
          </w:tcPr>
          <w:p w14:paraId="10937299"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2</w:t>
            </w:r>
          </w:p>
        </w:tc>
        <w:tc>
          <w:tcPr>
            <w:tcW w:w="1170" w:type="dxa"/>
            <w:tcBorders>
              <w:bottom w:val="single" w:sz="4" w:space="0" w:color="auto"/>
            </w:tcBorders>
          </w:tcPr>
          <w:p w14:paraId="03A009DD"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31</w:t>
            </w:r>
          </w:p>
        </w:tc>
        <w:tc>
          <w:tcPr>
            <w:tcW w:w="990" w:type="dxa"/>
            <w:tcBorders>
              <w:bottom w:val="single" w:sz="4" w:space="0" w:color="auto"/>
            </w:tcBorders>
          </w:tcPr>
          <w:p w14:paraId="2DA71231" w14:textId="77777777" w:rsidR="009A36BD" w:rsidRPr="00C4734C" w:rsidRDefault="009A36BD" w:rsidP="009A36BD">
            <w:pPr>
              <w:rPr>
                <w:rFonts w:ascii="Times New Roman" w:hAnsi="Times New Roman" w:cs="Times New Roman"/>
                <w:sz w:val="20"/>
                <w:szCs w:val="20"/>
              </w:rPr>
            </w:pPr>
          </w:p>
        </w:tc>
      </w:tr>
      <w:tr w:rsidR="00C4734C" w:rsidRPr="00C4734C" w14:paraId="57FCDB64" w14:textId="77777777" w:rsidTr="00C4734C">
        <w:tc>
          <w:tcPr>
            <w:tcW w:w="1818" w:type="dxa"/>
            <w:tcBorders>
              <w:top w:val="single" w:sz="18" w:space="0" w:color="auto"/>
            </w:tcBorders>
          </w:tcPr>
          <w:p w14:paraId="0D8927A7"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b/>
                <w:i/>
                <w:sz w:val="20"/>
                <w:szCs w:val="20"/>
              </w:rPr>
              <w:t>Event</w:t>
            </w:r>
          </w:p>
        </w:tc>
        <w:tc>
          <w:tcPr>
            <w:tcW w:w="2430" w:type="dxa"/>
            <w:tcBorders>
              <w:top w:val="single" w:sz="18" w:space="0" w:color="auto"/>
            </w:tcBorders>
          </w:tcPr>
          <w:p w14:paraId="61C2E90A"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Timing</w:t>
            </w:r>
          </w:p>
        </w:tc>
        <w:tc>
          <w:tcPr>
            <w:tcW w:w="2232" w:type="dxa"/>
            <w:tcBorders>
              <w:top w:val="single" w:sz="18" w:space="0" w:color="auto"/>
            </w:tcBorders>
          </w:tcPr>
          <w:p w14:paraId="0D730764"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Past</w:t>
            </w:r>
          </w:p>
        </w:tc>
        <w:tc>
          <w:tcPr>
            <w:tcW w:w="1368" w:type="dxa"/>
            <w:tcBorders>
              <w:top w:val="single" w:sz="18" w:space="0" w:color="auto"/>
            </w:tcBorders>
          </w:tcPr>
          <w:p w14:paraId="10EF4A3E"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71</w:t>
            </w:r>
          </w:p>
        </w:tc>
        <w:tc>
          <w:tcPr>
            <w:tcW w:w="1170" w:type="dxa"/>
            <w:tcBorders>
              <w:top w:val="single" w:sz="18" w:space="0" w:color="auto"/>
            </w:tcBorders>
          </w:tcPr>
          <w:p w14:paraId="46FFE7DE"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58</w:t>
            </w:r>
          </w:p>
        </w:tc>
        <w:tc>
          <w:tcPr>
            <w:tcW w:w="990" w:type="dxa"/>
            <w:tcBorders>
              <w:top w:val="single" w:sz="18" w:space="0" w:color="auto"/>
            </w:tcBorders>
          </w:tcPr>
          <w:p w14:paraId="626F0417"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i/>
                <w:sz w:val="20"/>
                <w:szCs w:val="20"/>
              </w:rPr>
              <w:t>p</w:t>
            </w:r>
            <w:r w:rsidRPr="00C4734C">
              <w:rPr>
                <w:rFonts w:ascii="Times New Roman" w:hAnsi="Times New Roman" w:cs="Times New Roman"/>
                <w:sz w:val="20"/>
                <w:szCs w:val="20"/>
              </w:rPr>
              <w:t xml:space="preserve"> &lt; .001</w:t>
            </w:r>
          </w:p>
        </w:tc>
      </w:tr>
      <w:tr w:rsidR="00C4734C" w:rsidRPr="00C4734C" w14:paraId="77C26686" w14:textId="77777777" w:rsidTr="00C4734C">
        <w:tc>
          <w:tcPr>
            <w:tcW w:w="1818" w:type="dxa"/>
          </w:tcPr>
          <w:p w14:paraId="1A7980E5" w14:textId="77777777" w:rsidR="009A36BD" w:rsidRPr="00C4734C" w:rsidRDefault="009A36BD" w:rsidP="009A36BD">
            <w:pPr>
              <w:rPr>
                <w:rFonts w:ascii="Times New Roman" w:hAnsi="Times New Roman" w:cs="Times New Roman"/>
                <w:sz w:val="20"/>
                <w:szCs w:val="20"/>
              </w:rPr>
            </w:pPr>
          </w:p>
        </w:tc>
        <w:tc>
          <w:tcPr>
            <w:tcW w:w="2430" w:type="dxa"/>
          </w:tcPr>
          <w:p w14:paraId="42528471" w14:textId="77777777" w:rsidR="009A36BD" w:rsidRPr="00C4734C" w:rsidRDefault="009A36BD" w:rsidP="009A36BD">
            <w:pPr>
              <w:rPr>
                <w:rFonts w:ascii="Times New Roman" w:hAnsi="Times New Roman" w:cs="Times New Roman"/>
                <w:sz w:val="20"/>
                <w:szCs w:val="20"/>
              </w:rPr>
            </w:pPr>
          </w:p>
        </w:tc>
        <w:tc>
          <w:tcPr>
            <w:tcW w:w="2232" w:type="dxa"/>
          </w:tcPr>
          <w:p w14:paraId="72AFC62E"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Present</w:t>
            </w:r>
          </w:p>
        </w:tc>
        <w:tc>
          <w:tcPr>
            <w:tcW w:w="1368" w:type="dxa"/>
          </w:tcPr>
          <w:p w14:paraId="5C52B876"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100</w:t>
            </w:r>
          </w:p>
        </w:tc>
        <w:tc>
          <w:tcPr>
            <w:tcW w:w="1170" w:type="dxa"/>
          </w:tcPr>
          <w:p w14:paraId="6C7B7A7B"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87</w:t>
            </w:r>
          </w:p>
        </w:tc>
        <w:tc>
          <w:tcPr>
            <w:tcW w:w="990" w:type="dxa"/>
          </w:tcPr>
          <w:p w14:paraId="5816A4F0" w14:textId="77777777" w:rsidR="009A36BD" w:rsidRPr="00C4734C" w:rsidRDefault="009A36BD" w:rsidP="009A36BD">
            <w:pPr>
              <w:rPr>
                <w:rFonts w:ascii="Times New Roman" w:hAnsi="Times New Roman" w:cs="Times New Roman"/>
                <w:sz w:val="20"/>
                <w:szCs w:val="20"/>
              </w:rPr>
            </w:pPr>
          </w:p>
        </w:tc>
      </w:tr>
      <w:tr w:rsidR="00C4734C" w:rsidRPr="00C4734C" w14:paraId="7FA77C0E" w14:textId="77777777" w:rsidTr="00C4734C">
        <w:tc>
          <w:tcPr>
            <w:tcW w:w="1818" w:type="dxa"/>
          </w:tcPr>
          <w:p w14:paraId="77E40CA0" w14:textId="77777777" w:rsidR="009A36BD" w:rsidRPr="00C4734C" w:rsidRDefault="009A36BD" w:rsidP="009A36BD">
            <w:pPr>
              <w:rPr>
                <w:rFonts w:ascii="Times New Roman" w:hAnsi="Times New Roman" w:cs="Times New Roman"/>
                <w:sz w:val="20"/>
                <w:szCs w:val="20"/>
              </w:rPr>
            </w:pPr>
          </w:p>
        </w:tc>
        <w:tc>
          <w:tcPr>
            <w:tcW w:w="2430" w:type="dxa"/>
            <w:tcBorders>
              <w:bottom w:val="single" w:sz="2" w:space="0" w:color="auto"/>
            </w:tcBorders>
          </w:tcPr>
          <w:p w14:paraId="02C55056" w14:textId="77777777" w:rsidR="009A36BD" w:rsidRPr="00C4734C" w:rsidRDefault="009A36BD" w:rsidP="009A36BD">
            <w:pPr>
              <w:rPr>
                <w:rFonts w:ascii="Times New Roman" w:hAnsi="Times New Roman" w:cs="Times New Roman"/>
                <w:sz w:val="20"/>
                <w:szCs w:val="20"/>
              </w:rPr>
            </w:pPr>
          </w:p>
        </w:tc>
        <w:tc>
          <w:tcPr>
            <w:tcW w:w="2232" w:type="dxa"/>
            <w:tcBorders>
              <w:bottom w:val="single" w:sz="2" w:space="0" w:color="auto"/>
            </w:tcBorders>
          </w:tcPr>
          <w:p w14:paraId="66A7B09B"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Future</w:t>
            </w:r>
          </w:p>
        </w:tc>
        <w:tc>
          <w:tcPr>
            <w:tcW w:w="1368" w:type="dxa"/>
            <w:tcBorders>
              <w:bottom w:val="single" w:sz="2" w:space="0" w:color="auto"/>
            </w:tcBorders>
          </w:tcPr>
          <w:p w14:paraId="4A2F2172"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190</w:t>
            </w:r>
          </w:p>
        </w:tc>
        <w:tc>
          <w:tcPr>
            <w:tcW w:w="1170" w:type="dxa"/>
            <w:tcBorders>
              <w:bottom w:val="single" w:sz="2" w:space="0" w:color="auto"/>
            </w:tcBorders>
          </w:tcPr>
          <w:p w14:paraId="0D22FBEB"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459</w:t>
            </w:r>
          </w:p>
        </w:tc>
        <w:tc>
          <w:tcPr>
            <w:tcW w:w="990" w:type="dxa"/>
            <w:tcBorders>
              <w:bottom w:val="single" w:sz="2" w:space="0" w:color="auto"/>
            </w:tcBorders>
          </w:tcPr>
          <w:p w14:paraId="12271042" w14:textId="77777777" w:rsidR="009A36BD" w:rsidRPr="00C4734C" w:rsidRDefault="009A36BD" w:rsidP="009A36BD">
            <w:pPr>
              <w:rPr>
                <w:rFonts w:ascii="Times New Roman" w:hAnsi="Times New Roman" w:cs="Times New Roman"/>
                <w:sz w:val="20"/>
                <w:szCs w:val="20"/>
              </w:rPr>
            </w:pPr>
          </w:p>
        </w:tc>
      </w:tr>
      <w:tr w:rsidR="00C4734C" w:rsidRPr="00C4734C" w14:paraId="33D57AAF" w14:textId="77777777" w:rsidTr="00C4734C">
        <w:tc>
          <w:tcPr>
            <w:tcW w:w="1818" w:type="dxa"/>
          </w:tcPr>
          <w:p w14:paraId="574F1B3F" w14:textId="77777777" w:rsidR="009A36BD" w:rsidRPr="00C4734C" w:rsidRDefault="009A36BD" w:rsidP="009A36BD">
            <w:pPr>
              <w:rPr>
                <w:rFonts w:ascii="Times New Roman" w:hAnsi="Times New Roman" w:cs="Times New Roman"/>
                <w:b/>
                <w:i/>
                <w:sz w:val="20"/>
                <w:szCs w:val="20"/>
              </w:rPr>
            </w:pPr>
          </w:p>
        </w:tc>
        <w:tc>
          <w:tcPr>
            <w:tcW w:w="2430" w:type="dxa"/>
            <w:tcBorders>
              <w:top w:val="single" w:sz="2" w:space="0" w:color="auto"/>
            </w:tcBorders>
          </w:tcPr>
          <w:p w14:paraId="10D52AF6"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Subject</w:t>
            </w:r>
          </w:p>
        </w:tc>
        <w:tc>
          <w:tcPr>
            <w:tcW w:w="2232" w:type="dxa"/>
            <w:tcBorders>
              <w:top w:val="single" w:sz="2" w:space="0" w:color="auto"/>
            </w:tcBorders>
          </w:tcPr>
          <w:p w14:paraId="5CDDE87F"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Sentient</w:t>
            </w:r>
          </w:p>
        </w:tc>
        <w:tc>
          <w:tcPr>
            <w:tcW w:w="1368" w:type="dxa"/>
            <w:tcBorders>
              <w:top w:val="single" w:sz="2" w:space="0" w:color="auto"/>
            </w:tcBorders>
          </w:tcPr>
          <w:p w14:paraId="482D34C4"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266</w:t>
            </w:r>
          </w:p>
        </w:tc>
        <w:tc>
          <w:tcPr>
            <w:tcW w:w="1170" w:type="dxa"/>
            <w:tcBorders>
              <w:top w:val="single" w:sz="2" w:space="0" w:color="auto"/>
            </w:tcBorders>
          </w:tcPr>
          <w:p w14:paraId="094E1ADF"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370</w:t>
            </w:r>
          </w:p>
        </w:tc>
        <w:tc>
          <w:tcPr>
            <w:tcW w:w="990" w:type="dxa"/>
            <w:tcBorders>
              <w:top w:val="single" w:sz="2" w:space="0" w:color="auto"/>
            </w:tcBorders>
          </w:tcPr>
          <w:p w14:paraId="1469A46C"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i/>
                <w:sz w:val="20"/>
                <w:szCs w:val="20"/>
              </w:rPr>
              <w:t>p</w:t>
            </w:r>
            <w:r w:rsidRPr="00C4734C">
              <w:rPr>
                <w:rFonts w:ascii="Times New Roman" w:hAnsi="Times New Roman" w:cs="Times New Roman"/>
                <w:sz w:val="20"/>
                <w:szCs w:val="20"/>
              </w:rPr>
              <w:t xml:space="preserve"> &lt; .001</w:t>
            </w:r>
          </w:p>
        </w:tc>
      </w:tr>
      <w:tr w:rsidR="00C4734C" w:rsidRPr="00C4734C" w14:paraId="0556C123" w14:textId="77777777" w:rsidTr="00C4734C">
        <w:tc>
          <w:tcPr>
            <w:tcW w:w="1818" w:type="dxa"/>
          </w:tcPr>
          <w:p w14:paraId="1FD04EF0" w14:textId="77777777" w:rsidR="009A36BD" w:rsidRPr="00C4734C" w:rsidRDefault="009A36BD" w:rsidP="009A36BD">
            <w:pPr>
              <w:rPr>
                <w:rFonts w:ascii="Times New Roman" w:hAnsi="Times New Roman" w:cs="Times New Roman"/>
                <w:sz w:val="20"/>
                <w:szCs w:val="20"/>
              </w:rPr>
            </w:pPr>
          </w:p>
        </w:tc>
        <w:tc>
          <w:tcPr>
            <w:tcW w:w="2430" w:type="dxa"/>
            <w:tcBorders>
              <w:bottom w:val="single" w:sz="4" w:space="0" w:color="auto"/>
            </w:tcBorders>
          </w:tcPr>
          <w:p w14:paraId="15710BFB" w14:textId="77777777" w:rsidR="009A36BD" w:rsidRPr="00C4734C" w:rsidRDefault="009A36BD" w:rsidP="009A36BD">
            <w:pPr>
              <w:rPr>
                <w:rFonts w:ascii="Times New Roman" w:hAnsi="Times New Roman" w:cs="Times New Roman"/>
                <w:sz w:val="20"/>
                <w:szCs w:val="20"/>
              </w:rPr>
            </w:pPr>
          </w:p>
        </w:tc>
        <w:tc>
          <w:tcPr>
            <w:tcW w:w="2232" w:type="dxa"/>
            <w:tcBorders>
              <w:bottom w:val="single" w:sz="4" w:space="0" w:color="auto"/>
            </w:tcBorders>
          </w:tcPr>
          <w:p w14:paraId="2CE557E7"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Facts/Things/Processes/Events</w:t>
            </w:r>
          </w:p>
        </w:tc>
        <w:tc>
          <w:tcPr>
            <w:tcW w:w="1368" w:type="dxa"/>
            <w:tcBorders>
              <w:bottom w:val="single" w:sz="4" w:space="0" w:color="auto"/>
            </w:tcBorders>
          </w:tcPr>
          <w:p w14:paraId="756A09D6"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95</w:t>
            </w:r>
          </w:p>
        </w:tc>
        <w:tc>
          <w:tcPr>
            <w:tcW w:w="1170" w:type="dxa"/>
            <w:tcBorders>
              <w:bottom w:val="single" w:sz="4" w:space="0" w:color="auto"/>
            </w:tcBorders>
          </w:tcPr>
          <w:p w14:paraId="00085D8B"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234</w:t>
            </w:r>
          </w:p>
        </w:tc>
        <w:tc>
          <w:tcPr>
            <w:tcW w:w="990" w:type="dxa"/>
            <w:tcBorders>
              <w:bottom w:val="single" w:sz="4" w:space="0" w:color="auto"/>
            </w:tcBorders>
          </w:tcPr>
          <w:p w14:paraId="5BF94847" w14:textId="77777777" w:rsidR="009A36BD" w:rsidRPr="00C4734C" w:rsidRDefault="009A36BD" w:rsidP="009A36BD">
            <w:pPr>
              <w:rPr>
                <w:rFonts w:ascii="Times New Roman" w:hAnsi="Times New Roman" w:cs="Times New Roman"/>
                <w:sz w:val="20"/>
                <w:szCs w:val="20"/>
              </w:rPr>
            </w:pPr>
          </w:p>
        </w:tc>
      </w:tr>
      <w:tr w:rsidR="00C4734C" w:rsidRPr="00C4734C" w14:paraId="73A3F352" w14:textId="77777777" w:rsidTr="00C4734C">
        <w:tc>
          <w:tcPr>
            <w:tcW w:w="1818" w:type="dxa"/>
          </w:tcPr>
          <w:p w14:paraId="6C3C07B2" w14:textId="77777777" w:rsidR="009A36BD" w:rsidRPr="00C4734C" w:rsidRDefault="009A36BD" w:rsidP="009A36BD">
            <w:pPr>
              <w:rPr>
                <w:rFonts w:ascii="Times New Roman" w:hAnsi="Times New Roman" w:cs="Times New Roman"/>
                <w:sz w:val="20"/>
                <w:szCs w:val="20"/>
              </w:rPr>
            </w:pPr>
          </w:p>
        </w:tc>
        <w:tc>
          <w:tcPr>
            <w:tcW w:w="2430" w:type="dxa"/>
            <w:tcBorders>
              <w:top w:val="single" w:sz="4" w:space="0" w:color="auto"/>
            </w:tcBorders>
          </w:tcPr>
          <w:p w14:paraId="56002967"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 xml:space="preserve">     Type (if sentient)</w:t>
            </w:r>
          </w:p>
        </w:tc>
        <w:tc>
          <w:tcPr>
            <w:tcW w:w="2232" w:type="dxa"/>
            <w:tcBorders>
              <w:top w:val="single" w:sz="4" w:space="0" w:color="auto"/>
            </w:tcBorders>
          </w:tcPr>
          <w:p w14:paraId="5F414A6E"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Mental event</w:t>
            </w:r>
          </w:p>
        </w:tc>
        <w:tc>
          <w:tcPr>
            <w:tcW w:w="1368" w:type="dxa"/>
            <w:tcBorders>
              <w:top w:val="single" w:sz="4" w:space="0" w:color="auto"/>
            </w:tcBorders>
          </w:tcPr>
          <w:p w14:paraId="66D13B05"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54</w:t>
            </w:r>
          </w:p>
        </w:tc>
        <w:tc>
          <w:tcPr>
            <w:tcW w:w="1170" w:type="dxa"/>
            <w:tcBorders>
              <w:top w:val="single" w:sz="4" w:space="0" w:color="auto"/>
            </w:tcBorders>
          </w:tcPr>
          <w:p w14:paraId="03D21F96"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24</w:t>
            </w:r>
          </w:p>
        </w:tc>
        <w:tc>
          <w:tcPr>
            <w:tcW w:w="990" w:type="dxa"/>
            <w:tcBorders>
              <w:top w:val="single" w:sz="4" w:space="0" w:color="auto"/>
            </w:tcBorders>
          </w:tcPr>
          <w:p w14:paraId="2F127F21"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i/>
                <w:sz w:val="20"/>
                <w:szCs w:val="20"/>
              </w:rPr>
              <w:t>p</w:t>
            </w:r>
            <w:r w:rsidRPr="00C4734C">
              <w:rPr>
                <w:rFonts w:ascii="Times New Roman" w:hAnsi="Times New Roman" w:cs="Times New Roman"/>
                <w:sz w:val="20"/>
                <w:szCs w:val="20"/>
              </w:rPr>
              <w:t xml:space="preserve"> &lt; .001</w:t>
            </w:r>
          </w:p>
        </w:tc>
      </w:tr>
      <w:tr w:rsidR="00C4734C" w:rsidRPr="00C4734C" w14:paraId="7A30155C" w14:textId="77777777" w:rsidTr="00C4734C">
        <w:tc>
          <w:tcPr>
            <w:tcW w:w="1818" w:type="dxa"/>
          </w:tcPr>
          <w:p w14:paraId="73BA84ED" w14:textId="77777777" w:rsidR="009A36BD" w:rsidRPr="00C4734C" w:rsidRDefault="009A36BD" w:rsidP="009A36BD">
            <w:pPr>
              <w:rPr>
                <w:rFonts w:ascii="Times New Roman" w:hAnsi="Times New Roman" w:cs="Times New Roman"/>
                <w:sz w:val="20"/>
                <w:szCs w:val="20"/>
              </w:rPr>
            </w:pPr>
          </w:p>
        </w:tc>
        <w:tc>
          <w:tcPr>
            <w:tcW w:w="2430" w:type="dxa"/>
            <w:tcBorders>
              <w:bottom w:val="single" w:sz="4" w:space="0" w:color="auto"/>
            </w:tcBorders>
          </w:tcPr>
          <w:p w14:paraId="558A66EA" w14:textId="77777777" w:rsidR="009A36BD" w:rsidRPr="00C4734C" w:rsidRDefault="009A36BD" w:rsidP="009A36BD">
            <w:pPr>
              <w:rPr>
                <w:rFonts w:ascii="Times New Roman" w:hAnsi="Times New Roman" w:cs="Times New Roman"/>
                <w:sz w:val="20"/>
                <w:szCs w:val="20"/>
              </w:rPr>
            </w:pPr>
          </w:p>
        </w:tc>
        <w:tc>
          <w:tcPr>
            <w:tcW w:w="2232" w:type="dxa"/>
            <w:tcBorders>
              <w:bottom w:val="single" w:sz="4" w:space="0" w:color="auto"/>
            </w:tcBorders>
          </w:tcPr>
          <w:p w14:paraId="399B11B9"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Behavioral event</w:t>
            </w:r>
          </w:p>
        </w:tc>
        <w:tc>
          <w:tcPr>
            <w:tcW w:w="1368" w:type="dxa"/>
            <w:tcBorders>
              <w:bottom w:val="single" w:sz="4" w:space="0" w:color="auto"/>
            </w:tcBorders>
          </w:tcPr>
          <w:p w14:paraId="0D03C392"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212</w:t>
            </w:r>
          </w:p>
        </w:tc>
        <w:tc>
          <w:tcPr>
            <w:tcW w:w="1170" w:type="dxa"/>
            <w:tcBorders>
              <w:bottom w:val="single" w:sz="4" w:space="0" w:color="auto"/>
            </w:tcBorders>
          </w:tcPr>
          <w:p w14:paraId="647277F3"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346</w:t>
            </w:r>
          </w:p>
        </w:tc>
        <w:tc>
          <w:tcPr>
            <w:tcW w:w="990" w:type="dxa"/>
            <w:tcBorders>
              <w:bottom w:val="single" w:sz="4" w:space="0" w:color="auto"/>
            </w:tcBorders>
          </w:tcPr>
          <w:p w14:paraId="1670A329" w14:textId="77777777" w:rsidR="009A36BD" w:rsidRPr="00C4734C" w:rsidRDefault="009A36BD" w:rsidP="009A36BD">
            <w:pPr>
              <w:rPr>
                <w:rFonts w:ascii="Times New Roman" w:hAnsi="Times New Roman" w:cs="Times New Roman"/>
                <w:sz w:val="20"/>
                <w:szCs w:val="20"/>
              </w:rPr>
            </w:pPr>
          </w:p>
        </w:tc>
      </w:tr>
      <w:tr w:rsidR="00C4734C" w:rsidRPr="00C4734C" w14:paraId="0F18BAC1" w14:textId="77777777" w:rsidTr="00C4734C">
        <w:tc>
          <w:tcPr>
            <w:tcW w:w="1818" w:type="dxa"/>
            <w:tcBorders>
              <w:top w:val="single" w:sz="18" w:space="0" w:color="auto"/>
            </w:tcBorders>
          </w:tcPr>
          <w:p w14:paraId="21B076D7" w14:textId="77777777" w:rsidR="009A36BD" w:rsidRPr="00C4734C" w:rsidRDefault="009A36BD" w:rsidP="009A36BD">
            <w:pPr>
              <w:rPr>
                <w:rFonts w:ascii="Times New Roman" w:hAnsi="Times New Roman" w:cs="Times New Roman"/>
                <w:b/>
                <w:i/>
                <w:sz w:val="20"/>
                <w:szCs w:val="20"/>
              </w:rPr>
            </w:pPr>
            <w:r w:rsidRPr="00C4734C">
              <w:rPr>
                <w:rFonts w:ascii="Times New Roman" w:hAnsi="Times New Roman" w:cs="Times New Roman"/>
                <w:b/>
                <w:i/>
                <w:sz w:val="20"/>
                <w:szCs w:val="20"/>
              </w:rPr>
              <w:t>Summary Measure</w:t>
            </w:r>
          </w:p>
        </w:tc>
        <w:tc>
          <w:tcPr>
            <w:tcW w:w="2430" w:type="dxa"/>
            <w:tcBorders>
              <w:top w:val="single" w:sz="18" w:space="0" w:color="auto"/>
            </w:tcBorders>
          </w:tcPr>
          <w:p w14:paraId="09CBD8DF"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Locus of Uncertainty</w:t>
            </w:r>
          </w:p>
        </w:tc>
        <w:tc>
          <w:tcPr>
            <w:tcW w:w="2232" w:type="dxa"/>
            <w:tcBorders>
              <w:top w:val="single" w:sz="18" w:space="0" w:color="auto"/>
            </w:tcBorders>
          </w:tcPr>
          <w:p w14:paraId="6C4B906A"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 xml:space="preserve">Internal </w:t>
            </w:r>
          </w:p>
        </w:tc>
        <w:tc>
          <w:tcPr>
            <w:tcW w:w="1368" w:type="dxa"/>
            <w:tcBorders>
              <w:top w:val="single" w:sz="18" w:space="0" w:color="auto"/>
            </w:tcBorders>
          </w:tcPr>
          <w:p w14:paraId="29F0358F"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184</w:t>
            </w:r>
          </w:p>
        </w:tc>
        <w:tc>
          <w:tcPr>
            <w:tcW w:w="1170" w:type="dxa"/>
            <w:tcBorders>
              <w:top w:val="single" w:sz="18" w:space="0" w:color="auto"/>
            </w:tcBorders>
          </w:tcPr>
          <w:p w14:paraId="7F437CF2"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115</w:t>
            </w:r>
          </w:p>
        </w:tc>
        <w:tc>
          <w:tcPr>
            <w:tcW w:w="990" w:type="dxa"/>
            <w:tcBorders>
              <w:top w:val="single" w:sz="18" w:space="0" w:color="auto"/>
            </w:tcBorders>
          </w:tcPr>
          <w:p w14:paraId="5B1D537D"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i/>
                <w:sz w:val="20"/>
                <w:szCs w:val="20"/>
              </w:rPr>
              <w:t>p</w:t>
            </w:r>
            <w:r w:rsidRPr="00C4734C">
              <w:rPr>
                <w:rFonts w:ascii="Times New Roman" w:hAnsi="Times New Roman" w:cs="Times New Roman"/>
                <w:sz w:val="20"/>
                <w:szCs w:val="20"/>
              </w:rPr>
              <w:t xml:space="preserve"> &lt; .001</w:t>
            </w:r>
          </w:p>
        </w:tc>
      </w:tr>
      <w:tr w:rsidR="00C4734C" w:rsidRPr="00C4734C" w14:paraId="3BD5DC32" w14:textId="77777777" w:rsidTr="00C4734C">
        <w:tc>
          <w:tcPr>
            <w:tcW w:w="1818" w:type="dxa"/>
            <w:tcBorders>
              <w:bottom w:val="single" w:sz="18" w:space="0" w:color="auto"/>
            </w:tcBorders>
          </w:tcPr>
          <w:p w14:paraId="42C13782" w14:textId="77777777" w:rsidR="009A36BD" w:rsidRPr="00C4734C" w:rsidRDefault="009A36BD" w:rsidP="009A36BD">
            <w:pPr>
              <w:rPr>
                <w:rFonts w:ascii="Times New Roman" w:hAnsi="Times New Roman" w:cs="Times New Roman"/>
                <w:sz w:val="20"/>
                <w:szCs w:val="20"/>
              </w:rPr>
            </w:pPr>
          </w:p>
        </w:tc>
        <w:tc>
          <w:tcPr>
            <w:tcW w:w="2430" w:type="dxa"/>
            <w:tcBorders>
              <w:bottom w:val="single" w:sz="18" w:space="0" w:color="auto"/>
            </w:tcBorders>
          </w:tcPr>
          <w:p w14:paraId="097B5550" w14:textId="77777777" w:rsidR="009A36BD" w:rsidRPr="00C4734C" w:rsidRDefault="009A36BD" w:rsidP="009A36BD">
            <w:pPr>
              <w:rPr>
                <w:rFonts w:ascii="Times New Roman" w:hAnsi="Times New Roman" w:cs="Times New Roman"/>
                <w:sz w:val="20"/>
                <w:szCs w:val="20"/>
              </w:rPr>
            </w:pPr>
          </w:p>
        </w:tc>
        <w:tc>
          <w:tcPr>
            <w:tcW w:w="2232" w:type="dxa"/>
            <w:tcBorders>
              <w:bottom w:val="single" w:sz="18" w:space="0" w:color="auto"/>
            </w:tcBorders>
          </w:tcPr>
          <w:p w14:paraId="5B84A4CB" w14:textId="77777777" w:rsidR="009A36BD" w:rsidRPr="00C4734C" w:rsidRDefault="009A36BD" w:rsidP="009A36BD">
            <w:pPr>
              <w:rPr>
                <w:rFonts w:ascii="Times New Roman" w:hAnsi="Times New Roman" w:cs="Times New Roman"/>
                <w:sz w:val="20"/>
                <w:szCs w:val="20"/>
              </w:rPr>
            </w:pPr>
            <w:r w:rsidRPr="00C4734C">
              <w:rPr>
                <w:rFonts w:ascii="Times New Roman" w:hAnsi="Times New Roman" w:cs="Times New Roman"/>
                <w:sz w:val="20"/>
                <w:szCs w:val="20"/>
              </w:rPr>
              <w:t>External</w:t>
            </w:r>
          </w:p>
        </w:tc>
        <w:tc>
          <w:tcPr>
            <w:tcW w:w="1368" w:type="dxa"/>
            <w:tcBorders>
              <w:bottom w:val="single" w:sz="18" w:space="0" w:color="auto"/>
            </w:tcBorders>
          </w:tcPr>
          <w:p w14:paraId="0AB2EB92" w14:textId="77777777" w:rsidR="009A36BD" w:rsidRPr="00C4734C" w:rsidRDefault="009A36BD" w:rsidP="009A36BD">
            <w:pPr>
              <w:jc w:val="center"/>
              <w:rPr>
                <w:rFonts w:ascii="Times New Roman" w:hAnsi="Times New Roman" w:cs="Times New Roman"/>
                <w:sz w:val="20"/>
                <w:szCs w:val="20"/>
              </w:rPr>
            </w:pPr>
            <w:r w:rsidRPr="00C4734C">
              <w:rPr>
                <w:rFonts w:ascii="Times New Roman" w:hAnsi="Times New Roman" w:cs="Times New Roman"/>
                <w:sz w:val="20"/>
                <w:szCs w:val="20"/>
              </w:rPr>
              <w:t>177</w:t>
            </w:r>
          </w:p>
        </w:tc>
        <w:tc>
          <w:tcPr>
            <w:tcW w:w="1170" w:type="dxa"/>
            <w:tcBorders>
              <w:bottom w:val="single" w:sz="18" w:space="0" w:color="auto"/>
            </w:tcBorders>
          </w:tcPr>
          <w:p w14:paraId="0D040221" w14:textId="77777777" w:rsidR="009A36BD" w:rsidRPr="00C4734C" w:rsidRDefault="009A36BD" w:rsidP="009A36BD">
            <w:pPr>
              <w:keepNext/>
              <w:keepLines/>
              <w:spacing w:before="200"/>
              <w:jc w:val="center"/>
              <w:outlineLvl w:val="6"/>
              <w:rPr>
                <w:rFonts w:ascii="Times New Roman" w:hAnsi="Times New Roman" w:cs="Times New Roman"/>
                <w:sz w:val="20"/>
                <w:szCs w:val="20"/>
              </w:rPr>
            </w:pPr>
            <w:r w:rsidRPr="00C4734C">
              <w:rPr>
                <w:rFonts w:ascii="Times New Roman" w:hAnsi="Times New Roman" w:cs="Times New Roman"/>
                <w:sz w:val="20"/>
                <w:szCs w:val="20"/>
              </w:rPr>
              <w:t>489</w:t>
            </w:r>
          </w:p>
        </w:tc>
        <w:tc>
          <w:tcPr>
            <w:tcW w:w="990" w:type="dxa"/>
            <w:tcBorders>
              <w:bottom w:val="single" w:sz="18" w:space="0" w:color="auto"/>
            </w:tcBorders>
          </w:tcPr>
          <w:p w14:paraId="6DD26767" w14:textId="77777777" w:rsidR="009A36BD" w:rsidRPr="00C4734C" w:rsidRDefault="009A36BD" w:rsidP="009A36BD">
            <w:pPr>
              <w:rPr>
                <w:rFonts w:ascii="Times New Roman" w:hAnsi="Times New Roman" w:cs="Times New Roman"/>
                <w:sz w:val="20"/>
                <w:szCs w:val="20"/>
              </w:rPr>
            </w:pPr>
          </w:p>
        </w:tc>
      </w:tr>
    </w:tbl>
    <w:p w14:paraId="515606E6" w14:textId="77777777" w:rsidR="00FD583C" w:rsidRPr="00C4734C" w:rsidRDefault="00FD583C" w:rsidP="00FD583C">
      <w:pPr>
        <w:ind w:firstLine="720"/>
        <w:rPr>
          <w:rFonts w:ascii="Times New Roman" w:hAnsi="Times New Roman" w:cs="Times New Roman"/>
          <w:sz w:val="20"/>
          <w:szCs w:val="20"/>
        </w:rPr>
      </w:pPr>
    </w:p>
    <w:p w14:paraId="0398F1CC" w14:textId="17727806" w:rsidR="0046509A" w:rsidRDefault="00FD583C" w:rsidP="00C4734C">
      <w:pPr>
        <w:rPr>
          <w:rFonts w:ascii="Times New Roman" w:hAnsi="Times New Roman" w:cs="Times New Roman"/>
          <w:b/>
        </w:rPr>
      </w:pPr>
      <w:r>
        <w:br w:type="page"/>
      </w:r>
      <w:r w:rsidR="0046509A">
        <w:rPr>
          <w:rFonts w:ascii="Times New Roman" w:hAnsi="Times New Roman" w:cs="Times New Roman"/>
          <w:b/>
        </w:rPr>
        <w:lastRenderedPageBreak/>
        <w:t>Table 2A.  Pseudo</w:t>
      </w:r>
      <w:r w:rsidR="00CB2EAA">
        <w:rPr>
          <w:rFonts w:ascii="Times New Roman" w:hAnsi="Times New Roman" w:cs="Times New Roman"/>
          <w:b/>
        </w:rPr>
        <w:t>-</w:t>
      </w:r>
      <w:r w:rsidR="00957BE9">
        <w:rPr>
          <w:rFonts w:ascii="Times New Roman" w:hAnsi="Times New Roman" w:cs="Times New Roman"/>
          <w:b/>
          <w:i/>
        </w:rPr>
        <w:t>R</w:t>
      </w:r>
      <w:r w:rsidR="00957BE9">
        <w:rPr>
          <w:rFonts w:ascii="Times New Roman" w:hAnsi="Times New Roman" w:cs="Times New Roman"/>
          <w:b/>
          <w:vertAlign w:val="superscript"/>
        </w:rPr>
        <w:t>2</w:t>
      </w:r>
      <w:r w:rsidR="0041259E">
        <w:rPr>
          <w:rFonts w:ascii="Times New Roman" w:hAnsi="Times New Roman" w:cs="Times New Roman"/>
          <w:b/>
        </w:rPr>
        <w:t xml:space="preserve"> Values For All Binary Groupings Of Six Uncertain Language Stems For Analysis Of </w:t>
      </w:r>
      <w:r w:rsidR="0046509A">
        <w:rPr>
          <w:rFonts w:ascii="Times New Roman" w:hAnsi="Times New Roman" w:cs="Times New Roman"/>
          <w:b/>
        </w:rPr>
        <w:t xml:space="preserve">Study </w:t>
      </w:r>
      <w:r w:rsidR="0041259E">
        <w:rPr>
          <w:rFonts w:ascii="Times New Roman" w:hAnsi="Times New Roman" w:cs="Times New Roman"/>
          <w:b/>
        </w:rPr>
        <w:t>1</w:t>
      </w:r>
    </w:p>
    <w:p w14:paraId="72C80E67" w14:textId="77777777" w:rsidR="0046509A" w:rsidRDefault="0046509A" w:rsidP="000B6221">
      <w:pPr>
        <w:jc w:val="center"/>
        <w:rPr>
          <w:rFonts w:ascii="Times New Roman" w:hAnsi="Times New Roman" w:cs="Times New Roman"/>
          <w:b/>
        </w:rPr>
      </w:pPr>
    </w:p>
    <w:p w14:paraId="3D63E814" w14:textId="77777777" w:rsidR="0046509A" w:rsidRPr="00D760D9" w:rsidRDefault="0046509A" w:rsidP="0046509A">
      <w:pPr>
        <w:rPr>
          <w:rFonts w:ascii="Times New Roman" w:hAnsi="Times New Roman" w:cs="Times New Roman"/>
          <w:b/>
        </w:rPr>
      </w:pPr>
    </w:p>
    <w:tbl>
      <w:tblPr>
        <w:tblpPr w:leftFromText="180" w:rightFromText="180" w:vertAnchor="text" w:tblpY="1"/>
        <w:tblOverlap w:val="never"/>
        <w:tblW w:w="2970" w:type="dxa"/>
        <w:tblLayout w:type="fixed"/>
        <w:tblCellMar>
          <w:left w:w="0" w:type="dxa"/>
          <w:right w:w="0" w:type="dxa"/>
        </w:tblCellMar>
        <w:tblLook w:val="04A0" w:firstRow="1" w:lastRow="0" w:firstColumn="1" w:lastColumn="0" w:noHBand="0" w:noVBand="1"/>
      </w:tblPr>
      <w:tblGrid>
        <w:gridCol w:w="1520"/>
        <w:gridCol w:w="1450"/>
      </w:tblGrid>
      <w:tr w:rsidR="0046509A" w:rsidRPr="00EB5FA5" w14:paraId="15D2BC6E" w14:textId="77777777" w:rsidTr="0031239B">
        <w:trPr>
          <w:trHeight w:val="290"/>
        </w:trPr>
        <w:tc>
          <w:tcPr>
            <w:tcW w:w="1520" w:type="dxa"/>
            <w:tcBorders>
              <w:top w:val="nil"/>
              <w:left w:val="nil"/>
              <w:bottom w:val="single" w:sz="4" w:space="0" w:color="auto"/>
              <w:right w:val="nil"/>
            </w:tcBorders>
            <w:shd w:val="clear" w:color="auto" w:fill="auto"/>
            <w:noWrap/>
            <w:vAlign w:val="bottom"/>
            <w:hideMark/>
          </w:tcPr>
          <w:p w14:paraId="3CCB18A3" w14:textId="77777777" w:rsidR="0046509A" w:rsidRPr="0031239B" w:rsidRDefault="0046509A" w:rsidP="0039015E">
            <w:pPr>
              <w:jc w:val="center"/>
              <w:rPr>
                <w:rFonts w:ascii="Times New Roman" w:eastAsia="Times New Roman" w:hAnsi="Times New Roman" w:cs="Times New Roman"/>
                <w:b/>
              </w:rPr>
            </w:pPr>
            <w:r w:rsidRPr="0031239B">
              <w:rPr>
                <w:rFonts w:ascii="Times New Roman" w:eastAsia="Times New Roman" w:hAnsi="Times New Roman" w:cs="Times New Roman"/>
                <w:b/>
              </w:rPr>
              <w:t>Grouping</w:t>
            </w:r>
          </w:p>
        </w:tc>
        <w:tc>
          <w:tcPr>
            <w:tcW w:w="1450" w:type="dxa"/>
            <w:tcBorders>
              <w:top w:val="nil"/>
              <w:left w:val="nil"/>
              <w:bottom w:val="single" w:sz="4" w:space="0" w:color="auto"/>
              <w:right w:val="nil"/>
            </w:tcBorders>
            <w:shd w:val="clear" w:color="auto" w:fill="auto"/>
            <w:noWrap/>
            <w:vAlign w:val="bottom"/>
            <w:hideMark/>
          </w:tcPr>
          <w:p w14:paraId="567D0918" w14:textId="139BD30D" w:rsidR="0046509A" w:rsidRPr="0031239B" w:rsidRDefault="0046509A" w:rsidP="00024ECE">
            <w:pPr>
              <w:jc w:val="center"/>
              <w:rPr>
                <w:rFonts w:ascii="Times New Roman" w:eastAsia="Times New Roman" w:hAnsi="Times New Roman" w:cs="Times New Roman"/>
                <w:b/>
              </w:rPr>
            </w:pPr>
            <w:r w:rsidRPr="0031239B">
              <w:rPr>
                <w:rFonts w:ascii="Times New Roman" w:eastAsia="Times New Roman" w:hAnsi="Times New Roman" w:cs="Times New Roman"/>
                <w:b/>
              </w:rPr>
              <w:t>Pseudo-</w:t>
            </w:r>
            <w:r w:rsidRPr="00CB2EAA">
              <w:rPr>
                <w:rFonts w:ascii="Times New Roman" w:eastAsia="Times New Roman" w:hAnsi="Times New Roman" w:cs="Times New Roman"/>
                <w:b/>
                <w:i/>
              </w:rPr>
              <w:t>R</w:t>
            </w:r>
            <w:r w:rsidRPr="00CB2EAA">
              <w:rPr>
                <w:rFonts w:ascii="Times New Roman" w:eastAsia="Times New Roman" w:hAnsi="Times New Roman" w:cs="Times New Roman"/>
                <w:b/>
                <w:i/>
                <w:vertAlign w:val="superscript"/>
              </w:rPr>
              <w:t>2</w:t>
            </w:r>
          </w:p>
        </w:tc>
      </w:tr>
      <w:tr w:rsidR="0041259E" w:rsidRPr="00EB5FA5" w14:paraId="37EFE693" w14:textId="77777777" w:rsidTr="0031239B">
        <w:trPr>
          <w:trHeight w:val="290"/>
        </w:trPr>
        <w:tc>
          <w:tcPr>
            <w:tcW w:w="1520" w:type="dxa"/>
            <w:tcBorders>
              <w:top w:val="single" w:sz="4" w:space="0" w:color="auto"/>
              <w:left w:val="nil"/>
              <w:bottom w:val="nil"/>
              <w:right w:val="nil"/>
            </w:tcBorders>
            <w:shd w:val="clear" w:color="auto" w:fill="auto"/>
            <w:noWrap/>
            <w:vAlign w:val="bottom"/>
            <w:hideMark/>
          </w:tcPr>
          <w:p w14:paraId="50939237" w14:textId="1F5818A8"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111000</w:t>
            </w:r>
          </w:p>
        </w:tc>
        <w:tc>
          <w:tcPr>
            <w:tcW w:w="1450" w:type="dxa"/>
            <w:tcBorders>
              <w:top w:val="single" w:sz="4" w:space="0" w:color="auto"/>
              <w:left w:val="nil"/>
              <w:bottom w:val="nil"/>
              <w:right w:val="nil"/>
            </w:tcBorders>
            <w:shd w:val="clear" w:color="auto" w:fill="auto"/>
            <w:noWrap/>
            <w:vAlign w:val="bottom"/>
            <w:hideMark/>
          </w:tcPr>
          <w:p w14:paraId="485D220B" w14:textId="5BFC43D5" w:rsidR="0041259E" w:rsidRPr="00EB5FA5" w:rsidRDefault="0041259E" w:rsidP="00024ECE">
            <w:pPr>
              <w:jc w:val="center"/>
              <w:rPr>
                <w:rFonts w:ascii="Times New Roman" w:eastAsia="Times New Roman" w:hAnsi="Times New Roman" w:cs="Times New Roman"/>
              </w:rPr>
            </w:pPr>
            <w:r w:rsidRPr="00D760D9">
              <w:rPr>
                <w:rFonts w:ascii="Times New Roman" w:eastAsia="Times New Roman" w:hAnsi="Times New Roman" w:cs="Times New Roman"/>
              </w:rPr>
              <w:t>0.</w:t>
            </w:r>
            <w:r w:rsidR="00024ECE" w:rsidRPr="00D760D9">
              <w:rPr>
                <w:rFonts w:ascii="Times New Roman" w:eastAsia="Times New Roman" w:hAnsi="Times New Roman" w:cs="Times New Roman"/>
              </w:rPr>
              <w:t>2</w:t>
            </w:r>
            <w:r w:rsidR="00024ECE">
              <w:rPr>
                <w:rFonts w:ascii="Times New Roman" w:eastAsia="Times New Roman" w:hAnsi="Times New Roman" w:cs="Times New Roman"/>
              </w:rPr>
              <w:t>50</w:t>
            </w:r>
          </w:p>
        </w:tc>
      </w:tr>
      <w:tr w:rsidR="0041259E" w:rsidRPr="00EB5FA5" w14:paraId="141AEF41" w14:textId="77777777" w:rsidTr="0031239B">
        <w:trPr>
          <w:trHeight w:val="290"/>
        </w:trPr>
        <w:tc>
          <w:tcPr>
            <w:tcW w:w="1520" w:type="dxa"/>
            <w:tcBorders>
              <w:top w:val="nil"/>
              <w:left w:val="nil"/>
              <w:bottom w:val="nil"/>
              <w:right w:val="nil"/>
            </w:tcBorders>
            <w:shd w:val="clear" w:color="auto" w:fill="auto"/>
            <w:noWrap/>
            <w:vAlign w:val="bottom"/>
            <w:hideMark/>
          </w:tcPr>
          <w:p w14:paraId="096D626F" w14:textId="29BCCE95"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101000</w:t>
            </w:r>
          </w:p>
        </w:tc>
        <w:tc>
          <w:tcPr>
            <w:tcW w:w="1450" w:type="dxa"/>
            <w:tcBorders>
              <w:top w:val="nil"/>
              <w:left w:val="nil"/>
              <w:bottom w:val="nil"/>
              <w:right w:val="nil"/>
            </w:tcBorders>
            <w:shd w:val="clear" w:color="auto" w:fill="auto"/>
            <w:noWrap/>
            <w:vAlign w:val="bottom"/>
            <w:hideMark/>
          </w:tcPr>
          <w:p w14:paraId="4465E54F" w14:textId="333C9EEA" w:rsidR="0041259E" w:rsidRPr="00EB5FA5" w:rsidRDefault="0041259E" w:rsidP="00CB2EAA">
            <w:pPr>
              <w:jc w:val="center"/>
              <w:rPr>
                <w:rFonts w:ascii="Times New Roman" w:eastAsia="Times New Roman" w:hAnsi="Times New Roman" w:cs="Times New Roman"/>
              </w:rPr>
            </w:pPr>
            <w:r w:rsidRPr="00D760D9">
              <w:rPr>
                <w:rFonts w:ascii="Times New Roman" w:eastAsia="Times New Roman" w:hAnsi="Times New Roman" w:cs="Times New Roman"/>
              </w:rPr>
              <w:t>0.</w:t>
            </w:r>
            <w:r w:rsidR="00CB2EAA" w:rsidRPr="00D760D9">
              <w:rPr>
                <w:rFonts w:ascii="Times New Roman" w:eastAsia="Times New Roman" w:hAnsi="Times New Roman" w:cs="Times New Roman"/>
              </w:rPr>
              <w:t>20</w:t>
            </w:r>
            <w:r w:rsidR="00CB2EAA">
              <w:rPr>
                <w:rFonts w:ascii="Times New Roman" w:eastAsia="Times New Roman" w:hAnsi="Times New Roman" w:cs="Times New Roman"/>
              </w:rPr>
              <w:t>2</w:t>
            </w:r>
          </w:p>
        </w:tc>
      </w:tr>
      <w:tr w:rsidR="0041259E" w:rsidRPr="00EB5FA5" w14:paraId="7332C866" w14:textId="77777777" w:rsidTr="0031239B">
        <w:trPr>
          <w:trHeight w:val="290"/>
        </w:trPr>
        <w:tc>
          <w:tcPr>
            <w:tcW w:w="1520" w:type="dxa"/>
            <w:tcBorders>
              <w:top w:val="nil"/>
              <w:left w:val="nil"/>
              <w:bottom w:val="nil"/>
              <w:right w:val="nil"/>
            </w:tcBorders>
            <w:shd w:val="clear" w:color="auto" w:fill="auto"/>
            <w:noWrap/>
            <w:vAlign w:val="bottom"/>
            <w:hideMark/>
          </w:tcPr>
          <w:p w14:paraId="68594523" w14:textId="0A3D5B4E"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100000</w:t>
            </w:r>
          </w:p>
        </w:tc>
        <w:tc>
          <w:tcPr>
            <w:tcW w:w="1450" w:type="dxa"/>
            <w:tcBorders>
              <w:top w:val="nil"/>
              <w:left w:val="nil"/>
              <w:bottom w:val="nil"/>
              <w:right w:val="nil"/>
            </w:tcBorders>
            <w:shd w:val="clear" w:color="auto" w:fill="auto"/>
            <w:noWrap/>
            <w:vAlign w:val="bottom"/>
            <w:hideMark/>
          </w:tcPr>
          <w:p w14:paraId="43BE3638" w14:textId="27306C41" w:rsidR="0041259E" w:rsidRPr="00EB5FA5" w:rsidRDefault="0041259E" w:rsidP="00024ECE">
            <w:pPr>
              <w:jc w:val="center"/>
              <w:rPr>
                <w:rFonts w:ascii="Times New Roman" w:eastAsia="Times New Roman" w:hAnsi="Times New Roman" w:cs="Times New Roman"/>
              </w:rPr>
            </w:pPr>
            <w:r w:rsidRPr="00D760D9">
              <w:rPr>
                <w:rFonts w:ascii="Times New Roman" w:eastAsia="Times New Roman" w:hAnsi="Times New Roman" w:cs="Times New Roman"/>
              </w:rPr>
              <w:t>0.195</w:t>
            </w:r>
          </w:p>
        </w:tc>
      </w:tr>
      <w:tr w:rsidR="0041259E" w:rsidRPr="00EB5FA5" w14:paraId="1A404ACF" w14:textId="77777777" w:rsidTr="0031239B">
        <w:trPr>
          <w:trHeight w:val="290"/>
        </w:trPr>
        <w:tc>
          <w:tcPr>
            <w:tcW w:w="1520" w:type="dxa"/>
            <w:tcBorders>
              <w:top w:val="nil"/>
              <w:left w:val="nil"/>
              <w:bottom w:val="nil"/>
              <w:right w:val="nil"/>
            </w:tcBorders>
            <w:shd w:val="clear" w:color="auto" w:fill="auto"/>
            <w:noWrap/>
            <w:vAlign w:val="bottom"/>
            <w:hideMark/>
          </w:tcPr>
          <w:p w14:paraId="7E3EEAE2" w14:textId="37A942E9" w:rsidR="0041259E" w:rsidRPr="00EB5FA5" w:rsidRDefault="00CB2EAA" w:rsidP="00CB2EAA">
            <w:pPr>
              <w:jc w:val="center"/>
              <w:rPr>
                <w:rFonts w:ascii="Times New Roman" w:eastAsia="Times New Roman" w:hAnsi="Times New Roman" w:cs="Times New Roman"/>
              </w:rPr>
            </w:pPr>
            <w:r w:rsidRPr="00D760D9">
              <w:rPr>
                <w:rFonts w:ascii="Times New Roman" w:eastAsia="Times New Roman" w:hAnsi="Times New Roman" w:cs="Times New Roman"/>
              </w:rPr>
              <w:t>1110</w:t>
            </w:r>
            <w:r>
              <w:rPr>
                <w:rFonts w:ascii="Times New Roman" w:eastAsia="Times New Roman" w:hAnsi="Times New Roman" w:cs="Times New Roman"/>
              </w:rPr>
              <w:t>0</w:t>
            </w:r>
            <w:r w:rsidRPr="00D760D9">
              <w:rPr>
                <w:rFonts w:ascii="Times New Roman" w:eastAsia="Times New Roman" w:hAnsi="Times New Roman" w:cs="Times New Roman"/>
              </w:rPr>
              <w:t>1</w:t>
            </w:r>
          </w:p>
        </w:tc>
        <w:tc>
          <w:tcPr>
            <w:tcW w:w="1450" w:type="dxa"/>
            <w:tcBorders>
              <w:top w:val="nil"/>
              <w:left w:val="nil"/>
              <w:bottom w:val="nil"/>
              <w:right w:val="nil"/>
            </w:tcBorders>
            <w:shd w:val="clear" w:color="auto" w:fill="auto"/>
            <w:noWrap/>
            <w:vAlign w:val="bottom"/>
            <w:hideMark/>
          </w:tcPr>
          <w:p w14:paraId="4EC5EDCA" w14:textId="7A334C96" w:rsidR="0041259E" w:rsidRPr="00EB5FA5" w:rsidRDefault="0041259E" w:rsidP="00CB2EAA">
            <w:pPr>
              <w:jc w:val="center"/>
              <w:rPr>
                <w:rFonts w:ascii="Times New Roman" w:eastAsia="Times New Roman" w:hAnsi="Times New Roman" w:cs="Times New Roman"/>
              </w:rPr>
            </w:pPr>
            <w:r w:rsidRPr="00D760D9">
              <w:rPr>
                <w:rFonts w:ascii="Times New Roman" w:eastAsia="Times New Roman" w:hAnsi="Times New Roman" w:cs="Times New Roman"/>
              </w:rPr>
              <w:t>0.</w:t>
            </w:r>
            <w:r w:rsidR="00CB2EAA" w:rsidRPr="00D760D9">
              <w:rPr>
                <w:rFonts w:ascii="Times New Roman" w:eastAsia="Times New Roman" w:hAnsi="Times New Roman" w:cs="Times New Roman"/>
              </w:rPr>
              <w:t>1</w:t>
            </w:r>
            <w:r w:rsidR="00CB2EAA">
              <w:rPr>
                <w:rFonts w:ascii="Times New Roman" w:eastAsia="Times New Roman" w:hAnsi="Times New Roman" w:cs="Times New Roman"/>
              </w:rPr>
              <w:t>77</w:t>
            </w:r>
          </w:p>
        </w:tc>
      </w:tr>
      <w:tr w:rsidR="0041259E" w:rsidRPr="00EB5FA5" w14:paraId="3A438F00" w14:textId="77777777" w:rsidTr="0031239B">
        <w:trPr>
          <w:trHeight w:val="290"/>
        </w:trPr>
        <w:tc>
          <w:tcPr>
            <w:tcW w:w="1520" w:type="dxa"/>
            <w:tcBorders>
              <w:top w:val="nil"/>
              <w:left w:val="nil"/>
              <w:bottom w:val="nil"/>
              <w:right w:val="nil"/>
            </w:tcBorders>
            <w:shd w:val="clear" w:color="auto" w:fill="auto"/>
            <w:noWrap/>
            <w:vAlign w:val="bottom"/>
            <w:hideMark/>
          </w:tcPr>
          <w:p w14:paraId="2F82944F" w14:textId="1D0E1234" w:rsidR="0041259E" w:rsidRPr="00EB5FA5" w:rsidRDefault="00CB2EAA" w:rsidP="00CB2EAA">
            <w:pPr>
              <w:jc w:val="center"/>
              <w:rPr>
                <w:rFonts w:ascii="Times New Roman" w:eastAsia="Times New Roman" w:hAnsi="Times New Roman" w:cs="Times New Roman"/>
              </w:rPr>
            </w:pPr>
            <w:r w:rsidRPr="00D760D9">
              <w:rPr>
                <w:rFonts w:ascii="Times New Roman" w:eastAsia="Times New Roman" w:hAnsi="Times New Roman" w:cs="Times New Roman"/>
              </w:rPr>
              <w:t>1110</w:t>
            </w:r>
            <w:r>
              <w:rPr>
                <w:rFonts w:ascii="Times New Roman" w:eastAsia="Times New Roman" w:hAnsi="Times New Roman" w:cs="Times New Roman"/>
              </w:rPr>
              <w:t>1</w:t>
            </w:r>
            <w:r w:rsidRPr="00D760D9">
              <w:rPr>
                <w:rFonts w:ascii="Times New Roman" w:eastAsia="Times New Roman" w:hAnsi="Times New Roman" w:cs="Times New Roman"/>
              </w:rPr>
              <w:t>1</w:t>
            </w:r>
          </w:p>
        </w:tc>
        <w:tc>
          <w:tcPr>
            <w:tcW w:w="1450" w:type="dxa"/>
            <w:tcBorders>
              <w:top w:val="nil"/>
              <w:left w:val="nil"/>
              <w:bottom w:val="nil"/>
              <w:right w:val="nil"/>
            </w:tcBorders>
            <w:shd w:val="clear" w:color="auto" w:fill="auto"/>
            <w:noWrap/>
            <w:vAlign w:val="bottom"/>
            <w:hideMark/>
          </w:tcPr>
          <w:p w14:paraId="3F805B83" w14:textId="3FDD042C" w:rsidR="0041259E" w:rsidRPr="00EB5FA5" w:rsidRDefault="0041259E" w:rsidP="00CB2EAA">
            <w:pPr>
              <w:jc w:val="center"/>
              <w:rPr>
                <w:rFonts w:ascii="Times New Roman" w:eastAsia="Times New Roman" w:hAnsi="Times New Roman" w:cs="Times New Roman"/>
              </w:rPr>
            </w:pPr>
            <w:r w:rsidRPr="00D760D9">
              <w:rPr>
                <w:rFonts w:ascii="Times New Roman" w:eastAsia="Times New Roman" w:hAnsi="Times New Roman" w:cs="Times New Roman"/>
              </w:rPr>
              <w:t>0.</w:t>
            </w:r>
            <w:r w:rsidR="00CB2EAA" w:rsidRPr="00D760D9">
              <w:rPr>
                <w:rFonts w:ascii="Times New Roman" w:eastAsia="Times New Roman" w:hAnsi="Times New Roman" w:cs="Times New Roman"/>
              </w:rPr>
              <w:t>17</w:t>
            </w:r>
            <w:r w:rsidR="00CB2EAA">
              <w:rPr>
                <w:rFonts w:ascii="Times New Roman" w:eastAsia="Times New Roman" w:hAnsi="Times New Roman" w:cs="Times New Roman"/>
              </w:rPr>
              <w:t>5</w:t>
            </w:r>
          </w:p>
        </w:tc>
      </w:tr>
      <w:tr w:rsidR="0041259E" w:rsidRPr="00EB5FA5" w14:paraId="477DFC1E" w14:textId="77777777" w:rsidTr="0031239B">
        <w:trPr>
          <w:trHeight w:val="290"/>
        </w:trPr>
        <w:tc>
          <w:tcPr>
            <w:tcW w:w="1520" w:type="dxa"/>
            <w:tcBorders>
              <w:top w:val="nil"/>
              <w:left w:val="nil"/>
              <w:bottom w:val="nil"/>
              <w:right w:val="nil"/>
            </w:tcBorders>
            <w:shd w:val="clear" w:color="auto" w:fill="auto"/>
            <w:noWrap/>
            <w:vAlign w:val="bottom"/>
            <w:hideMark/>
          </w:tcPr>
          <w:p w14:paraId="4CD1C7BE" w14:textId="7B1E143A"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111010</w:t>
            </w:r>
          </w:p>
        </w:tc>
        <w:tc>
          <w:tcPr>
            <w:tcW w:w="1450" w:type="dxa"/>
            <w:tcBorders>
              <w:top w:val="nil"/>
              <w:left w:val="nil"/>
              <w:bottom w:val="nil"/>
              <w:right w:val="nil"/>
            </w:tcBorders>
            <w:shd w:val="clear" w:color="auto" w:fill="auto"/>
            <w:noWrap/>
            <w:vAlign w:val="bottom"/>
            <w:hideMark/>
          </w:tcPr>
          <w:p w14:paraId="26E8AE93" w14:textId="7ECCA40E" w:rsidR="0041259E" w:rsidRPr="00EB5FA5" w:rsidRDefault="0041259E" w:rsidP="00CB2EAA">
            <w:pPr>
              <w:jc w:val="center"/>
              <w:rPr>
                <w:rFonts w:ascii="Times New Roman" w:eastAsia="Times New Roman" w:hAnsi="Times New Roman" w:cs="Times New Roman"/>
              </w:rPr>
            </w:pPr>
            <w:r w:rsidRPr="00D760D9">
              <w:rPr>
                <w:rFonts w:ascii="Times New Roman" w:eastAsia="Times New Roman" w:hAnsi="Times New Roman" w:cs="Times New Roman"/>
              </w:rPr>
              <w:t>0.</w:t>
            </w:r>
            <w:r w:rsidR="00CB2EAA" w:rsidRPr="00D760D9">
              <w:rPr>
                <w:rFonts w:ascii="Times New Roman" w:eastAsia="Times New Roman" w:hAnsi="Times New Roman" w:cs="Times New Roman"/>
              </w:rPr>
              <w:t>1</w:t>
            </w:r>
            <w:r w:rsidR="00CB2EAA">
              <w:rPr>
                <w:rFonts w:ascii="Times New Roman" w:eastAsia="Times New Roman" w:hAnsi="Times New Roman" w:cs="Times New Roman"/>
              </w:rPr>
              <w:t>63</w:t>
            </w:r>
          </w:p>
        </w:tc>
      </w:tr>
      <w:tr w:rsidR="0041259E" w:rsidRPr="00EB5FA5" w14:paraId="23FCB669" w14:textId="77777777" w:rsidTr="0031239B">
        <w:trPr>
          <w:trHeight w:val="290"/>
        </w:trPr>
        <w:tc>
          <w:tcPr>
            <w:tcW w:w="1520" w:type="dxa"/>
            <w:tcBorders>
              <w:top w:val="nil"/>
              <w:left w:val="nil"/>
              <w:bottom w:val="nil"/>
              <w:right w:val="nil"/>
            </w:tcBorders>
            <w:shd w:val="clear" w:color="auto" w:fill="auto"/>
            <w:noWrap/>
            <w:vAlign w:val="bottom"/>
            <w:hideMark/>
          </w:tcPr>
          <w:p w14:paraId="473DE603" w14:textId="755B5347"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110000</w:t>
            </w:r>
          </w:p>
        </w:tc>
        <w:tc>
          <w:tcPr>
            <w:tcW w:w="1450" w:type="dxa"/>
            <w:tcBorders>
              <w:top w:val="nil"/>
              <w:left w:val="nil"/>
              <w:bottom w:val="nil"/>
              <w:right w:val="nil"/>
            </w:tcBorders>
            <w:shd w:val="clear" w:color="auto" w:fill="auto"/>
            <w:noWrap/>
            <w:vAlign w:val="bottom"/>
            <w:hideMark/>
          </w:tcPr>
          <w:p w14:paraId="2CADD623" w14:textId="5F4DD033" w:rsidR="0041259E" w:rsidRPr="00EB5FA5" w:rsidRDefault="0041259E" w:rsidP="00024ECE">
            <w:pPr>
              <w:jc w:val="center"/>
              <w:rPr>
                <w:rFonts w:ascii="Times New Roman" w:eastAsia="Times New Roman" w:hAnsi="Times New Roman" w:cs="Times New Roman"/>
              </w:rPr>
            </w:pPr>
            <w:r w:rsidRPr="00D760D9">
              <w:rPr>
                <w:rFonts w:ascii="Times New Roman" w:eastAsia="Times New Roman" w:hAnsi="Times New Roman" w:cs="Times New Roman"/>
              </w:rPr>
              <w:t>0.139</w:t>
            </w:r>
          </w:p>
        </w:tc>
      </w:tr>
      <w:tr w:rsidR="0041259E" w:rsidRPr="00EB5FA5" w14:paraId="09E3F564" w14:textId="77777777" w:rsidTr="0031239B">
        <w:trPr>
          <w:trHeight w:val="290"/>
        </w:trPr>
        <w:tc>
          <w:tcPr>
            <w:tcW w:w="1520" w:type="dxa"/>
            <w:tcBorders>
              <w:top w:val="nil"/>
              <w:left w:val="nil"/>
              <w:bottom w:val="nil"/>
              <w:right w:val="nil"/>
            </w:tcBorders>
            <w:shd w:val="clear" w:color="auto" w:fill="auto"/>
            <w:noWrap/>
            <w:vAlign w:val="bottom"/>
            <w:hideMark/>
          </w:tcPr>
          <w:p w14:paraId="30EEAEBD" w14:textId="60E395EF"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100110</w:t>
            </w:r>
          </w:p>
        </w:tc>
        <w:tc>
          <w:tcPr>
            <w:tcW w:w="1450" w:type="dxa"/>
            <w:tcBorders>
              <w:top w:val="nil"/>
              <w:left w:val="nil"/>
              <w:bottom w:val="nil"/>
              <w:right w:val="nil"/>
            </w:tcBorders>
            <w:shd w:val="clear" w:color="auto" w:fill="auto"/>
            <w:noWrap/>
            <w:vAlign w:val="bottom"/>
            <w:hideMark/>
          </w:tcPr>
          <w:p w14:paraId="4FB26545" w14:textId="63FA723C" w:rsidR="0041259E" w:rsidRPr="00EB5FA5" w:rsidRDefault="0041259E" w:rsidP="00CB2EAA">
            <w:pPr>
              <w:jc w:val="center"/>
              <w:rPr>
                <w:rFonts w:ascii="Times New Roman" w:eastAsia="Times New Roman" w:hAnsi="Times New Roman" w:cs="Times New Roman"/>
              </w:rPr>
            </w:pPr>
            <w:r w:rsidRPr="00D760D9">
              <w:rPr>
                <w:rFonts w:ascii="Times New Roman" w:eastAsia="Times New Roman" w:hAnsi="Times New Roman" w:cs="Times New Roman"/>
              </w:rPr>
              <w:t>0.</w:t>
            </w:r>
            <w:r w:rsidR="00CB2EAA" w:rsidRPr="00D760D9">
              <w:rPr>
                <w:rFonts w:ascii="Times New Roman" w:eastAsia="Times New Roman" w:hAnsi="Times New Roman" w:cs="Times New Roman"/>
              </w:rPr>
              <w:t>13</w:t>
            </w:r>
            <w:r w:rsidR="00CB2EAA">
              <w:rPr>
                <w:rFonts w:ascii="Times New Roman" w:eastAsia="Times New Roman" w:hAnsi="Times New Roman" w:cs="Times New Roman"/>
              </w:rPr>
              <w:t>4</w:t>
            </w:r>
          </w:p>
        </w:tc>
      </w:tr>
      <w:tr w:rsidR="0041259E" w:rsidRPr="00EB5FA5" w14:paraId="7BD759D9" w14:textId="77777777" w:rsidTr="0031239B">
        <w:trPr>
          <w:trHeight w:val="290"/>
        </w:trPr>
        <w:tc>
          <w:tcPr>
            <w:tcW w:w="1520" w:type="dxa"/>
            <w:tcBorders>
              <w:top w:val="nil"/>
              <w:left w:val="nil"/>
              <w:bottom w:val="nil"/>
              <w:right w:val="nil"/>
            </w:tcBorders>
            <w:shd w:val="clear" w:color="auto" w:fill="auto"/>
            <w:noWrap/>
            <w:vAlign w:val="bottom"/>
            <w:hideMark/>
          </w:tcPr>
          <w:p w14:paraId="0949B155" w14:textId="790E7B6D"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101001</w:t>
            </w:r>
          </w:p>
        </w:tc>
        <w:tc>
          <w:tcPr>
            <w:tcW w:w="1450" w:type="dxa"/>
            <w:tcBorders>
              <w:top w:val="nil"/>
              <w:left w:val="nil"/>
              <w:bottom w:val="nil"/>
              <w:right w:val="nil"/>
            </w:tcBorders>
            <w:shd w:val="clear" w:color="auto" w:fill="auto"/>
            <w:noWrap/>
            <w:vAlign w:val="bottom"/>
            <w:hideMark/>
          </w:tcPr>
          <w:p w14:paraId="6B24BF9A" w14:textId="28DC4190"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13</w:t>
            </w:r>
            <w:r w:rsidR="00045097">
              <w:rPr>
                <w:rFonts w:ascii="Times New Roman" w:eastAsia="Times New Roman" w:hAnsi="Times New Roman" w:cs="Times New Roman"/>
              </w:rPr>
              <w:t>1</w:t>
            </w:r>
          </w:p>
        </w:tc>
      </w:tr>
      <w:tr w:rsidR="0041259E" w:rsidRPr="00EB5FA5" w14:paraId="093E9FEF" w14:textId="77777777" w:rsidTr="0031239B">
        <w:trPr>
          <w:trHeight w:val="290"/>
        </w:trPr>
        <w:tc>
          <w:tcPr>
            <w:tcW w:w="1520" w:type="dxa"/>
            <w:tcBorders>
              <w:top w:val="nil"/>
              <w:left w:val="nil"/>
              <w:bottom w:val="nil"/>
              <w:right w:val="nil"/>
            </w:tcBorders>
            <w:shd w:val="clear" w:color="auto" w:fill="auto"/>
            <w:noWrap/>
            <w:vAlign w:val="bottom"/>
            <w:hideMark/>
          </w:tcPr>
          <w:p w14:paraId="0F9ED10C" w14:textId="4EE75D84"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100100</w:t>
            </w:r>
          </w:p>
        </w:tc>
        <w:tc>
          <w:tcPr>
            <w:tcW w:w="1450" w:type="dxa"/>
            <w:tcBorders>
              <w:top w:val="nil"/>
              <w:left w:val="nil"/>
              <w:bottom w:val="nil"/>
              <w:right w:val="nil"/>
            </w:tcBorders>
            <w:shd w:val="clear" w:color="auto" w:fill="auto"/>
            <w:noWrap/>
            <w:vAlign w:val="bottom"/>
            <w:hideMark/>
          </w:tcPr>
          <w:p w14:paraId="5AC66C89" w14:textId="24CBF98C" w:rsidR="0041259E" w:rsidRPr="00EB5FA5" w:rsidRDefault="0041259E" w:rsidP="00024ECE">
            <w:pPr>
              <w:jc w:val="center"/>
              <w:rPr>
                <w:rFonts w:ascii="Times New Roman" w:eastAsia="Times New Roman" w:hAnsi="Times New Roman" w:cs="Times New Roman"/>
              </w:rPr>
            </w:pPr>
            <w:r w:rsidRPr="00D760D9">
              <w:rPr>
                <w:rFonts w:ascii="Times New Roman" w:eastAsia="Times New Roman" w:hAnsi="Times New Roman" w:cs="Times New Roman"/>
              </w:rPr>
              <w:t>0.1</w:t>
            </w:r>
            <w:r w:rsidR="00045097">
              <w:rPr>
                <w:rFonts w:ascii="Times New Roman" w:eastAsia="Times New Roman" w:hAnsi="Times New Roman" w:cs="Times New Roman"/>
              </w:rPr>
              <w:t>2</w:t>
            </w:r>
            <w:r w:rsidRPr="00D760D9">
              <w:rPr>
                <w:rFonts w:ascii="Times New Roman" w:eastAsia="Times New Roman" w:hAnsi="Times New Roman" w:cs="Times New Roman"/>
              </w:rPr>
              <w:t>1</w:t>
            </w:r>
          </w:p>
        </w:tc>
      </w:tr>
      <w:tr w:rsidR="0041259E" w:rsidRPr="00EB5FA5" w14:paraId="0D59E5F0" w14:textId="77777777" w:rsidTr="0031239B">
        <w:trPr>
          <w:trHeight w:val="290"/>
        </w:trPr>
        <w:tc>
          <w:tcPr>
            <w:tcW w:w="1520" w:type="dxa"/>
            <w:tcBorders>
              <w:top w:val="nil"/>
              <w:left w:val="nil"/>
              <w:bottom w:val="nil"/>
              <w:right w:val="nil"/>
            </w:tcBorders>
            <w:shd w:val="clear" w:color="auto" w:fill="auto"/>
            <w:noWrap/>
            <w:vAlign w:val="bottom"/>
            <w:hideMark/>
          </w:tcPr>
          <w:p w14:paraId="428A5756" w14:textId="7531146C"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100101</w:t>
            </w:r>
          </w:p>
        </w:tc>
        <w:tc>
          <w:tcPr>
            <w:tcW w:w="1450" w:type="dxa"/>
            <w:tcBorders>
              <w:top w:val="nil"/>
              <w:left w:val="nil"/>
              <w:bottom w:val="nil"/>
              <w:right w:val="nil"/>
            </w:tcBorders>
            <w:shd w:val="clear" w:color="auto" w:fill="auto"/>
            <w:noWrap/>
            <w:vAlign w:val="bottom"/>
            <w:hideMark/>
          </w:tcPr>
          <w:p w14:paraId="50454AF8" w14:textId="4031273B"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1</w:t>
            </w:r>
            <w:r w:rsidR="00045097">
              <w:rPr>
                <w:rFonts w:ascii="Times New Roman" w:eastAsia="Times New Roman" w:hAnsi="Times New Roman" w:cs="Times New Roman"/>
              </w:rPr>
              <w:t>16</w:t>
            </w:r>
          </w:p>
        </w:tc>
      </w:tr>
      <w:tr w:rsidR="0041259E" w:rsidRPr="00EB5FA5" w14:paraId="0C8E7146" w14:textId="77777777" w:rsidTr="0031239B">
        <w:trPr>
          <w:trHeight w:val="290"/>
        </w:trPr>
        <w:tc>
          <w:tcPr>
            <w:tcW w:w="1520" w:type="dxa"/>
            <w:tcBorders>
              <w:top w:val="nil"/>
              <w:left w:val="nil"/>
              <w:bottom w:val="nil"/>
              <w:right w:val="nil"/>
            </w:tcBorders>
            <w:shd w:val="clear" w:color="auto" w:fill="auto"/>
            <w:noWrap/>
            <w:vAlign w:val="bottom"/>
            <w:hideMark/>
          </w:tcPr>
          <w:p w14:paraId="4CD6D37F" w14:textId="742C8AF2"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110110</w:t>
            </w:r>
          </w:p>
        </w:tc>
        <w:tc>
          <w:tcPr>
            <w:tcW w:w="1450" w:type="dxa"/>
            <w:tcBorders>
              <w:top w:val="nil"/>
              <w:left w:val="nil"/>
              <w:bottom w:val="nil"/>
              <w:right w:val="nil"/>
            </w:tcBorders>
            <w:shd w:val="clear" w:color="auto" w:fill="auto"/>
            <w:noWrap/>
            <w:vAlign w:val="bottom"/>
            <w:hideMark/>
          </w:tcPr>
          <w:p w14:paraId="687C8886" w14:textId="38BAE531"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09</w:t>
            </w:r>
            <w:r w:rsidR="00045097">
              <w:rPr>
                <w:rFonts w:ascii="Times New Roman" w:eastAsia="Times New Roman" w:hAnsi="Times New Roman" w:cs="Times New Roman"/>
              </w:rPr>
              <w:t>4</w:t>
            </w:r>
          </w:p>
        </w:tc>
      </w:tr>
      <w:tr w:rsidR="0041259E" w:rsidRPr="00EB5FA5" w14:paraId="6D97AC95" w14:textId="77777777" w:rsidTr="0031239B">
        <w:trPr>
          <w:trHeight w:val="290"/>
        </w:trPr>
        <w:tc>
          <w:tcPr>
            <w:tcW w:w="1520" w:type="dxa"/>
            <w:tcBorders>
              <w:top w:val="nil"/>
              <w:left w:val="nil"/>
              <w:bottom w:val="nil"/>
              <w:right w:val="nil"/>
            </w:tcBorders>
            <w:shd w:val="clear" w:color="auto" w:fill="auto"/>
            <w:noWrap/>
            <w:vAlign w:val="bottom"/>
            <w:hideMark/>
          </w:tcPr>
          <w:p w14:paraId="4F9C2FD1" w14:textId="5C08D1B6"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100001</w:t>
            </w:r>
          </w:p>
        </w:tc>
        <w:tc>
          <w:tcPr>
            <w:tcW w:w="1450" w:type="dxa"/>
            <w:tcBorders>
              <w:top w:val="nil"/>
              <w:left w:val="nil"/>
              <w:bottom w:val="nil"/>
              <w:right w:val="nil"/>
            </w:tcBorders>
            <w:shd w:val="clear" w:color="auto" w:fill="auto"/>
            <w:noWrap/>
            <w:vAlign w:val="bottom"/>
            <w:hideMark/>
          </w:tcPr>
          <w:p w14:paraId="35E35744" w14:textId="650F6F0D" w:rsidR="0041259E" w:rsidRPr="00EB5FA5" w:rsidRDefault="0041259E" w:rsidP="00024ECE">
            <w:pPr>
              <w:jc w:val="center"/>
              <w:rPr>
                <w:rFonts w:ascii="Times New Roman" w:eastAsia="Times New Roman" w:hAnsi="Times New Roman" w:cs="Times New Roman"/>
              </w:rPr>
            </w:pPr>
            <w:r w:rsidRPr="00D760D9">
              <w:rPr>
                <w:rFonts w:ascii="Times New Roman" w:eastAsia="Times New Roman" w:hAnsi="Times New Roman" w:cs="Times New Roman"/>
              </w:rPr>
              <w:t>0.092</w:t>
            </w:r>
          </w:p>
        </w:tc>
      </w:tr>
      <w:tr w:rsidR="0041259E" w:rsidRPr="00EB5FA5" w14:paraId="1F0E8274" w14:textId="77777777" w:rsidTr="0031239B">
        <w:trPr>
          <w:trHeight w:val="290"/>
        </w:trPr>
        <w:tc>
          <w:tcPr>
            <w:tcW w:w="1520" w:type="dxa"/>
            <w:tcBorders>
              <w:top w:val="nil"/>
              <w:left w:val="nil"/>
              <w:bottom w:val="nil"/>
              <w:right w:val="nil"/>
            </w:tcBorders>
            <w:shd w:val="clear" w:color="auto" w:fill="auto"/>
            <w:noWrap/>
            <w:vAlign w:val="bottom"/>
            <w:hideMark/>
          </w:tcPr>
          <w:p w14:paraId="6EC4CB02" w14:textId="74F74BB5" w:rsidR="0041259E" w:rsidRPr="00EB5FA5" w:rsidRDefault="00045097" w:rsidP="0039015E">
            <w:pPr>
              <w:jc w:val="center"/>
              <w:rPr>
                <w:rFonts w:ascii="Times New Roman" w:eastAsia="Times New Roman" w:hAnsi="Times New Roman" w:cs="Times New Roman"/>
              </w:rPr>
            </w:pPr>
            <w:r>
              <w:rPr>
                <w:rFonts w:ascii="Times New Roman" w:eastAsia="Times New Roman" w:hAnsi="Times New Roman" w:cs="Times New Roman"/>
              </w:rPr>
              <w:t>111100</w:t>
            </w:r>
          </w:p>
        </w:tc>
        <w:tc>
          <w:tcPr>
            <w:tcW w:w="1450" w:type="dxa"/>
            <w:tcBorders>
              <w:top w:val="nil"/>
              <w:left w:val="nil"/>
              <w:bottom w:val="nil"/>
              <w:right w:val="nil"/>
            </w:tcBorders>
            <w:shd w:val="clear" w:color="auto" w:fill="auto"/>
            <w:noWrap/>
            <w:vAlign w:val="bottom"/>
            <w:hideMark/>
          </w:tcPr>
          <w:p w14:paraId="0EAD07BC" w14:textId="4E2066D3"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w:t>
            </w:r>
            <w:r w:rsidR="00045097">
              <w:rPr>
                <w:rFonts w:ascii="Times New Roman" w:eastAsia="Times New Roman" w:hAnsi="Times New Roman" w:cs="Times New Roman"/>
              </w:rPr>
              <w:t>78</w:t>
            </w:r>
          </w:p>
        </w:tc>
      </w:tr>
      <w:tr w:rsidR="0041259E" w:rsidRPr="00EB5FA5" w14:paraId="1045018B" w14:textId="77777777" w:rsidTr="0031239B">
        <w:trPr>
          <w:trHeight w:val="290"/>
        </w:trPr>
        <w:tc>
          <w:tcPr>
            <w:tcW w:w="1520" w:type="dxa"/>
            <w:tcBorders>
              <w:top w:val="nil"/>
              <w:left w:val="nil"/>
              <w:bottom w:val="nil"/>
              <w:right w:val="nil"/>
            </w:tcBorders>
            <w:shd w:val="clear" w:color="auto" w:fill="auto"/>
            <w:noWrap/>
            <w:vAlign w:val="bottom"/>
            <w:hideMark/>
          </w:tcPr>
          <w:p w14:paraId="0AAF56BD" w14:textId="4C158119" w:rsidR="0041259E" w:rsidRPr="00EB5FA5" w:rsidRDefault="00045097" w:rsidP="0039015E">
            <w:pPr>
              <w:jc w:val="center"/>
              <w:rPr>
                <w:rFonts w:ascii="Times New Roman" w:eastAsia="Times New Roman" w:hAnsi="Times New Roman" w:cs="Times New Roman"/>
              </w:rPr>
            </w:pPr>
            <w:r>
              <w:rPr>
                <w:rFonts w:ascii="Times New Roman" w:eastAsia="Times New Roman" w:hAnsi="Times New Roman" w:cs="Times New Roman"/>
              </w:rPr>
              <w:t>101010</w:t>
            </w:r>
          </w:p>
        </w:tc>
        <w:tc>
          <w:tcPr>
            <w:tcW w:w="1450" w:type="dxa"/>
            <w:tcBorders>
              <w:top w:val="nil"/>
              <w:left w:val="nil"/>
              <w:bottom w:val="nil"/>
              <w:right w:val="nil"/>
            </w:tcBorders>
            <w:shd w:val="clear" w:color="auto" w:fill="auto"/>
            <w:noWrap/>
            <w:vAlign w:val="bottom"/>
            <w:hideMark/>
          </w:tcPr>
          <w:p w14:paraId="039F45CA" w14:textId="413A63AD"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w:t>
            </w:r>
            <w:r w:rsidR="00045097">
              <w:rPr>
                <w:rFonts w:ascii="Times New Roman" w:eastAsia="Times New Roman" w:hAnsi="Times New Roman" w:cs="Times New Roman"/>
              </w:rPr>
              <w:t>73</w:t>
            </w:r>
          </w:p>
        </w:tc>
      </w:tr>
      <w:tr w:rsidR="0041259E" w:rsidRPr="00EB5FA5" w14:paraId="19778665" w14:textId="77777777" w:rsidTr="0031239B">
        <w:trPr>
          <w:trHeight w:val="290"/>
        </w:trPr>
        <w:tc>
          <w:tcPr>
            <w:tcW w:w="1520" w:type="dxa"/>
            <w:tcBorders>
              <w:top w:val="nil"/>
              <w:left w:val="nil"/>
              <w:bottom w:val="nil"/>
              <w:right w:val="nil"/>
            </w:tcBorders>
            <w:shd w:val="clear" w:color="auto" w:fill="auto"/>
            <w:noWrap/>
            <w:vAlign w:val="bottom"/>
            <w:hideMark/>
          </w:tcPr>
          <w:p w14:paraId="4258FCF3" w14:textId="780EBD89" w:rsidR="0041259E" w:rsidRPr="00EB5FA5" w:rsidRDefault="00045097" w:rsidP="00045097">
            <w:pPr>
              <w:jc w:val="center"/>
              <w:rPr>
                <w:rFonts w:ascii="Times New Roman" w:eastAsia="Times New Roman" w:hAnsi="Times New Roman" w:cs="Times New Roman"/>
              </w:rPr>
            </w:pPr>
            <w:r w:rsidRPr="00D760D9">
              <w:rPr>
                <w:rFonts w:ascii="Times New Roman" w:eastAsia="Times New Roman" w:hAnsi="Times New Roman" w:cs="Times New Roman"/>
              </w:rPr>
              <w:t>110</w:t>
            </w:r>
            <w:r>
              <w:rPr>
                <w:rFonts w:ascii="Times New Roman" w:eastAsia="Times New Roman" w:hAnsi="Times New Roman" w:cs="Times New Roman"/>
              </w:rPr>
              <w:t>001</w:t>
            </w:r>
          </w:p>
        </w:tc>
        <w:tc>
          <w:tcPr>
            <w:tcW w:w="1450" w:type="dxa"/>
            <w:tcBorders>
              <w:top w:val="nil"/>
              <w:left w:val="nil"/>
              <w:bottom w:val="nil"/>
              <w:right w:val="nil"/>
            </w:tcBorders>
            <w:shd w:val="clear" w:color="auto" w:fill="auto"/>
            <w:noWrap/>
            <w:vAlign w:val="bottom"/>
            <w:hideMark/>
          </w:tcPr>
          <w:p w14:paraId="6AECCCBE" w14:textId="15359848"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07</w:t>
            </w:r>
            <w:r w:rsidR="00045097">
              <w:rPr>
                <w:rFonts w:ascii="Times New Roman" w:eastAsia="Times New Roman" w:hAnsi="Times New Roman" w:cs="Times New Roman"/>
              </w:rPr>
              <w:t>2</w:t>
            </w:r>
          </w:p>
        </w:tc>
      </w:tr>
      <w:tr w:rsidR="0041259E" w:rsidRPr="00EB5FA5" w14:paraId="5A26D779" w14:textId="77777777" w:rsidTr="0031239B">
        <w:trPr>
          <w:trHeight w:val="290"/>
        </w:trPr>
        <w:tc>
          <w:tcPr>
            <w:tcW w:w="1520" w:type="dxa"/>
            <w:tcBorders>
              <w:top w:val="nil"/>
              <w:left w:val="nil"/>
              <w:bottom w:val="nil"/>
              <w:right w:val="nil"/>
            </w:tcBorders>
            <w:shd w:val="clear" w:color="auto" w:fill="auto"/>
            <w:noWrap/>
            <w:vAlign w:val="bottom"/>
            <w:hideMark/>
          </w:tcPr>
          <w:p w14:paraId="196B7D6D" w14:textId="441FCFA2" w:rsidR="0041259E" w:rsidRPr="00EB5FA5" w:rsidRDefault="00045097" w:rsidP="00045097">
            <w:pPr>
              <w:jc w:val="center"/>
              <w:rPr>
                <w:rFonts w:ascii="Times New Roman" w:eastAsia="Times New Roman" w:hAnsi="Times New Roman" w:cs="Times New Roman"/>
              </w:rPr>
            </w:pPr>
            <w:r w:rsidRPr="00D760D9">
              <w:rPr>
                <w:rFonts w:ascii="Times New Roman" w:eastAsia="Times New Roman" w:hAnsi="Times New Roman" w:cs="Times New Roman"/>
              </w:rPr>
              <w:t>11010</w:t>
            </w:r>
            <w:r>
              <w:rPr>
                <w:rFonts w:ascii="Times New Roman" w:eastAsia="Times New Roman" w:hAnsi="Times New Roman" w:cs="Times New Roman"/>
              </w:rPr>
              <w:t>0</w:t>
            </w:r>
          </w:p>
        </w:tc>
        <w:tc>
          <w:tcPr>
            <w:tcW w:w="1450" w:type="dxa"/>
            <w:tcBorders>
              <w:top w:val="nil"/>
              <w:left w:val="nil"/>
              <w:bottom w:val="nil"/>
              <w:right w:val="nil"/>
            </w:tcBorders>
            <w:shd w:val="clear" w:color="auto" w:fill="auto"/>
            <w:noWrap/>
            <w:vAlign w:val="bottom"/>
            <w:hideMark/>
          </w:tcPr>
          <w:p w14:paraId="4BB782EF" w14:textId="63224B21"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w:t>
            </w:r>
            <w:r w:rsidR="00045097">
              <w:rPr>
                <w:rFonts w:ascii="Times New Roman" w:eastAsia="Times New Roman" w:hAnsi="Times New Roman" w:cs="Times New Roman"/>
              </w:rPr>
              <w:t>69</w:t>
            </w:r>
          </w:p>
        </w:tc>
      </w:tr>
      <w:tr w:rsidR="0041259E" w:rsidRPr="00EB5FA5" w14:paraId="273B5F3C" w14:textId="77777777" w:rsidTr="0031239B">
        <w:trPr>
          <w:trHeight w:val="290"/>
        </w:trPr>
        <w:tc>
          <w:tcPr>
            <w:tcW w:w="1520" w:type="dxa"/>
            <w:tcBorders>
              <w:top w:val="nil"/>
              <w:left w:val="nil"/>
              <w:bottom w:val="nil"/>
              <w:right w:val="nil"/>
            </w:tcBorders>
            <w:shd w:val="clear" w:color="auto" w:fill="auto"/>
            <w:noWrap/>
            <w:vAlign w:val="bottom"/>
            <w:hideMark/>
          </w:tcPr>
          <w:p w14:paraId="1F253631" w14:textId="35A90E20" w:rsidR="0041259E" w:rsidRPr="00EB5FA5" w:rsidRDefault="00045097" w:rsidP="0039015E">
            <w:pPr>
              <w:jc w:val="center"/>
              <w:rPr>
                <w:rFonts w:ascii="Times New Roman" w:eastAsia="Times New Roman" w:hAnsi="Times New Roman" w:cs="Times New Roman"/>
              </w:rPr>
            </w:pPr>
            <w:r>
              <w:rPr>
                <w:rFonts w:ascii="Times New Roman" w:eastAsia="Times New Roman" w:hAnsi="Times New Roman" w:cs="Times New Roman"/>
              </w:rPr>
              <w:t>110101</w:t>
            </w:r>
          </w:p>
        </w:tc>
        <w:tc>
          <w:tcPr>
            <w:tcW w:w="1450" w:type="dxa"/>
            <w:tcBorders>
              <w:top w:val="nil"/>
              <w:left w:val="nil"/>
              <w:bottom w:val="nil"/>
              <w:right w:val="nil"/>
            </w:tcBorders>
            <w:shd w:val="clear" w:color="auto" w:fill="auto"/>
            <w:noWrap/>
            <w:vAlign w:val="bottom"/>
            <w:hideMark/>
          </w:tcPr>
          <w:p w14:paraId="719CCB97" w14:textId="318FB300"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w:t>
            </w:r>
            <w:r w:rsidR="00045097">
              <w:rPr>
                <w:rFonts w:ascii="Times New Roman" w:eastAsia="Times New Roman" w:hAnsi="Times New Roman" w:cs="Times New Roman"/>
              </w:rPr>
              <w:t>68</w:t>
            </w:r>
          </w:p>
        </w:tc>
      </w:tr>
      <w:tr w:rsidR="0041259E" w:rsidRPr="00EB5FA5" w14:paraId="397761AA" w14:textId="77777777" w:rsidTr="0031239B">
        <w:trPr>
          <w:trHeight w:val="290"/>
        </w:trPr>
        <w:tc>
          <w:tcPr>
            <w:tcW w:w="1520" w:type="dxa"/>
            <w:tcBorders>
              <w:top w:val="nil"/>
              <w:left w:val="nil"/>
              <w:bottom w:val="nil"/>
              <w:right w:val="nil"/>
            </w:tcBorders>
            <w:shd w:val="clear" w:color="auto" w:fill="auto"/>
            <w:noWrap/>
            <w:vAlign w:val="bottom"/>
            <w:hideMark/>
          </w:tcPr>
          <w:p w14:paraId="2BC1528C" w14:textId="70D2C483" w:rsidR="0041259E" w:rsidRPr="00EB5FA5" w:rsidRDefault="00045097" w:rsidP="0039015E">
            <w:pPr>
              <w:jc w:val="center"/>
              <w:rPr>
                <w:rFonts w:ascii="Times New Roman" w:eastAsia="Times New Roman" w:hAnsi="Times New Roman" w:cs="Times New Roman"/>
              </w:rPr>
            </w:pPr>
            <w:r>
              <w:rPr>
                <w:rFonts w:ascii="Times New Roman" w:eastAsia="Times New Roman" w:hAnsi="Times New Roman" w:cs="Times New Roman"/>
              </w:rPr>
              <w:t>101011</w:t>
            </w:r>
          </w:p>
        </w:tc>
        <w:tc>
          <w:tcPr>
            <w:tcW w:w="1450" w:type="dxa"/>
            <w:tcBorders>
              <w:top w:val="nil"/>
              <w:left w:val="nil"/>
              <w:bottom w:val="nil"/>
              <w:right w:val="nil"/>
            </w:tcBorders>
            <w:shd w:val="clear" w:color="auto" w:fill="auto"/>
            <w:noWrap/>
            <w:vAlign w:val="bottom"/>
            <w:hideMark/>
          </w:tcPr>
          <w:p w14:paraId="32887EDB" w14:textId="3AD67603"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w:t>
            </w:r>
            <w:r w:rsidR="00045097">
              <w:rPr>
                <w:rFonts w:ascii="Times New Roman" w:eastAsia="Times New Roman" w:hAnsi="Times New Roman" w:cs="Times New Roman"/>
              </w:rPr>
              <w:t>63</w:t>
            </w:r>
          </w:p>
        </w:tc>
      </w:tr>
      <w:tr w:rsidR="0041259E" w:rsidRPr="00EB5FA5" w14:paraId="50925803" w14:textId="77777777" w:rsidTr="0031239B">
        <w:trPr>
          <w:trHeight w:val="290"/>
        </w:trPr>
        <w:tc>
          <w:tcPr>
            <w:tcW w:w="1520" w:type="dxa"/>
            <w:tcBorders>
              <w:top w:val="nil"/>
              <w:left w:val="nil"/>
              <w:bottom w:val="nil"/>
              <w:right w:val="nil"/>
            </w:tcBorders>
            <w:shd w:val="clear" w:color="auto" w:fill="auto"/>
            <w:noWrap/>
            <w:vAlign w:val="bottom"/>
            <w:hideMark/>
          </w:tcPr>
          <w:p w14:paraId="33EA82E3" w14:textId="6680F839"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111101</w:t>
            </w:r>
          </w:p>
        </w:tc>
        <w:tc>
          <w:tcPr>
            <w:tcW w:w="1450" w:type="dxa"/>
            <w:tcBorders>
              <w:top w:val="nil"/>
              <w:left w:val="nil"/>
              <w:bottom w:val="nil"/>
              <w:right w:val="nil"/>
            </w:tcBorders>
            <w:shd w:val="clear" w:color="auto" w:fill="auto"/>
            <w:noWrap/>
            <w:vAlign w:val="bottom"/>
            <w:hideMark/>
          </w:tcPr>
          <w:p w14:paraId="46AC06EC" w14:textId="79D65DBE"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w:t>
            </w:r>
            <w:r w:rsidR="00045097">
              <w:rPr>
                <w:rFonts w:ascii="Times New Roman" w:eastAsia="Times New Roman" w:hAnsi="Times New Roman" w:cs="Times New Roman"/>
              </w:rPr>
              <w:t>59</w:t>
            </w:r>
          </w:p>
        </w:tc>
      </w:tr>
      <w:tr w:rsidR="0041259E" w:rsidRPr="00EB5FA5" w14:paraId="0F985AC6" w14:textId="77777777" w:rsidTr="0031239B">
        <w:trPr>
          <w:trHeight w:val="290"/>
        </w:trPr>
        <w:tc>
          <w:tcPr>
            <w:tcW w:w="1520" w:type="dxa"/>
            <w:tcBorders>
              <w:top w:val="nil"/>
              <w:left w:val="nil"/>
              <w:bottom w:val="nil"/>
              <w:right w:val="nil"/>
            </w:tcBorders>
            <w:shd w:val="clear" w:color="auto" w:fill="auto"/>
            <w:noWrap/>
            <w:vAlign w:val="bottom"/>
            <w:hideMark/>
          </w:tcPr>
          <w:p w14:paraId="1947417C" w14:textId="6CCF2D0C"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101100</w:t>
            </w:r>
          </w:p>
        </w:tc>
        <w:tc>
          <w:tcPr>
            <w:tcW w:w="1450" w:type="dxa"/>
            <w:tcBorders>
              <w:top w:val="nil"/>
              <w:left w:val="nil"/>
              <w:bottom w:val="nil"/>
              <w:right w:val="nil"/>
            </w:tcBorders>
            <w:shd w:val="clear" w:color="auto" w:fill="auto"/>
            <w:noWrap/>
            <w:vAlign w:val="bottom"/>
            <w:hideMark/>
          </w:tcPr>
          <w:p w14:paraId="5DA7F615" w14:textId="2FD7356A"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05</w:t>
            </w:r>
            <w:r w:rsidR="00045097">
              <w:rPr>
                <w:rFonts w:ascii="Times New Roman" w:eastAsia="Times New Roman" w:hAnsi="Times New Roman" w:cs="Times New Roman"/>
              </w:rPr>
              <w:t>4</w:t>
            </w:r>
          </w:p>
        </w:tc>
      </w:tr>
      <w:tr w:rsidR="0041259E" w:rsidRPr="00EB5FA5" w14:paraId="605987A5" w14:textId="77777777" w:rsidTr="0031239B">
        <w:trPr>
          <w:trHeight w:val="290"/>
        </w:trPr>
        <w:tc>
          <w:tcPr>
            <w:tcW w:w="1520" w:type="dxa"/>
            <w:tcBorders>
              <w:top w:val="nil"/>
              <w:left w:val="nil"/>
              <w:bottom w:val="nil"/>
              <w:right w:val="nil"/>
            </w:tcBorders>
            <w:shd w:val="clear" w:color="auto" w:fill="auto"/>
            <w:noWrap/>
            <w:vAlign w:val="bottom"/>
            <w:hideMark/>
          </w:tcPr>
          <w:p w14:paraId="62DF1AEB" w14:textId="3ADB8789"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101101</w:t>
            </w:r>
          </w:p>
        </w:tc>
        <w:tc>
          <w:tcPr>
            <w:tcW w:w="1450" w:type="dxa"/>
            <w:tcBorders>
              <w:top w:val="nil"/>
              <w:left w:val="nil"/>
              <w:bottom w:val="nil"/>
              <w:right w:val="nil"/>
            </w:tcBorders>
            <w:shd w:val="clear" w:color="auto" w:fill="auto"/>
            <w:noWrap/>
            <w:vAlign w:val="bottom"/>
            <w:hideMark/>
          </w:tcPr>
          <w:p w14:paraId="2418A408" w14:textId="5ACF3915"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04</w:t>
            </w:r>
            <w:r w:rsidR="00045097">
              <w:rPr>
                <w:rFonts w:ascii="Times New Roman" w:eastAsia="Times New Roman" w:hAnsi="Times New Roman" w:cs="Times New Roman"/>
              </w:rPr>
              <w:t>0</w:t>
            </w:r>
          </w:p>
        </w:tc>
      </w:tr>
      <w:tr w:rsidR="0041259E" w:rsidRPr="00EB5FA5" w14:paraId="5E12A367" w14:textId="77777777" w:rsidTr="0031239B">
        <w:trPr>
          <w:trHeight w:val="290"/>
        </w:trPr>
        <w:tc>
          <w:tcPr>
            <w:tcW w:w="1520" w:type="dxa"/>
            <w:tcBorders>
              <w:top w:val="nil"/>
              <w:left w:val="nil"/>
              <w:bottom w:val="nil"/>
              <w:right w:val="nil"/>
            </w:tcBorders>
            <w:shd w:val="clear" w:color="auto" w:fill="auto"/>
            <w:noWrap/>
            <w:vAlign w:val="bottom"/>
            <w:hideMark/>
          </w:tcPr>
          <w:p w14:paraId="65B59C61" w14:textId="25A4189C"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100011</w:t>
            </w:r>
          </w:p>
        </w:tc>
        <w:tc>
          <w:tcPr>
            <w:tcW w:w="1450" w:type="dxa"/>
            <w:tcBorders>
              <w:top w:val="nil"/>
              <w:left w:val="nil"/>
              <w:bottom w:val="nil"/>
              <w:right w:val="nil"/>
            </w:tcBorders>
            <w:shd w:val="clear" w:color="auto" w:fill="auto"/>
            <w:noWrap/>
            <w:vAlign w:val="bottom"/>
            <w:hideMark/>
          </w:tcPr>
          <w:p w14:paraId="033D3478" w14:textId="5ACDCAA5"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w:t>
            </w:r>
            <w:r w:rsidR="00045097">
              <w:rPr>
                <w:rFonts w:ascii="Times New Roman" w:eastAsia="Times New Roman" w:hAnsi="Times New Roman" w:cs="Times New Roman"/>
              </w:rPr>
              <w:t>38</w:t>
            </w:r>
          </w:p>
        </w:tc>
      </w:tr>
      <w:tr w:rsidR="0041259E" w:rsidRPr="00EB5FA5" w14:paraId="11B4EF74" w14:textId="77777777" w:rsidTr="0031239B">
        <w:trPr>
          <w:trHeight w:val="290"/>
        </w:trPr>
        <w:tc>
          <w:tcPr>
            <w:tcW w:w="1520" w:type="dxa"/>
            <w:tcBorders>
              <w:top w:val="nil"/>
              <w:left w:val="nil"/>
              <w:bottom w:val="nil"/>
              <w:right w:val="nil"/>
            </w:tcBorders>
            <w:shd w:val="clear" w:color="auto" w:fill="auto"/>
            <w:noWrap/>
            <w:vAlign w:val="bottom"/>
            <w:hideMark/>
          </w:tcPr>
          <w:p w14:paraId="0C138F06" w14:textId="2C02698C"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100010</w:t>
            </w:r>
          </w:p>
        </w:tc>
        <w:tc>
          <w:tcPr>
            <w:tcW w:w="1450" w:type="dxa"/>
            <w:tcBorders>
              <w:top w:val="nil"/>
              <w:left w:val="nil"/>
              <w:bottom w:val="nil"/>
              <w:right w:val="nil"/>
            </w:tcBorders>
            <w:shd w:val="clear" w:color="auto" w:fill="auto"/>
            <w:noWrap/>
            <w:vAlign w:val="bottom"/>
            <w:hideMark/>
          </w:tcPr>
          <w:p w14:paraId="6562932C" w14:textId="7E8646BA"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03</w:t>
            </w:r>
            <w:r w:rsidR="00045097">
              <w:rPr>
                <w:rFonts w:ascii="Times New Roman" w:eastAsia="Times New Roman" w:hAnsi="Times New Roman" w:cs="Times New Roman"/>
              </w:rPr>
              <w:t>1</w:t>
            </w:r>
          </w:p>
        </w:tc>
      </w:tr>
      <w:tr w:rsidR="0041259E" w:rsidRPr="00EB5FA5" w14:paraId="7609ECF4" w14:textId="77777777" w:rsidTr="0031239B">
        <w:trPr>
          <w:trHeight w:val="290"/>
        </w:trPr>
        <w:tc>
          <w:tcPr>
            <w:tcW w:w="1520" w:type="dxa"/>
            <w:tcBorders>
              <w:top w:val="nil"/>
              <w:left w:val="nil"/>
              <w:bottom w:val="nil"/>
              <w:right w:val="nil"/>
            </w:tcBorders>
            <w:shd w:val="clear" w:color="auto" w:fill="auto"/>
            <w:noWrap/>
            <w:vAlign w:val="bottom"/>
            <w:hideMark/>
          </w:tcPr>
          <w:p w14:paraId="65530144" w14:textId="7CBF8190"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110011</w:t>
            </w:r>
          </w:p>
        </w:tc>
        <w:tc>
          <w:tcPr>
            <w:tcW w:w="1450" w:type="dxa"/>
            <w:tcBorders>
              <w:top w:val="nil"/>
              <w:left w:val="nil"/>
              <w:bottom w:val="nil"/>
              <w:right w:val="nil"/>
            </w:tcBorders>
            <w:shd w:val="clear" w:color="auto" w:fill="auto"/>
            <w:noWrap/>
            <w:vAlign w:val="bottom"/>
            <w:hideMark/>
          </w:tcPr>
          <w:p w14:paraId="3C647C86" w14:textId="3AD9F1E4"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02</w:t>
            </w:r>
            <w:r w:rsidR="00045097">
              <w:rPr>
                <w:rFonts w:ascii="Times New Roman" w:eastAsia="Times New Roman" w:hAnsi="Times New Roman" w:cs="Times New Roman"/>
              </w:rPr>
              <w:t>3</w:t>
            </w:r>
          </w:p>
        </w:tc>
      </w:tr>
      <w:tr w:rsidR="0041259E" w:rsidRPr="00EB5FA5" w14:paraId="52C43371" w14:textId="77777777" w:rsidTr="0031239B">
        <w:trPr>
          <w:trHeight w:val="290"/>
        </w:trPr>
        <w:tc>
          <w:tcPr>
            <w:tcW w:w="1520" w:type="dxa"/>
            <w:tcBorders>
              <w:top w:val="nil"/>
              <w:left w:val="nil"/>
              <w:bottom w:val="nil"/>
              <w:right w:val="nil"/>
            </w:tcBorders>
            <w:shd w:val="clear" w:color="auto" w:fill="auto"/>
            <w:noWrap/>
            <w:vAlign w:val="bottom"/>
            <w:hideMark/>
          </w:tcPr>
          <w:p w14:paraId="75D44965" w14:textId="0F06079F"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110010</w:t>
            </w:r>
          </w:p>
        </w:tc>
        <w:tc>
          <w:tcPr>
            <w:tcW w:w="1450" w:type="dxa"/>
            <w:tcBorders>
              <w:top w:val="nil"/>
              <w:left w:val="nil"/>
              <w:bottom w:val="nil"/>
              <w:right w:val="nil"/>
            </w:tcBorders>
            <w:shd w:val="clear" w:color="auto" w:fill="auto"/>
            <w:noWrap/>
            <w:vAlign w:val="bottom"/>
            <w:hideMark/>
          </w:tcPr>
          <w:p w14:paraId="6C10922A" w14:textId="5EE16411"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02</w:t>
            </w:r>
            <w:r w:rsidR="00045097">
              <w:rPr>
                <w:rFonts w:ascii="Times New Roman" w:eastAsia="Times New Roman" w:hAnsi="Times New Roman" w:cs="Times New Roman"/>
              </w:rPr>
              <w:t>2</w:t>
            </w:r>
          </w:p>
        </w:tc>
      </w:tr>
      <w:tr w:rsidR="0041259E" w:rsidRPr="00EB5FA5" w14:paraId="63F944BD" w14:textId="77777777" w:rsidTr="0031239B">
        <w:trPr>
          <w:trHeight w:val="290"/>
        </w:trPr>
        <w:tc>
          <w:tcPr>
            <w:tcW w:w="1520" w:type="dxa"/>
            <w:tcBorders>
              <w:top w:val="nil"/>
              <w:left w:val="nil"/>
              <w:bottom w:val="nil"/>
              <w:right w:val="nil"/>
            </w:tcBorders>
            <w:shd w:val="clear" w:color="auto" w:fill="auto"/>
            <w:noWrap/>
            <w:vAlign w:val="bottom"/>
            <w:hideMark/>
          </w:tcPr>
          <w:p w14:paraId="4BF65C54" w14:textId="5C37353A"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101110</w:t>
            </w:r>
          </w:p>
        </w:tc>
        <w:tc>
          <w:tcPr>
            <w:tcW w:w="1450" w:type="dxa"/>
            <w:tcBorders>
              <w:top w:val="nil"/>
              <w:left w:val="nil"/>
              <w:bottom w:val="nil"/>
              <w:right w:val="nil"/>
            </w:tcBorders>
            <w:shd w:val="clear" w:color="auto" w:fill="auto"/>
            <w:noWrap/>
            <w:vAlign w:val="bottom"/>
            <w:hideMark/>
          </w:tcPr>
          <w:p w14:paraId="4540DA08" w14:textId="00FC7D34" w:rsidR="0041259E" w:rsidRPr="00EB5FA5" w:rsidRDefault="0041259E" w:rsidP="00024ECE">
            <w:pPr>
              <w:jc w:val="center"/>
              <w:rPr>
                <w:rFonts w:ascii="Times New Roman" w:eastAsia="Times New Roman" w:hAnsi="Times New Roman" w:cs="Times New Roman"/>
              </w:rPr>
            </w:pPr>
            <w:r w:rsidRPr="00D760D9">
              <w:rPr>
                <w:rFonts w:ascii="Times New Roman" w:eastAsia="Times New Roman" w:hAnsi="Times New Roman" w:cs="Times New Roman"/>
              </w:rPr>
              <w:t>0.018</w:t>
            </w:r>
          </w:p>
        </w:tc>
      </w:tr>
      <w:tr w:rsidR="0041259E" w:rsidRPr="00EB5FA5" w14:paraId="3656BDA1" w14:textId="77777777" w:rsidTr="0031239B">
        <w:trPr>
          <w:trHeight w:val="290"/>
        </w:trPr>
        <w:tc>
          <w:tcPr>
            <w:tcW w:w="1520" w:type="dxa"/>
            <w:tcBorders>
              <w:top w:val="nil"/>
              <w:left w:val="nil"/>
              <w:bottom w:val="nil"/>
              <w:right w:val="nil"/>
            </w:tcBorders>
            <w:shd w:val="clear" w:color="auto" w:fill="auto"/>
            <w:noWrap/>
            <w:vAlign w:val="bottom"/>
            <w:hideMark/>
          </w:tcPr>
          <w:p w14:paraId="6CCEECB6" w14:textId="5A00EF6B"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100111</w:t>
            </w:r>
          </w:p>
        </w:tc>
        <w:tc>
          <w:tcPr>
            <w:tcW w:w="1450" w:type="dxa"/>
            <w:tcBorders>
              <w:top w:val="nil"/>
              <w:left w:val="nil"/>
              <w:bottom w:val="nil"/>
              <w:right w:val="nil"/>
            </w:tcBorders>
            <w:shd w:val="clear" w:color="auto" w:fill="auto"/>
            <w:noWrap/>
            <w:vAlign w:val="bottom"/>
            <w:hideMark/>
          </w:tcPr>
          <w:p w14:paraId="595BEB17" w14:textId="07C8DBA9"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Pr>
                <w:rFonts w:ascii="Times New Roman" w:eastAsia="Times New Roman" w:hAnsi="Times New Roman" w:cs="Times New Roman"/>
              </w:rPr>
              <w:t>199</w:t>
            </w:r>
          </w:p>
        </w:tc>
      </w:tr>
      <w:tr w:rsidR="0041259E" w:rsidRPr="00EB5FA5" w14:paraId="3928B575" w14:textId="77777777" w:rsidTr="0031239B">
        <w:trPr>
          <w:trHeight w:val="290"/>
        </w:trPr>
        <w:tc>
          <w:tcPr>
            <w:tcW w:w="1520" w:type="dxa"/>
            <w:tcBorders>
              <w:top w:val="nil"/>
              <w:left w:val="nil"/>
              <w:bottom w:val="nil"/>
              <w:right w:val="nil"/>
            </w:tcBorders>
            <w:shd w:val="clear" w:color="auto" w:fill="auto"/>
            <w:noWrap/>
            <w:vAlign w:val="bottom"/>
            <w:hideMark/>
          </w:tcPr>
          <w:p w14:paraId="38B58F06" w14:textId="6AFC11CE"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110111</w:t>
            </w:r>
          </w:p>
        </w:tc>
        <w:tc>
          <w:tcPr>
            <w:tcW w:w="1450" w:type="dxa"/>
            <w:tcBorders>
              <w:top w:val="nil"/>
              <w:left w:val="nil"/>
              <w:bottom w:val="nil"/>
              <w:right w:val="nil"/>
            </w:tcBorders>
            <w:shd w:val="clear" w:color="auto" w:fill="auto"/>
            <w:noWrap/>
            <w:vAlign w:val="bottom"/>
            <w:hideMark/>
          </w:tcPr>
          <w:p w14:paraId="283CA23D" w14:textId="1D733AF3" w:rsidR="0041259E" w:rsidRPr="00EB5FA5" w:rsidRDefault="0041259E" w:rsidP="00045097">
            <w:pPr>
              <w:jc w:val="center"/>
              <w:rPr>
                <w:rFonts w:ascii="Times New Roman" w:eastAsia="Times New Roman" w:hAnsi="Times New Roman" w:cs="Times New Roman"/>
              </w:rPr>
            </w:pPr>
            <w:r w:rsidRPr="00D760D9">
              <w:rPr>
                <w:rFonts w:ascii="Times New Roman" w:eastAsia="Times New Roman" w:hAnsi="Times New Roman" w:cs="Times New Roman"/>
              </w:rPr>
              <w:t>0.</w:t>
            </w:r>
            <w:r w:rsidR="00045097" w:rsidRPr="00D760D9">
              <w:rPr>
                <w:rFonts w:ascii="Times New Roman" w:eastAsia="Times New Roman" w:hAnsi="Times New Roman" w:cs="Times New Roman"/>
              </w:rPr>
              <w:t>1</w:t>
            </w:r>
            <w:r w:rsidR="00045097">
              <w:rPr>
                <w:rFonts w:ascii="Times New Roman" w:eastAsia="Times New Roman" w:hAnsi="Times New Roman" w:cs="Times New Roman"/>
              </w:rPr>
              <w:t>67</w:t>
            </w:r>
          </w:p>
        </w:tc>
      </w:tr>
      <w:tr w:rsidR="0041259E" w:rsidRPr="00EB5FA5" w14:paraId="744D061F" w14:textId="77777777" w:rsidTr="0031239B">
        <w:trPr>
          <w:trHeight w:val="290"/>
        </w:trPr>
        <w:tc>
          <w:tcPr>
            <w:tcW w:w="1520" w:type="dxa"/>
            <w:tcBorders>
              <w:top w:val="nil"/>
              <w:left w:val="nil"/>
              <w:bottom w:val="nil"/>
              <w:right w:val="nil"/>
            </w:tcBorders>
            <w:shd w:val="clear" w:color="auto" w:fill="auto"/>
            <w:noWrap/>
            <w:vAlign w:val="bottom"/>
            <w:hideMark/>
          </w:tcPr>
          <w:p w14:paraId="69C6254A" w14:textId="6343ECDE"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101111</w:t>
            </w:r>
          </w:p>
        </w:tc>
        <w:tc>
          <w:tcPr>
            <w:tcW w:w="1450" w:type="dxa"/>
            <w:tcBorders>
              <w:top w:val="nil"/>
              <w:left w:val="nil"/>
              <w:bottom w:val="nil"/>
              <w:right w:val="nil"/>
            </w:tcBorders>
            <w:shd w:val="clear" w:color="auto" w:fill="auto"/>
            <w:noWrap/>
            <w:vAlign w:val="bottom"/>
            <w:hideMark/>
          </w:tcPr>
          <w:p w14:paraId="71917547" w14:textId="04635F11" w:rsidR="0041259E" w:rsidRPr="00EB5FA5" w:rsidRDefault="0041259E" w:rsidP="0031239B">
            <w:pPr>
              <w:jc w:val="center"/>
              <w:rPr>
                <w:rFonts w:ascii="Times New Roman" w:eastAsia="Times New Roman" w:hAnsi="Times New Roman" w:cs="Times New Roman"/>
              </w:rPr>
            </w:pPr>
            <w:r w:rsidRPr="00D760D9">
              <w:rPr>
                <w:rFonts w:ascii="Times New Roman" w:eastAsia="Times New Roman" w:hAnsi="Times New Roman" w:cs="Times New Roman"/>
              </w:rPr>
              <w:t>0.077</w:t>
            </w:r>
          </w:p>
        </w:tc>
      </w:tr>
      <w:tr w:rsidR="0041259E" w:rsidRPr="00EB5FA5" w14:paraId="723B62CD" w14:textId="77777777" w:rsidTr="0031239B">
        <w:trPr>
          <w:trHeight w:val="290"/>
        </w:trPr>
        <w:tc>
          <w:tcPr>
            <w:tcW w:w="1520" w:type="dxa"/>
            <w:tcBorders>
              <w:top w:val="nil"/>
              <w:left w:val="nil"/>
              <w:bottom w:val="nil"/>
              <w:right w:val="nil"/>
            </w:tcBorders>
            <w:shd w:val="clear" w:color="auto" w:fill="auto"/>
            <w:noWrap/>
            <w:vAlign w:val="bottom"/>
            <w:hideMark/>
          </w:tcPr>
          <w:p w14:paraId="49F0D1AA" w14:textId="7E323014" w:rsidR="0041259E" w:rsidRPr="00EB5FA5" w:rsidRDefault="0041259E" w:rsidP="0039015E">
            <w:pPr>
              <w:jc w:val="center"/>
              <w:rPr>
                <w:rFonts w:ascii="Times New Roman" w:eastAsia="Times New Roman" w:hAnsi="Times New Roman" w:cs="Times New Roman"/>
              </w:rPr>
            </w:pPr>
            <w:r w:rsidRPr="00D760D9">
              <w:rPr>
                <w:rFonts w:ascii="Times New Roman" w:eastAsia="Times New Roman" w:hAnsi="Times New Roman" w:cs="Times New Roman"/>
              </w:rPr>
              <w:t>111110</w:t>
            </w:r>
          </w:p>
        </w:tc>
        <w:tc>
          <w:tcPr>
            <w:tcW w:w="1450" w:type="dxa"/>
            <w:tcBorders>
              <w:top w:val="nil"/>
              <w:left w:val="nil"/>
              <w:bottom w:val="nil"/>
              <w:right w:val="nil"/>
            </w:tcBorders>
            <w:shd w:val="clear" w:color="auto" w:fill="auto"/>
            <w:noWrap/>
            <w:vAlign w:val="bottom"/>
            <w:hideMark/>
          </w:tcPr>
          <w:p w14:paraId="36A85115" w14:textId="7342C44C" w:rsidR="0041259E" w:rsidRPr="00EB5FA5" w:rsidRDefault="0041259E" w:rsidP="0031239B">
            <w:pPr>
              <w:jc w:val="center"/>
              <w:rPr>
                <w:rFonts w:ascii="Times New Roman" w:eastAsia="Times New Roman" w:hAnsi="Times New Roman" w:cs="Times New Roman"/>
              </w:rPr>
            </w:pPr>
            <w:r w:rsidRPr="00D760D9">
              <w:rPr>
                <w:rFonts w:ascii="Times New Roman" w:eastAsia="Times New Roman" w:hAnsi="Times New Roman" w:cs="Times New Roman"/>
              </w:rPr>
              <w:t>0.038</w:t>
            </w:r>
          </w:p>
        </w:tc>
      </w:tr>
    </w:tbl>
    <w:p w14:paraId="6B4A39F2" w14:textId="1BFB4646" w:rsidR="0046509A" w:rsidRDefault="00EB5FA5" w:rsidP="0046509A">
      <w:pPr>
        <w:rPr>
          <w:rFonts w:ascii="Times New Roman" w:hAnsi="Times New Roman" w:cs="Times New Roman"/>
          <w:b/>
        </w:rPr>
      </w:pPr>
      <w:r>
        <w:rPr>
          <w:rFonts w:ascii="Times New Roman" w:hAnsi="Times New Roman" w:cs="Times New Roman"/>
          <w:b/>
        </w:rPr>
        <w:br w:type="textWrapping" w:clear="all"/>
      </w:r>
    </w:p>
    <w:p w14:paraId="199DF346" w14:textId="77777777" w:rsidR="0046509A" w:rsidRDefault="0046509A" w:rsidP="0046509A">
      <w:pPr>
        <w:rPr>
          <w:rFonts w:ascii="Times New Roman" w:hAnsi="Times New Roman" w:cs="Times New Roman"/>
          <w:b/>
        </w:rPr>
      </w:pPr>
    </w:p>
    <w:p w14:paraId="53CED339" w14:textId="77777777" w:rsidR="0046509A" w:rsidRDefault="0046509A" w:rsidP="0046509A">
      <w:pPr>
        <w:rPr>
          <w:rFonts w:ascii="Times New Roman" w:hAnsi="Times New Roman" w:cs="Times New Roman"/>
        </w:rPr>
      </w:pPr>
      <w:r w:rsidRPr="00C4734C">
        <w:rPr>
          <w:rFonts w:ascii="Times New Roman" w:hAnsi="Times New Roman" w:cs="Times New Roman"/>
        </w:rPr>
        <w:t>Note:</w:t>
      </w:r>
      <w:r>
        <w:rPr>
          <w:rFonts w:ascii="Times New Roman" w:hAnsi="Times New Roman" w:cs="Times New Roman"/>
        </w:rPr>
        <w:t xml:space="preserve"> Grouping codes indicate assignment of each stem into group 0 or 1, where the six digits correspond to “sure,” “confident,” “certain,” “chance,” “likely” or “likelihood,” and “probability,” respectively.</w:t>
      </w:r>
    </w:p>
    <w:p w14:paraId="55691A4E" w14:textId="77777777" w:rsidR="0046509A" w:rsidRDefault="0046509A">
      <w:pPr>
        <w:rPr>
          <w:rFonts w:ascii="Times New Roman" w:hAnsi="Times New Roman" w:cs="Times New Roman"/>
        </w:rPr>
      </w:pPr>
      <w:r>
        <w:rPr>
          <w:rFonts w:ascii="Times New Roman" w:hAnsi="Times New Roman" w:cs="Times New Roman"/>
        </w:rPr>
        <w:br w:type="page"/>
      </w:r>
    </w:p>
    <w:p w14:paraId="26847646" w14:textId="1ED0E547" w:rsidR="0046509A" w:rsidRDefault="0046509A" w:rsidP="002F6143">
      <w:pPr>
        <w:rPr>
          <w:rFonts w:ascii="Times New Roman" w:hAnsi="Times New Roman" w:cs="Times New Roman"/>
          <w:b/>
        </w:rPr>
      </w:pPr>
      <w:r>
        <w:rPr>
          <w:rFonts w:ascii="Times New Roman" w:hAnsi="Times New Roman" w:cs="Times New Roman"/>
          <w:b/>
        </w:rPr>
        <w:lastRenderedPageBreak/>
        <w:t>Table 2B</w:t>
      </w:r>
      <w:r w:rsidR="002F6143">
        <w:rPr>
          <w:rFonts w:ascii="Times New Roman" w:hAnsi="Times New Roman" w:cs="Times New Roman"/>
          <w:b/>
        </w:rPr>
        <w:t xml:space="preserve">. </w:t>
      </w:r>
      <w:r>
        <w:rPr>
          <w:rFonts w:ascii="Times New Roman" w:hAnsi="Times New Roman" w:cs="Times New Roman"/>
          <w:b/>
        </w:rPr>
        <w:t xml:space="preserve">Results </w:t>
      </w:r>
      <w:r w:rsidR="002F6143">
        <w:rPr>
          <w:rFonts w:ascii="Times New Roman" w:hAnsi="Times New Roman" w:cs="Times New Roman"/>
          <w:b/>
        </w:rPr>
        <w:t xml:space="preserve">of Logistic Regression Model </w:t>
      </w:r>
      <w:r w:rsidR="003E42D6">
        <w:rPr>
          <w:rFonts w:ascii="Times New Roman" w:hAnsi="Times New Roman" w:cs="Times New Roman"/>
          <w:b/>
        </w:rPr>
        <w:t xml:space="preserve">Predicting Confidence Versus Likelihood Statements </w:t>
      </w:r>
      <w:r w:rsidR="002F6143">
        <w:rPr>
          <w:rFonts w:ascii="Times New Roman" w:hAnsi="Times New Roman" w:cs="Times New Roman"/>
          <w:b/>
        </w:rPr>
        <w:t xml:space="preserve">for </w:t>
      </w:r>
      <w:r>
        <w:rPr>
          <w:rFonts w:ascii="Times New Roman" w:hAnsi="Times New Roman" w:cs="Times New Roman"/>
          <w:b/>
        </w:rPr>
        <w:t xml:space="preserve">Study </w:t>
      </w:r>
      <w:r w:rsidR="002F6143">
        <w:rPr>
          <w:rFonts w:ascii="Times New Roman" w:hAnsi="Times New Roman" w:cs="Times New Roman"/>
          <w:b/>
        </w:rPr>
        <w:t>1</w:t>
      </w:r>
    </w:p>
    <w:p w14:paraId="78F433C4" w14:textId="77777777" w:rsidR="0046509A" w:rsidRDefault="0046509A" w:rsidP="002F6143">
      <w:pPr>
        <w:rPr>
          <w:rFonts w:ascii="Times New Roman" w:hAnsi="Times New Roman" w:cs="Times New Roman"/>
          <w:b/>
        </w:rPr>
      </w:pPr>
    </w:p>
    <w:p w14:paraId="4B72E295" w14:textId="4D3E495E" w:rsidR="0046509A" w:rsidRDefault="0046509A" w:rsidP="0046509A"/>
    <w:tbl>
      <w:tblPr>
        <w:tblW w:w="9376" w:type="dxa"/>
        <w:tblInd w:w="93" w:type="dxa"/>
        <w:tblLook w:val="04A0" w:firstRow="1" w:lastRow="0" w:firstColumn="1" w:lastColumn="0" w:noHBand="0" w:noVBand="1"/>
      </w:tblPr>
      <w:tblGrid>
        <w:gridCol w:w="1816"/>
        <w:gridCol w:w="3300"/>
        <w:gridCol w:w="1020"/>
        <w:gridCol w:w="1160"/>
        <w:gridCol w:w="1000"/>
        <w:gridCol w:w="1080"/>
      </w:tblGrid>
      <w:tr w:rsidR="00D760D9" w:rsidRPr="00D760D9" w14:paraId="2C8B7FBB" w14:textId="77777777" w:rsidTr="00B155DF">
        <w:trPr>
          <w:trHeight w:val="320"/>
        </w:trPr>
        <w:tc>
          <w:tcPr>
            <w:tcW w:w="1816" w:type="dxa"/>
            <w:tcBorders>
              <w:top w:val="nil"/>
              <w:left w:val="nil"/>
              <w:bottom w:val="nil"/>
              <w:right w:val="nil"/>
            </w:tcBorders>
            <w:shd w:val="clear" w:color="auto" w:fill="auto"/>
            <w:noWrap/>
            <w:vAlign w:val="bottom"/>
            <w:hideMark/>
          </w:tcPr>
          <w:p w14:paraId="384AF67C" w14:textId="77777777" w:rsidR="00D760D9" w:rsidRPr="00D760D9" w:rsidRDefault="00D760D9" w:rsidP="00D760D9">
            <w:pPr>
              <w:rPr>
                <w:rFonts w:ascii="Times New Roman" w:eastAsia="Times New Roman" w:hAnsi="Times New Roman" w:cs="Times New Roman"/>
                <w:color w:val="000000"/>
                <w:sz w:val="20"/>
                <w:szCs w:val="20"/>
              </w:rPr>
            </w:pPr>
          </w:p>
        </w:tc>
        <w:tc>
          <w:tcPr>
            <w:tcW w:w="3300" w:type="dxa"/>
            <w:tcBorders>
              <w:top w:val="nil"/>
              <w:left w:val="nil"/>
              <w:bottom w:val="nil"/>
              <w:right w:val="nil"/>
            </w:tcBorders>
            <w:shd w:val="clear" w:color="auto" w:fill="auto"/>
            <w:noWrap/>
            <w:vAlign w:val="bottom"/>
            <w:hideMark/>
          </w:tcPr>
          <w:p w14:paraId="2EDED13C" w14:textId="77777777" w:rsidR="00D760D9" w:rsidRPr="00D760D9" w:rsidRDefault="00D760D9" w:rsidP="00D760D9">
            <w:pPr>
              <w:rPr>
                <w:rFonts w:ascii="Times New Roman" w:eastAsia="Times New Roman" w:hAnsi="Times New Roman" w:cs="Times New Roman"/>
                <w:color w:val="000000"/>
                <w:sz w:val="20"/>
                <w:szCs w:val="20"/>
              </w:rPr>
            </w:pPr>
          </w:p>
        </w:tc>
        <w:tc>
          <w:tcPr>
            <w:tcW w:w="1020" w:type="dxa"/>
            <w:tcBorders>
              <w:top w:val="nil"/>
              <w:left w:val="nil"/>
              <w:bottom w:val="nil"/>
              <w:right w:val="nil"/>
            </w:tcBorders>
            <w:shd w:val="clear" w:color="auto" w:fill="auto"/>
            <w:noWrap/>
            <w:vAlign w:val="bottom"/>
            <w:hideMark/>
          </w:tcPr>
          <w:p w14:paraId="350DAAA3" w14:textId="3F9FA30F" w:rsidR="00D760D9" w:rsidRPr="00D760D9" w:rsidRDefault="005629ED" w:rsidP="00D760D9">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Average Marginal Effects</w:t>
            </w:r>
          </w:p>
        </w:tc>
        <w:tc>
          <w:tcPr>
            <w:tcW w:w="1160" w:type="dxa"/>
            <w:tcBorders>
              <w:top w:val="nil"/>
              <w:left w:val="nil"/>
              <w:bottom w:val="nil"/>
              <w:right w:val="nil"/>
            </w:tcBorders>
            <w:shd w:val="clear" w:color="auto" w:fill="auto"/>
            <w:noWrap/>
            <w:vAlign w:val="bottom"/>
            <w:hideMark/>
          </w:tcPr>
          <w:p w14:paraId="6857FFC3" w14:textId="77777777" w:rsidR="00D760D9" w:rsidRPr="00D760D9" w:rsidRDefault="00D760D9" w:rsidP="00D760D9">
            <w:pPr>
              <w:jc w:val="center"/>
              <w:rPr>
                <w:rFonts w:ascii="Times New Roman" w:eastAsia="Times New Roman" w:hAnsi="Times New Roman" w:cs="Times New Roman"/>
                <w:b/>
                <w:bCs/>
                <w:color w:val="000000"/>
                <w:sz w:val="20"/>
                <w:szCs w:val="20"/>
              </w:rPr>
            </w:pPr>
            <w:r w:rsidRPr="00D760D9">
              <w:rPr>
                <w:rFonts w:ascii="Times New Roman" w:eastAsia="Times New Roman" w:hAnsi="Times New Roman" w:cs="Times New Roman"/>
                <w:b/>
                <w:bCs/>
                <w:color w:val="000000"/>
                <w:sz w:val="20"/>
                <w:szCs w:val="20"/>
              </w:rPr>
              <w:t>Standard Error</w:t>
            </w:r>
          </w:p>
        </w:tc>
        <w:tc>
          <w:tcPr>
            <w:tcW w:w="1000" w:type="dxa"/>
            <w:tcBorders>
              <w:top w:val="nil"/>
              <w:left w:val="nil"/>
              <w:bottom w:val="nil"/>
              <w:right w:val="nil"/>
            </w:tcBorders>
            <w:shd w:val="clear" w:color="auto" w:fill="auto"/>
            <w:noWrap/>
            <w:vAlign w:val="bottom"/>
            <w:hideMark/>
          </w:tcPr>
          <w:p w14:paraId="12FBBFCC" w14:textId="77777777" w:rsidR="00D760D9" w:rsidRPr="00D760D9" w:rsidRDefault="00D760D9" w:rsidP="00D760D9">
            <w:pPr>
              <w:jc w:val="center"/>
              <w:rPr>
                <w:rFonts w:ascii="Times New Roman" w:eastAsia="Times New Roman" w:hAnsi="Times New Roman" w:cs="Times New Roman"/>
                <w:b/>
                <w:bCs/>
                <w:color w:val="000000"/>
                <w:sz w:val="20"/>
                <w:szCs w:val="20"/>
              </w:rPr>
            </w:pPr>
            <w:r w:rsidRPr="00D760D9">
              <w:rPr>
                <w:rFonts w:ascii="Times New Roman" w:eastAsia="Times New Roman" w:hAnsi="Times New Roman" w:cs="Times New Roman"/>
                <w:b/>
                <w:bCs/>
                <w:color w:val="000000"/>
                <w:sz w:val="20"/>
                <w:szCs w:val="20"/>
              </w:rPr>
              <w:t>z</w:t>
            </w:r>
          </w:p>
        </w:tc>
        <w:tc>
          <w:tcPr>
            <w:tcW w:w="1080" w:type="dxa"/>
            <w:tcBorders>
              <w:top w:val="nil"/>
              <w:left w:val="nil"/>
              <w:bottom w:val="nil"/>
              <w:right w:val="nil"/>
            </w:tcBorders>
            <w:shd w:val="clear" w:color="auto" w:fill="auto"/>
            <w:noWrap/>
            <w:vAlign w:val="bottom"/>
            <w:hideMark/>
          </w:tcPr>
          <w:p w14:paraId="5EF9B46C" w14:textId="77777777" w:rsidR="00D760D9" w:rsidRPr="00D760D9" w:rsidRDefault="00D760D9" w:rsidP="00D760D9">
            <w:pPr>
              <w:jc w:val="center"/>
              <w:rPr>
                <w:rFonts w:ascii="Times New Roman" w:eastAsia="Times New Roman" w:hAnsi="Times New Roman" w:cs="Times New Roman"/>
                <w:b/>
                <w:bCs/>
                <w:color w:val="000000"/>
                <w:sz w:val="20"/>
                <w:szCs w:val="20"/>
              </w:rPr>
            </w:pPr>
            <w:r w:rsidRPr="00D760D9">
              <w:rPr>
                <w:rFonts w:ascii="Times New Roman" w:eastAsia="Times New Roman" w:hAnsi="Times New Roman" w:cs="Times New Roman"/>
                <w:b/>
                <w:bCs/>
                <w:i/>
                <w:iCs/>
                <w:color w:val="000000"/>
                <w:sz w:val="20"/>
                <w:szCs w:val="20"/>
              </w:rPr>
              <w:t>p</w:t>
            </w:r>
            <w:r w:rsidRPr="00D760D9">
              <w:rPr>
                <w:rFonts w:ascii="Times New Roman" w:eastAsia="Times New Roman" w:hAnsi="Times New Roman" w:cs="Times New Roman"/>
                <w:b/>
                <w:bCs/>
                <w:color w:val="000000"/>
                <w:sz w:val="20"/>
                <w:szCs w:val="20"/>
              </w:rPr>
              <w:t>-value</w:t>
            </w:r>
          </w:p>
        </w:tc>
      </w:tr>
      <w:tr w:rsidR="00045097" w:rsidRPr="00D760D9" w14:paraId="316AA112" w14:textId="77777777" w:rsidTr="00045097">
        <w:trPr>
          <w:trHeight w:val="300"/>
        </w:trPr>
        <w:tc>
          <w:tcPr>
            <w:tcW w:w="1816" w:type="dxa"/>
            <w:tcBorders>
              <w:top w:val="single" w:sz="8" w:space="0" w:color="auto"/>
              <w:left w:val="nil"/>
              <w:bottom w:val="nil"/>
              <w:right w:val="nil"/>
            </w:tcBorders>
            <w:shd w:val="clear" w:color="auto" w:fill="auto"/>
            <w:noWrap/>
            <w:vAlign w:val="bottom"/>
            <w:hideMark/>
          </w:tcPr>
          <w:p w14:paraId="5951A5F1" w14:textId="77777777" w:rsidR="00045097" w:rsidRPr="00D760D9" w:rsidRDefault="00045097" w:rsidP="00045097">
            <w:pPr>
              <w:rPr>
                <w:rFonts w:ascii="Times New Roman" w:eastAsia="Times New Roman" w:hAnsi="Times New Roman" w:cs="Times New Roman"/>
                <w:color w:val="000000"/>
                <w:sz w:val="20"/>
                <w:szCs w:val="20"/>
              </w:rPr>
            </w:pPr>
            <w:proofErr w:type="spellStart"/>
            <w:r w:rsidRPr="00D760D9">
              <w:rPr>
                <w:rFonts w:ascii="Times New Roman" w:eastAsia="Times New Roman" w:hAnsi="Times New Roman" w:cs="Times New Roman"/>
                <w:color w:val="000000"/>
                <w:sz w:val="20"/>
                <w:szCs w:val="20"/>
              </w:rPr>
              <w:t>PerspectiveRelation</w:t>
            </w:r>
            <w:proofErr w:type="spellEnd"/>
          </w:p>
        </w:tc>
        <w:tc>
          <w:tcPr>
            <w:tcW w:w="3300" w:type="dxa"/>
            <w:tcBorders>
              <w:top w:val="single" w:sz="8" w:space="0" w:color="auto"/>
              <w:left w:val="nil"/>
              <w:bottom w:val="nil"/>
              <w:right w:val="nil"/>
            </w:tcBorders>
            <w:shd w:val="clear" w:color="auto" w:fill="auto"/>
            <w:noWrap/>
            <w:vAlign w:val="bottom"/>
            <w:hideMark/>
          </w:tcPr>
          <w:p w14:paraId="2C57E266"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1st Person</w:t>
            </w:r>
          </w:p>
        </w:tc>
        <w:tc>
          <w:tcPr>
            <w:tcW w:w="1020" w:type="dxa"/>
            <w:tcBorders>
              <w:top w:val="single" w:sz="8" w:space="0" w:color="auto"/>
              <w:left w:val="nil"/>
              <w:bottom w:val="nil"/>
              <w:right w:val="nil"/>
            </w:tcBorders>
            <w:shd w:val="clear" w:color="auto" w:fill="auto"/>
            <w:noWrap/>
            <w:vAlign w:val="bottom"/>
            <w:hideMark/>
          </w:tcPr>
          <w:p w14:paraId="42952059"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p>
        </w:tc>
        <w:tc>
          <w:tcPr>
            <w:tcW w:w="1160" w:type="dxa"/>
            <w:tcBorders>
              <w:top w:val="single" w:sz="8" w:space="0" w:color="auto"/>
              <w:left w:val="nil"/>
              <w:bottom w:val="nil"/>
              <w:right w:val="nil"/>
            </w:tcBorders>
            <w:shd w:val="clear" w:color="auto" w:fill="auto"/>
            <w:noWrap/>
            <w:vAlign w:val="bottom"/>
            <w:hideMark/>
          </w:tcPr>
          <w:p w14:paraId="6E06C022"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(base)</w:t>
            </w:r>
          </w:p>
        </w:tc>
        <w:tc>
          <w:tcPr>
            <w:tcW w:w="1000" w:type="dxa"/>
            <w:tcBorders>
              <w:top w:val="single" w:sz="8" w:space="0" w:color="auto"/>
              <w:left w:val="nil"/>
              <w:bottom w:val="nil"/>
              <w:right w:val="nil"/>
            </w:tcBorders>
            <w:shd w:val="clear" w:color="auto" w:fill="auto"/>
            <w:noWrap/>
            <w:vAlign w:val="bottom"/>
            <w:hideMark/>
          </w:tcPr>
          <w:p w14:paraId="1405D556"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c>
          <w:tcPr>
            <w:tcW w:w="1080" w:type="dxa"/>
            <w:tcBorders>
              <w:top w:val="single" w:sz="8" w:space="0" w:color="auto"/>
              <w:left w:val="nil"/>
              <w:bottom w:val="nil"/>
              <w:right w:val="nil"/>
            </w:tcBorders>
            <w:shd w:val="clear" w:color="auto" w:fill="auto"/>
            <w:noWrap/>
            <w:vAlign w:val="bottom"/>
            <w:hideMark/>
          </w:tcPr>
          <w:p w14:paraId="3ED5F6D2"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r>
      <w:tr w:rsidR="00045097" w:rsidRPr="00D760D9" w14:paraId="3E3C0992" w14:textId="77777777" w:rsidTr="00045097">
        <w:trPr>
          <w:trHeight w:val="300"/>
        </w:trPr>
        <w:tc>
          <w:tcPr>
            <w:tcW w:w="1816" w:type="dxa"/>
            <w:tcBorders>
              <w:top w:val="nil"/>
              <w:left w:val="nil"/>
              <w:bottom w:val="nil"/>
              <w:right w:val="nil"/>
            </w:tcBorders>
            <w:shd w:val="clear" w:color="auto" w:fill="auto"/>
            <w:noWrap/>
            <w:vAlign w:val="bottom"/>
            <w:hideMark/>
          </w:tcPr>
          <w:p w14:paraId="62B1EDA7" w14:textId="77777777" w:rsidR="00045097" w:rsidRPr="00D760D9" w:rsidRDefault="00045097" w:rsidP="00045097">
            <w:pPr>
              <w:rPr>
                <w:rFonts w:ascii="Times New Roman" w:eastAsia="Times New Roman" w:hAnsi="Times New Roman" w:cs="Times New Roman"/>
                <w:color w:val="000000"/>
                <w:sz w:val="20"/>
                <w:szCs w:val="20"/>
              </w:rPr>
            </w:pPr>
          </w:p>
        </w:tc>
        <w:tc>
          <w:tcPr>
            <w:tcW w:w="3300" w:type="dxa"/>
            <w:tcBorders>
              <w:top w:val="single" w:sz="4" w:space="0" w:color="auto"/>
              <w:left w:val="nil"/>
              <w:bottom w:val="single" w:sz="4" w:space="0" w:color="auto"/>
              <w:right w:val="nil"/>
            </w:tcBorders>
            <w:shd w:val="clear" w:color="auto" w:fill="auto"/>
            <w:noWrap/>
            <w:vAlign w:val="bottom"/>
            <w:hideMark/>
          </w:tcPr>
          <w:p w14:paraId="5EF70FC2"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Not 1st Person &amp; Distant Perspective</w:t>
            </w:r>
          </w:p>
        </w:tc>
        <w:tc>
          <w:tcPr>
            <w:tcW w:w="1020" w:type="dxa"/>
            <w:tcBorders>
              <w:top w:val="single" w:sz="4" w:space="0" w:color="auto"/>
              <w:left w:val="nil"/>
              <w:bottom w:val="single" w:sz="4" w:space="0" w:color="auto"/>
              <w:right w:val="nil"/>
            </w:tcBorders>
            <w:shd w:val="clear" w:color="auto" w:fill="auto"/>
            <w:noWrap/>
            <w:vAlign w:val="bottom"/>
            <w:hideMark/>
          </w:tcPr>
          <w:p w14:paraId="47247B7D" w14:textId="6C23B1C3"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w:t>
            </w:r>
            <w:r>
              <w:rPr>
                <w:rFonts w:ascii="Times New Roman" w:eastAsia="Times New Roman" w:hAnsi="Times New Roman" w:cs="Times New Roman"/>
                <w:color w:val="000000"/>
                <w:sz w:val="20"/>
                <w:szCs w:val="20"/>
              </w:rPr>
              <w:t>64</w:t>
            </w:r>
          </w:p>
        </w:tc>
        <w:tc>
          <w:tcPr>
            <w:tcW w:w="1160" w:type="dxa"/>
            <w:tcBorders>
              <w:top w:val="single" w:sz="4" w:space="0" w:color="auto"/>
              <w:left w:val="nil"/>
              <w:bottom w:val="single" w:sz="4" w:space="0" w:color="auto"/>
              <w:right w:val="nil"/>
            </w:tcBorders>
            <w:shd w:val="clear" w:color="auto" w:fill="auto"/>
            <w:noWrap/>
            <w:vAlign w:val="bottom"/>
            <w:hideMark/>
          </w:tcPr>
          <w:p w14:paraId="5DA24778"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0.034</w:t>
            </w:r>
          </w:p>
        </w:tc>
        <w:tc>
          <w:tcPr>
            <w:tcW w:w="1000" w:type="dxa"/>
            <w:tcBorders>
              <w:top w:val="single" w:sz="4" w:space="0" w:color="auto"/>
              <w:left w:val="nil"/>
              <w:bottom w:val="single" w:sz="4" w:space="0" w:color="auto"/>
              <w:right w:val="nil"/>
            </w:tcBorders>
            <w:shd w:val="clear" w:color="auto" w:fill="auto"/>
            <w:noWrap/>
            <w:vAlign w:val="bottom"/>
            <w:hideMark/>
          </w:tcPr>
          <w:p w14:paraId="359CB75D" w14:textId="3067819F"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90</w:t>
            </w:r>
          </w:p>
        </w:tc>
        <w:tc>
          <w:tcPr>
            <w:tcW w:w="1080" w:type="dxa"/>
            <w:tcBorders>
              <w:top w:val="single" w:sz="4" w:space="0" w:color="auto"/>
              <w:left w:val="nil"/>
              <w:bottom w:val="single" w:sz="4" w:space="0" w:color="auto"/>
              <w:right w:val="nil"/>
            </w:tcBorders>
            <w:shd w:val="clear" w:color="auto" w:fill="auto"/>
            <w:noWrap/>
            <w:vAlign w:val="bottom"/>
            <w:hideMark/>
          </w:tcPr>
          <w:p w14:paraId="58332C6C" w14:textId="0DE48D4D"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w:t>
            </w:r>
            <w:r>
              <w:rPr>
                <w:rFonts w:ascii="Times New Roman" w:eastAsia="Times New Roman" w:hAnsi="Times New Roman" w:cs="Times New Roman"/>
                <w:color w:val="000000"/>
                <w:sz w:val="20"/>
                <w:szCs w:val="20"/>
              </w:rPr>
              <w:t>57</w:t>
            </w:r>
          </w:p>
        </w:tc>
      </w:tr>
      <w:tr w:rsidR="00045097" w:rsidRPr="00D760D9" w14:paraId="2699FC5A" w14:textId="77777777" w:rsidTr="00045097">
        <w:trPr>
          <w:trHeight w:val="300"/>
        </w:trPr>
        <w:tc>
          <w:tcPr>
            <w:tcW w:w="1816" w:type="dxa"/>
            <w:tcBorders>
              <w:top w:val="nil"/>
              <w:left w:val="nil"/>
              <w:bottom w:val="nil"/>
              <w:right w:val="nil"/>
            </w:tcBorders>
            <w:shd w:val="clear" w:color="auto" w:fill="auto"/>
            <w:noWrap/>
            <w:vAlign w:val="bottom"/>
            <w:hideMark/>
          </w:tcPr>
          <w:p w14:paraId="2047F3D1" w14:textId="77777777" w:rsidR="00045097" w:rsidRPr="00D760D9" w:rsidRDefault="00045097" w:rsidP="00045097">
            <w:pPr>
              <w:rPr>
                <w:rFonts w:ascii="Times New Roman" w:eastAsia="Times New Roman" w:hAnsi="Times New Roman" w:cs="Times New Roman"/>
                <w:color w:val="000000"/>
                <w:sz w:val="20"/>
                <w:szCs w:val="20"/>
              </w:rPr>
            </w:pPr>
          </w:p>
        </w:tc>
        <w:tc>
          <w:tcPr>
            <w:tcW w:w="3300" w:type="dxa"/>
            <w:tcBorders>
              <w:top w:val="nil"/>
              <w:left w:val="nil"/>
              <w:bottom w:val="single" w:sz="4" w:space="0" w:color="auto"/>
              <w:right w:val="nil"/>
            </w:tcBorders>
            <w:shd w:val="clear" w:color="auto" w:fill="auto"/>
            <w:noWrap/>
            <w:vAlign w:val="bottom"/>
            <w:hideMark/>
          </w:tcPr>
          <w:p w14:paraId="0361613C"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Not 1st Person &amp; Close Perspective</w:t>
            </w:r>
          </w:p>
        </w:tc>
        <w:tc>
          <w:tcPr>
            <w:tcW w:w="1020" w:type="dxa"/>
            <w:tcBorders>
              <w:top w:val="nil"/>
              <w:left w:val="nil"/>
              <w:bottom w:val="single" w:sz="4" w:space="0" w:color="auto"/>
              <w:right w:val="nil"/>
            </w:tcBorders>
            <w:shd w:val="clear" w:color="auto" w:fill="auto"/>
            <w:noWrap/>
            <w:vAlign w:val="bottom"/>
            <w:hideMark/>
          </w:tcPr>
          <w:p w14:paraId="49DBF923" w14:textId="06BF66F4"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0.1</w:t>
            </w:r>
            <w:r>
              <w:rPr>
                <w:rFonts w:ascii="Times New Roman" w:eastAsia="Times New Roman" w:hAnsi="Times New Roman" w:cs="Times New Roman"/>
                <w:color w:val="000000"/>
                <w:sz w:val="20"/>
                <w:szCs w:val="20"/>
              </w:rPr>
              <w:t>87</w:t>
            </w:r>
          </w:p>
        </w:tc>
        <w:tc>
          <w:tcPr>
            <w:tcW w:w="1160" w:type="dxa"/>
            <w:tcBorders>
              <w:top w:val="nil"/>
              <w:left w:val="nil"/>
              <w:bottom w:val="single" w:sz="4" w:space="0" w:color="auto"/>
              <w:right w:val="nil"/>
            </w:tcBorders>
            <w:shd w:val="clear" w:color="auto" w:fill="auto"/>
            <w:noWrap/>
            <w:vAlign w:val="bottom"/>
            <w:hideMark/>
          </w:tcPr>
          <w:p w14:paraId="16F1925A"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0.122</w:t>
            </w:r>
          </w:p>
        </w:tc>
        <w:tc>
          <w:tcPr>
            <w:tcW w:w="1000" w:type="dxa"/>
            <w:tcBorders>
              <w:top w:val="nil"/>
              <w:left w:val="nil"/>
              <w:bottom w:val="single" w:sz="4" w:space="0" w:color="auto"/>
              <w:right w:val="nil"/>
            </w:tcBorders>
            <w:shd w:val="clear" w:color="auto" w:fill="auto"/>
            <w:noWrap/>
            <w:vAlign w:val="bottom"/>
            <w:hideMark/>
          </w:tcPr>
          <w:p w14:paraId="4C8849FB" w14:textId="77DD5B2E"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53</w:t>
            </w:r>
          </w:p>
        </w:tc>
        <w:tc>
          <w:tcPr>
            <w:tcW w:w="1080" w:type="dxa"/>
            <w:tcBorders>
              <w:top w:val="nil"/>
              <w:left w:val="nil"/>
              <w:bottom w:val="single" w:sz="4" w:space="0" w:color="auto"/>
              <w:right w:val="nil"/>
            </w:tcBorders>
            <w:shd w:val="clear" w:color="auto" w:fill="auto"/>
            <w:noWrap/>
            <w:vAlign w:val="bottom"/>
            <w:hideMark/>
          </w:tcPr>
          <w:p w14:paraId="238B005F" w14:textId="01FFEAED"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0.1</w:t>
            </w:r>
            <w:r>
              <w:rPr>
                <w:rFonts w:ascii="Times New Roman" w:eastAsia="Times New Roman" w:hAnsi="Times New Roman" w:cs="Times New Roman"/>
                <w:color w:val="000000"/>
                <w:sz w:val="20"/>
                <w:szCs w:val="20"/>
              </w:rPr>
              <w:t>2</w:t>
            </w:r>
            <w:r w:rsidRPr="00D760D9">
              <w:rPr>
                <w:rFonts w:ascii="Times New Roman" w:eastAsia="Times New Roman" w:hAnsi="Times New Roman" w:cs="Times New Roman"/>
                <w:color w:val="000000"/>
                <w:sz w:val="20"/>
                <w:szCs w:val="20"/>
              </w:rPr>
              <w:t>5</w:t>
            </w:r>
          </w:p>
        </w:tc>
      </w:tr>
      <w:tr w:rsidR="00045097" w:rsidRPr="00D760D9" w14:paraId="777C1335" w14:textId="77777777" w:rsidTr="00045097">
        <w:trPr>
          <w:trHeight w:val="320"/>
        </w:trPr>
        <w:tc>
          <w:tcPr>
            <w:tcW w:w="1816" w:type="dxa"/>
            <w:tcBorders>
              <w:top w:val="nil"/>
              <w:left w:val="nil"/>
              <w:bottom w:val="nil"/>
              <w:right w:val="nil"/>
            </w:tcBorders>
            <w:shd w:val="clear" w:color="auto" w:fill="auto"/>
            <w:noWrap/>
            <w:vAlign w:val="bottom"/>
            <w:hideMark/>
          </w:tcPr>
          <w:p w14:paraId="7C72D93D" w14:textId="77777777" w:rsidR="00045097" w:rsidRPr="00D760D9" w:rsidRDefault="00045097" w:rsidP="00045097">
            <w:pPr>
              <w:rPr>
                <w:rFonts w:ascii="Times New Roman" w:eastAsia="Times New Roman" w:hAnsi="Times New Roman" w:cs="Times New Roman"/>
                <w:color w:val="000000"/>
                <w:sz w:val="20"/>
                <w:szCs w:val="20"/>
              </w:rPr>
            </w:pPr>
          </w:p>
        </w:tc>
        <w:tc>
          <w:tcPr>
            <w:tcW w:w="3300" w:type="dxa"/>
            <w:tcBorders>
              <w:top w:val="nil"/>
              <w:left w:val="nil"/>
              <w:bottom w:val="nil"/>
              <w:right w:val="nil"/>
            </w:tcBorders>
            <w:shd w:val="clear" w:color="auto" w:fill="auto"/>
            <w:noWrap/>
            <w:vAlign w:val="bottom"/>
            <w:hideMark/>
          </w:tcPr>
          <w:p w14:paraId="5D05037A"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xml:space="preserve">Not 1st Person &amp; Relation </w:t>
            </w:r>
            <w:proofErr w:type="spellStart"/>
            <w:r w:rsidRPr="00D760D9">
              <w:rPr>
                <w:rFonts w:ascii="Times New Roman" w:eastAsia="Times New Roman" w:hAnsi="Times New Roman" w:cs="Times New Roman"/>
                <w:color w:val="000000"/>
                <w:sz w:val="20"/>
                <w:szCs w:val="20"/>
              </w:rPr>
              <w:t>Uncodeable</w:t>
            </w:r>
            <w:proofErr w:type="spellEnd"/>
          </w:p>
        </w:tc>
        <w:tc>
          <w:tcPr>
            <w:tcW w:w="1020" w:type="dxa"/>
            <w:tcBorders>
              <w:top w:val="nil"/>
              <w:left w:val="nil"/>
              <w:bottom w:val="nil"/>
              <w:right w:val="nil"/>
            </w:tcBorders>
            <w:shd w:val="clear" w:color="auto" w:fill="auto"/>
            <w:noWrap/>
            <w:vAlign w:val="bottom"/>
            <w:hideMark/>
          </w:tcPr>
          <w:p w14:paraId="24634526" w14:textId="599BBE0F"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0</w:t>
            </w:r>
            <w:r w:rsidR="00E33B75">
              <w:rPr>
                <w:rFonts w:ascii="Times New Roman" w:eastAsia="Times New Roman" w:hAnsi="Times New Roman" w:cs="Times New Roman"/>
                <w:color w:val="000000"/>
                <w:sz w:val="20"/>
                <w:szCs w:val="20"/>
              </w:rPr>
              <w:t>25</w:t>
            </w:r>
          </w:p>
        </w:tc>
        <w:tc>
          <w:tcPr>
            <w:tcW w:w="1160" w:type="dxa"/>
            <w:tcBorders>
              <w:top w:val="nil"/>
              <w:left w:val="nil"/>
              <w:bottom w:val="nil"/>
              <w:right w:val="nil"/>
            </w:tcBorders>
            <w:shd w:val="clear" w:color="auto" w:fill="auto"/>
            <w:noWrap/>
            <w:vAlign w:val="bottom"/>
            <w:hideMark/>
          </w:tcPr>
          <w:p w14:paraId="0F6096E1" w14:textId="46D73E75"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06</w:t>
            </w:r>
            <w:r w:rsidR="00E33B75">
              <w:rPr>
                <w:rFonts w:ascii="Times New Roman" w:eastAsia="Times New Roman" w:hAnsi="Times New Roman" w:cs="Times New Roman"/>
                <w:color w:val="000000"/>
                <w:sz w:val="20"/>
                <w:szCs w:val="20"/>
              </w:rPr>
              <w:t>5</w:t>
            </w:r>
          </w:p>
        </w:tc>
        <w:tc>
          <w:tcPr>
            <w:tcW w:w="1000" w:type="dxa"/>
            <w:tcBorders>
              <w:top w:val="nil"/>
              <w:left w:val="nil"/>
              <w:bottom w:val="nil"/>
              <w:right w:val="nil"/>
            </w:tcBorders>
            <w:shd w:val="clear" w:color="auto" w:fill="auto"/>
            <w:noWrap/>
            <w:vAlign w:val="bottom"/>
            <w:hideMark/>
          </w:tcPr>
          <w:p w14:paraId="0788E193" w14:textId="4A83F5C1"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Pr>
                <w:rFonts w:ascii="Times New Roman" w:eastAsia="Times New Roman" w:hAnsi="Times New Roman" w:cs="Times New Roman"/>
                <w:color w:val="000000"/>
                <w:sz w:val="20"/>
                <w:szCs w:val="20"/>
              </w:rPr>
              <w:t>38</w:t>
            </w:r>
          </w:p>
        </w:tc>
        <w:tc>
          <w:tcPr>
            <w:tcW w:w="1080" w:type="dxa"/>
            <w:tcBorders>
              <w:top w:val="nil"/>
              <w:left w:val="nil"/>
              <w:bottom w:val="nil"/>
              <w:right w:val="nil"/>
            </w:tcBorders>
            <w:shd w:val="clear" w:color="auto" w:fill="auto"/>
            <w:noWrap/>
            <w:vAlign w:val="bottom"/>
            <w:hideMark/>
          </w:tcPr>
          <w:p w14:paraId="294281D8" w14:textId="4377D27E"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7</w:t>
            </w:r>
            <w:r w:rsidR="00E33B75">
              <w:rPr>
                <w:rFonts w:ascii="Times New Roman" w:eastAsia="Times New Roman" w:hAnsi="Times New Roman" w:cs="Times New Roman"/>
                <w:color w:val="000000"/>
                <w:sz w:val="20"/>
                <w:szCs w:val="20"/>
              </w:rPr>
              <w:t>02</w:t>
            </w:r>
          </w:p>
        </w:tc>
      </w:tr>
      <w:tr w:rsidR="00045097" w:rsidRPr="00D760D9" w14:paraId="278B9B18" w14:textId="77777777" w:rsidTr="00045097">
        <w:trPr>
          <w:trHeight w:val="300"/>
        </w:trPr>
        <w:tc>
          <w:tcPr>
            <w:tcW w:w="1816" w:type="dxa"/>
            <w:tcBorders>
              <w:top w:val="single" w:sz="8" w:space="0" w:color="auto"/>
              <w:left w:val="nil"/>
              <w:bottom w:val="nil"/>
              <w:right w:val="nil"/>
            </w:tcBorders>
            <w:shd w:val="clear" w:color="auto" w:fill="auto"/>
            <w:noWrap/>
            <w:vAlign w:val="bottom"/>
            <w:hideMark/>
          </w:tcPr>
          <w:p w14:paraId="65A27E06"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Control</w:t>
            </w:r>
          </w:p>
        </w:tc>
        <w:tc>
          <w:tcPr>
            <w:tcW w:w="3300" w:type="dxa"/>
            <w:tcBorders>
              <w:top w:val="single" w:sz="8" w:space="0" w:color="auto"/>
              <w:left w:val="nil"/>
              <w:bottom w:val="nil"/>
              <w:right w:val="nil"/>
            </w:tcBorders>
            <w:shd w:val="clear" w:color="auto" w:fill="auto"/>
            <w:noWrap/>
            <w:vAlign w:val="bottom"/>
            <w:hideMark/>
          </w:tcPr>
          <w:p w14:paraId="25C9A4BE"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No  Control</w:t>
            </w:r>
          </w:p>
        </w:tc>
        <w:tc>
          <w:tcPr>
            <w:tcW w:w="1020" w:type="dxa"/>
            <w:tcBorders>
              <w:top w:val="single" w:sz="8" w:space="0" w:color="auto"/>
              <w:left w:val="nil"/>
              <w:bottom w:val="nil"/>
              <w:right w:val="nil"/>
            </w:tcBorders>
            <w:shd w:val="clear" w:color="auto" w:fill="auto"/>
            <w:noWrap/>
            <w:vAlign w:val="bottom"/>
            <w:hideMark/>
          </w:tcPr>
          <w:p w14:paraId="43C1CA77"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p>
        </w:tc>
        <w:tc>
          <w:tcPr>
            <w:tcW w:w="1160" w:type="dxa"/>
            <w:tcBorders>
              <w:top w:val="single" w:sz="8" w:space="0" w:color="auto"/>
              <w:left w:val="nil"/>
              <w:bottom w:val="nil"/>
              <w:right w:val="nil"/>
            </w:tcBorders>
            <w:shd w:val="clear" w:color="auto" w:fill="auto"/>
            <w:noWrap/>
            <w:vAlign w:val="bottom"/>
            <w:hideMark/>
          </w:tcPr>
          <w:p w14:paraId="7C810EF8"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(base)</w:t>
            </w:r>
          </w:p>
        </w:tc>
        <w:tc>
          <w:tcPr>
            <w:tcW w:w="1000" w:type="dxa"/>
            <w:tcBorders>
              <w:top w:val="single" w:sz="8" w:space="0" w:color="auto"/>
              <w:left w:val="nil"/>
              <w:bottom w:val="nil"/>
              <w:right w:val="nil"/>
            </w:tcBorders>
            <w:shd w:val="clear" w:color="auto" w:fill="auto"/>
            <w:noWrap/>
            <w:vAlign w:val="bottom"/>
            <w:hideMark/>
          </w:tcPr>
          <w:p w14:paraId="7E2834D4"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c>
          <w:tcPr>
            <w:tcW w:w="1080" w:type="dxa"/>
            <w:tcBorders>
              <w:top w:val="single" w:sz="8" w:space="0" w:color="auto"/>
              <w:left w:val="nil"/>
              <w:bottom w:val="nil"/>
              <w:right w:val="nil"/>
            </w:tcBorders>
            <w:shd w:val="clear" w:color="auto" w:fill="auto"/>
            <w:noWrap/>
            <w:vAlign w:val="bottom"/>
            <w:hideMark/>
          </w:tcPr>
          <w:p w14:paraId="677FA937"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r>
      <w:tr w:rsidR="00045097" w:rsidRPr="00D760D9" w14:paraId="271595DD" w14:textId="77777777" w:rsidTr="00045097">
        <w:trPr>
          <w:trHeight w:val="300"/>
        </w:trPr>
        <w:tc>
          <w:tcPr>
            <w:tcW w:w="1816" w:type="dxa"/>
            <w:tcBorders>
              <w:top w:val="nil"/>
              <w:left w:val="nil"/>
              <w:bottom w:val="nil"/>
              <w:right w:val="nil"/>
            </w:tcBorders>
            <w:shd w:val="clear" w:color="auto" w:fill="auto"/>
            <w:noWrap/>
            <w:vAlign w:val="bottom"/>
            <w:hideMark/>
          </w:tcPr>
          <w:p w14:paraId="31C9A1B7" w14:textId="77777777" w:rsidR="00045097" w:rsidRPr="00D760D9" w:rsidRDefault="00045097" w:rsidP="00045097">
            <w:pPr>
              <w:rPr>
                <w:rFonts w:ascii="Times New Roman" w:eastAsia="Times New Roman" w:hAnsi="Times New Roman" w:cs="Times New Roman"/>
                <w:color w:val="000000"/>
                <w:sz w:val="20"/>
                <w:szCs w:val="20"/>
              </w:rPr>
            </w:pPr>
          </w:p>
        </w:tc>
        <w:tc>
          <w:tcPr>
            <w:tcW w:w="3300" w:type="dxa"/>
            <w:tcBorders>
              <w:top w:val="single" w:sz="4" w:space="0" w:color="auto"/>
              <w:left w:val="nil"/>
              <w:bottom w:val="single" w:sz="4" w:space="0" w:color="auto"/>
              <w:right w:val="nil"/>
            </w:tcBorders>
            <w:shd w:val="clear" w:color="auto" w:fill="auto"/>
            <w:noWrap/>
            <w:vAlign w:val="bottom"/>
            <w:hideMark/>
          </w:tcPr>
          <w:p w14:paraId="1F4DB396"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Influence</w:t>
            </w:r>
          </w:p>
        </w:tc>
        <w:tc>
          <w:tcPr>
            <w:tcW w:w="1020" w:type="dxa"/>
            <w:tcBorders>
              <w:top w:val="single" w:sz="4" w:space="0" w:color="auto"/>
              <w:left w:val="nil"/>
              <w:bottom w:val="single" w:sz="4" w:space="0" w:color="auto"/>
              <w:right w:val="nil"/>
            </w:tcBorders>
            <w:shd w:val="clear" w:color="auto" w:fill="auto"/>
            <w:noWrap/>
            <w:vAlign w:val="bottom"/>
            <w:hideMark/>
          </w:tcPr>
          <w:p w14:paraId="02EF4DA0" w14:textId="0916F18B"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4</w:t>
            </w:r>
            <w:r w:rsidR="00E33B75">
              <w:rPr>
                <w:rFonts w:ascii="Times New Roman" w:eastAsia="Times New Roman" w:hAnsi="Times New Roman" w:cs="Times New Roman"/>
                <w:color w:val="000000"/>
                <w:sz w:val="20"/>
                <w:szCs w:val="20"/>
              </w:rPr>
              <w:t>34</w:t>
            </w:r>
          </w:p>
        </w:tc>
        <w:tc>
          <w:tcPr>
            <w:tcW w:w="1160" w:type="dxa"/>
            <w:tcBorders>
              <w:top w:val="single" w:sz="4" w:space="0" w:color="auto"/>
              <w:left w:val="nil"/>
              <w:bottom w:val="single" w:sz="4" w:space="0" w:color="auto"/>
              <w:right w:val="nil"/>
            </w:tcBorders>
            <w:shd w:val="clear" w:color="auto" w:fill="auto"/>
            <w:noWrap/>
            <w:vAlign w:val="bottom"/>
            <w:hideMark/>
          </w:tcPr>
          <w:p w14:paraId="31819538"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0.045</w:t>
            </w:r>
          </w:p>
        </w:tc>
        <w:tc>
          <w:tcPr>
            <w:tcW w:w="1000" w:type="dxa"/>
            <w:tcBorders>
              <w:top w:val="single" w:sz="4" w:space="0" w:color="auto"/>
              <w:left w:val="nil"/>
              <w:bottom w:val="single" w:sz="4" w:space="0" w:color="auto"/>
              <w:right w:val="nil"/>
            </w:tcBorders>
            <w:shd w:val="clear" w:color="auto" w:fill="auto"/>
            <w:noWrap/>
            <w:vAlign w:val="bottom"/>
            <w:hideMark/>
          </w:tcPr>
          <w:p w14:paraId="5346519F" w14:textId="503D157F"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9.</w:t>
            </w:r>
            <w:r w:rsidR="00E33B75">
              <w:rPr>
                <w:rFonts w:ascii="Times New Roman" w:eastAsia="Times New Roman" w:hAnsi="Times New Roman" w:cs="Times New Roman"/>
                <w:color w:val="000000"/>
                <w:sz w:val="20"/>
                <w:szCs w:val="20"/>
              </w:rPr>
              <w:t>57</w:t>
            </w:r>
          </w:p>
        </w:tc>
        <w:tc>
          <w:tcPr>
            <w:tcW w:w="1080" w:type="dxa"/>
            <w:tcBorders>
              <w:top w:val="single" w:sz="4" w:space="0" w:color="auto"/>
              <w:left w:val="nil"/>
              <w:bottom w:val="single" w:sz="4" w:space="0" w:color="auto"/>
              <w:right w:val="nil"/>
            </w:tcBorders>
            <w:shd w:val="clear" w:color="auto" w:fill="auto"/>
            <w:noWrap/>
            <w:vAlign w:val="bottom"/>
            <w:hideMark/>
          </w:tcPr>
          <w:p w14:paraId="4BB62E28"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0.000</w:t>
            </w:r>
          </w:p>
        </w:tc>
      </w:tr>
      <w:tr w:rsidR="00045097" w:rsidRPr="00D760D9" w14:paraId="62C7E6C2" w14:textId="77777777" w:rsidTr="00045097">
        <w:trPr>
          <w:trHeight w:val="320"/>
        </w:trPr>
        <w:tc>
          <w:tcPr>
            <w:tcW w:w="1816" w:type="dxa"/>
            <w:tcBorders>
              <w:top w:val="nil"/>
              <w:left w:val="nil"/>
              <w:bottom w:val="nil"/>
              <w:right w:val="nil"/>
            </w:tcBorders>
            <w:shd w:val="clear" w:color="auto" w:fill="auto"/>
            <w:noWrap/>
            <w:vAlign w:val="bottom"/>
            <w:hideMark/>
          </w:tcPr>
          <w:p w14:paraId="02231741" w14:textId="77777777" w:rsidR="00045097" w:rsidRPr="00D760D9" w:rsidRDefault="00045097" w:rsidP="00045097">
            <w:pPr>
              <w:rPr>
                <w:rFonts w:ascii="Times New Roman" w:eastAsia="Times New Roman" w:hAnsi="Times New Roman" w:cs="Times New Roman"/>
                <w:color w:val="000000"/>
                <w:sz w:val="20"/>
                <w:szCs w:val="20"/>
              </w:rPr>
            </w:pPr>
          </w:p>
        </w:tc>
        <w:tc>
          <w:tcPr>
            <w:tcW w:w="3300" w:type="dxa"/>
            <w:tcBorders>
              <w:top w:val="nil"/>
              <w:left w:val="nil"/>
              <w:bottom w:val="nil"/>
              <w:right w:val="nil"/>
            </w:tcBorders>
            <w:shd w:val="clear" w:color="auto" w:fill="auto"/>
            <w:noWrap/>
            <w:vAlign w:val="bottom"/>
            <w:hideMark/>
          </w:tcPr>
          <w:p w14:paraId="173FD588"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Bring About</w:t>
            </w:r>
          </w:p>
        </w:tc>
        <w:tc>
          <w:tcPr>
            <w:tcW w:w="1020" w:type="dxa"/>
            <w:tcBorders>
              <w:top w:val="nil"/>
              <w:left w:val="nil"/>
              <w:bottom w:val="nil"/>
              <w:right w:val="nil"/>
            </w:tcBorders>
            <w:shd w:val="clear" w:color="auto" w:fill="auto"/>
            <w:noWrap/>
            <w:vAlign w:val="bottom"/>
            <w:hideMark/>
          </w:tcPr>
          <w:p w14:paraId="06EF8FBD" w14:textId="526E8539"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24</w:t>
            </w:r>
            <w:r w:rsidR="00E33B75">
              <w:rPr>
                <w:rFonts w:ascii="Times New Roman" w:eastAsia="Times New Roman" w:hAnsi="Times New Roman" w:cs="Times New Roman"/>
                <w:color w:val="000000"/>
                <w:sz w:val="20"/>
                <w:szCs w:val="20"/>
              </w:rPr>
              <w:t>3</w:t>
            </w:r>
          </w:p>
        </w:tc>
        <w:tc>
          <w:tcPr>
            <w:tcW w:w="1160" w:type="dxa"/>
            <w:tcBorders>
              <w:top w:val="nil"/>
              <w:left w:val="nil"/>
              <w:bottom w:val="nil"/>
              <w:right w:val="nil"/>
            </w:tcBorders>
            <w:shd w:val="clear" w:color="auto" w:fill="auto"/>
            <w:noWrap/>
            <w:vAlign w:val="bottom"/>
            <w:hideMark/>
          </w:tcPr>
          <w:p w14:paraId="2F69FB29" w14:textId="74F9BE9C"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07</w:t>
            </w:r>
            <w:r w:rsidR="00E33B75">
              <w:rPr>
                <w:rFonts w:ascii="Times New Roman" w:eastAsia="Times New Roman" w:hAnsi="Times New Roman" w:cs="Times New Roman"/>
                <w:color w:val="000000"/>
                <w:sz w:val="20"/>
                <w:szCs w:val="20"/>
              </w:rPr>
              <w:t>8</w:t>
            </w:r>
          </w:p>
        </w:tc>
        <w:tc>
          <w:tcPr>
            <w:tcW w:w="1000" w:type="dxa"/>
            <w:tcBorders>
              <w:top w:val="nil"/>
              <w:left w:val="nil"/>
              <w:bottom w:val="nil"/>
              <w:right w:val="nil"/>
            </w:tcBorders>
            <w:shd w:val="clear" w:color="auto" w:fill="auto"/>
            <w:noWrap/>
            <w:vAlign w:val="bottom"/>
            <w:hideMark/>
          </w:tcPr>
          <w:p w14:paraId="0FD521E6"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3.12</w:t>
            </w:r>
          </w:p>
        </w:tc>
        <w:tc>
          <w:tcPr>
            <w:tcW w:w="1080" w:type="dxa"/>
            <w:tcBorders>
              <w:top w:val="nil"/>
              <w:left w:val="nil"/>
              <w:bottom w:val="nil"/>
              <w:right w:val="nil"/>
            </w:tcBorders>
            <w:shd w:val="clear" w:color="auto" w:fill="auto"/>
            <w:noWrap/>
            <w:vAlign w:val="bottom"/>
            <w:hideMark/>
          </w:tcPr>
          <w:p w14:paraId="7E822B66"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0.002</w:t>
            </w:r>
          </w:p>
        </w:tc>
      </w:tr>
      <w:tr w:rsidR="00045097" w:rsidRPr="00D760D9" w14:paraId="6116D4DC" w14:textId="77777777" w:rsidTr="00045097">
        <w:trPr>
          <w:trHeight w:val="300"/>
        </w:trPr>
        <w:tc>
          <w:tcPr>
            <w:tcW w:w="1816" w:type="dxa"/>
            <w:tcBorders>
              <w:top w:val="single" w:sz="8" w:space="0" w:color="auto"/>
              <w:left w:val="nil"/>
              <w:bottom w:val="nil"/>
              <w:right w:val="nil"/>
            </w:tcBorders>
            <w:shd w:val="clear" w:color="auto" w:fill="auto"/>
            <w:noWrap/>
            <w:vAlign w:val="bottom"/>
            <w:hideMark/>
          </w:tcPr>
          <w:p w14:paraId="424D75CA"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Source</w:t>
            </w:r>
          </w:p>
        </w:tc>
        <w:tc>
          <w:tcPr>
            <w:tcW w:w="3300" w:type="dxa"/>
            <w:tcBorders>
              <w:top w:val="single" w:sz="8" w:space="0" w:color="auto"/>
              <w:left w:val="nil"/>
              <w:bottom w:val="nil"/>
              <w:right w:val="nil"/>
            </w:tcBorders>
            <w:shd w:val="clear" w:color="auto" w:fill="auto"/>
            <w:noWrap/>
            <w:vAlign w:val="bottom"/>
            <w:hideMark/>
          </w:tcPr>
          <w:p w14:paraId="30AC90F0"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None/Intuition</w:t>
            </w:r>
          </w:p>
        </w:tc>
        <w:tc>
          <w:tcPr>
            <w:tcW w:w="1020" w:type="dxa"/>
            <w:tcBorders>
              <w:top w:val="single" w:sz="8" w:space="0" w:color="auto"/>
              <w:left w:val="nil"/>
              <w:bottom w:val="nil"/>
              <w:right w:val="nil"/>
            </w:tcBorders>
            <w:shd w:val="clear" w:color="auto" w:fill="auto"/>
            <w:noWrap/>
            <w:vAlign w:val="bottom"/>
            <w:hideMark/>
          </w:tcPr>
          <w:p w14:paraId="674116C2"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p>
        </w:tc>
        <w:tc>
          <w:tcPr>
            <w:tcW w:w="1160" w:type="dxa"/>
            <w:tcBorders>
              <w:top w:val="single" w:sz="8" w:space="0" w:color="auto"/>
              <w:left w:val="nil"/>
              <w:bottom w:val="nil"/>
              <w:right w:val="nil"/>
            </w:tcBorders>
            <w:shd w:val="clear" w:color="auto" w:fill="auto"/>
            <w:noWrap/>
            <w:vAlign w:val="bottom"/>
            <w:hideMark/>
          </w:tcPr>
          <w:p w14:paraId="47130CEF"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(base)</w:t>
            </w:r>
          </w:p>
        </w:tc>
        <w:tc>
          <w:tcPr>
            <w:tcW w:w="1000" w:type="dxa"/>
            <w:tcBorders>
              <w:top w:val="single" w:sz="8" w:space="0" w:color="auto"/>
              <w:left w:val="nil"/>
              <w:bottom w:val="nil"/>
              <w:right w:val="nil"/>
            </w:tcBorders>
            <w:shd w:val="clear" w:color="auto" w:fill="auto"/>
            <w:noWrap/>
            <w:vAlign w:val="bottom"/>
            <w:hideMark/>
          </w:tcPr>
          <w:p w14:paraId="40E3FB59"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c>
          <w:tcPr>
            <w:tcW w:w="1080" w:type="dxa"/>
            <w:tcBorders>
              <w:top w:val="single" w:sz="8" w:space="0" w:color="auto"/>
              <w:left w:val="nil"/>
              <w:bottom w:val="nil"/>
              <w:right w:val="nil"/>
            </w:tcBorders>
            <w:shd w:val="clear" w:color="auto" w:fill="auto"/>
            <w:noWrap/>
            <w:vAlign w:val="bottom"/>
            <w:hideMark/>
          </w:tcPr>
          <w:p w14:paraId="052E6CF6"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r>
      <w:tr w:rsidR="00045097" w:rsidRPr="00D760D9" w14:paraId="3D92E9E6" w14:textId="77777777" w:rsidTr="00045097">
        <w:trPr>
          <w:trHeight w:val="300"/>
        </w:trPr>
        <w:tc>
          <w:tcPr>
            <w:tcW w:w="1816" w:type="dxa"/>
            <w:tcBorders>
              <w:top w:val="nil"/>
              <w:left w:val="nil"/>
              <w:bottom w:val="nil"/>
              <w:right w:val="nil"/>
            </w:tcBorders>
            <w:shd w:val="clear" w:color="auto" w:fill="auto"/>
            <w:noWrap/>
            <w:vAlign w:val="bottom"/>
            <w:hideMark/>
          </w:tcPr>
          <w:p w14:paraId="43F0DE4E" w14:textId="77777777" w:rsidR="00045097" w:rsidRPr="00D760D9" w:rsidRDefault="00045097" w:rsidP="00045097">
            <w:pPr>
              <w:rPr>
                <w:rFonts w:ascii="Times New Roman" w:eastAsia="Times New Roman" w:hAnsi="Times New Roman" w:cs="Times New Roman"/>
                <w:color w:val="000000"/>
                <w:sz w:val="20"/>
                <w:szCs w:val="20"/>
              </w:rPr>
            </w:pPr>
          </w:p>
        </w:tc>
        <w:tc>
          <w:tcPr>
            <w:tcW w:w="3300" w:type="dxa"/>
            <w:tcBorders>
              <w:top w:val="single" w:sz="4" w:space="0" w:color="auto"/>
              <w:left w:val="nil"/>
              <w:bottom w:val="single" w:sz="4" w:space="0" w:color="auto"/>
              <w:right w:val="nil"/>
            </w:tcBorders>
            <w:shd w:val="clear" w:color="auto" w:fill="auto"/>
            <w:noWrap/>
            <w:vAlign w:val="bottom"/>
            <w:hideMark/>
          </w:tcPr>
          <w:p w14:paraId="0A8D1CC6"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Trends, Facts</w:t>
            </w:r>
          </w:p>
        </w:tc>
        <w:tc>
          <w:tcPr>
            <w:tcW w:w="1020" w:type="dxa"/>
            <w:tcBorders>
              <w:top w:val="single" w:sz="4" w:space="0" w:color="auto"/>
              <w:left w:val="nil"/>
              <w:bottom w:val="single" w:sz="4" w:space="0" w:color="auto"/>
              <w:right w:val="nil"/>
            </w:tcBorders>
            <w:shd w:val="clear" w:color="auto" w:fill="auto"/>
            <w:noWrap/>
            <w:vAlign w:val="bottom"/>
            <w:hideMark/>
          </w:tcPr>
          <w:p w14:paraId="62958183" w14:textId="2C125DE2"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2</w:t>
            </w:r>
            <w:r w:rsidR="00E33B75">
              <w:rPr>
                <w:rFonts w:ascii="Times New Roman" w:eastAsia="Times New Roman" w:hAnsi="Times New Roman" w:cs="Times New Roman"/>
                <w:color w:val="000000"/>
                <w:sz w:val="20"/>
                <w:szCs w:val="20"/>
              </w:rPr>
              <w:t>28</w:t>
            </w:r>
          </w:p>
        </w:tc>
        <w:tc>
          <w:tcPr>
            <w:tcW w:w="1160" w:type="dxa"/>
            <w:tcBorders>
              <w:top w:val="single" w:sz="4" w:space="0" w:color="auto"/>
              <w:left w:val="nil"/>
              <w:bottom w:val="single" w:sz="4" w:space="0" w:color="auto"/>
              <w:right w:val="nil"/>
            </w:tcBorders>
            <w:shd w:val="clear" w:color="auto" w:fill="auto"/>
            <w:noWrap/>
            <w:vAlign w:val="bottom"/>
            <w:hideMark/>
          </w:tcPr>
          <w:p w14:paraId="1C967787" w14:textId="57A880A4"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0</w:t>
            </w:r>
            <w:r w:rsidR="00E33B75">
              <w:rPr>
                <w:rFonts w:ascii="Times New Roman" w:eastAsia="Times New Roman" w:hAnsi="Times New Roman" w:cs="Times New Roman"/>
                <w:color w:val="000000"/>
                <w:sz w:val="20"/>
                <w:szCs w:val="20"/>
              </w:rPr>
              <w:t>28</w:t>
            </w:r>
          </w:p>
        </w:tc>
        <w:tc>
          <w:tcPr>
            <w:tcW w:w="1000" w:type="dxa"/>
            <w:tcBorders>
              <w:top w:val="single" w:sz="4" w:space="0" w:color="auto"/>
              <w:left w:val="nil"/>
              <w:bottom w:val="single" w:sz="4" w:space="0" w:color="auto"/>
              <w:right w:val="nil"/>
            </w:tcBorders>
            <w:shd w:val="clear" w:color="auto" w:fill="auto"/>
            <w:noWrap/>
            <w:vAlign w:val="bottom"/>
            <w:hideMark/>
          </w:tcPr>
          <w:p w14:paraId="53742FF6" w14:textId="765BEFBD"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w:t>
            </w:r>
            <w:r w:rsidR="00E33B75">
              <w:rPr>
                <w:rFonts w:ascii="Times New Roman" w:eastAsia="Times New Roman" w:hAnsi="Times New Roman" w:cs="Times New Roman"/>
                <w:color w:val="000000"/>
                <w:sz w:val="20"/>
                <w:szCs w:val="20"/>
              </w:rPr>
              <w:t>8.08</w:t>
            </w:r>
          </w:p>
        </w:tc>
        <w:tc>
          <w:tcPr>
            <w:tcW w:w="1080" w:type="dxa"/>
            <w:tcBorders>
              <w:top w:val="single" w:sz="4" w:space="0" w:color="auto"/>
              <w:left w:val="nil"/>
              <w:bottom w:val="single" w:sz="4" w:space="0" w:color="auto"/>
              <w:right w:val="nil"/>
            </w:tcBorders>
            <w:shd w:val="clear" w:color="auto" w:fill="auto"/>
            <w:noWrap/>
            <w:vAlign w:val="bottom"/>
            <w:hideMark/>
          </w:tcPr>
          <w:p w14:paraId="2B60D9DE"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0.000</w:t>
            </w:r>
          </w:p>
        </w:tc>
      </w:tr>
      <w:tr w:rsidR="00045097" w:rsidRPr="00D760D9" w14:paraId="7BCB4380" w14:textId="77777777" w:rsidTr="00045097">
        <w:trPr>
          <w:trHeight w:val="320"/>
        </w:trPr>
        <w:tc>
          <w:tcPr>
            <w:tcW w:w="1816" w:type="dxa"/>
            <w:tcBorders>
              <w:top w:val="nil"/>
              <w:left w:val="nil"/>
              <w:bottom w:val="nil"/>
              <w:right w:val="nil"/>
            </w:tcBorders>
            <w:shd w:val="clear" w:color="auto" w:fill="auto"/>
            <w:noWrap/>
            <w:vAlign w:val="bottom"/>
            <w:hideMark/>
          </w:tcPr>
          <w:p w14:paraId="4823E4A3" w14:textId="77777777" w:rsidR="00045097" w:rsidRPr="00D760D9" w:rsidRDefault="00045097" w:rsidP="00045097">
            <w:pPr>
              <w:rPr>
                <w:rFonts w:ascii="Times New Roman" w:eastAsia="Times New Roman" w:hAnsi="Times New Roman" w:cs="Times New Roman"/>
                <w:color w:val="000000"/>
                <w:sz w:val="20"/>
                <w:szCs w:val="20"/>
              </w:rPr>
            </w:pPr>
          </w:p>
        </w:tc>
        <w:tc>
          <w:tcPr>
            <w:tcW w:w="3300" w:type="dxa"/>
            <w:tcBorders>
              <w:top w:val="nil"/>
              <w:left w:val="nil"/>
              <w:bottom w:val="nil"/>
              <w:right w:val="nil"/>
            </w:tcBorders>
            <w:shd w:val="clear" w:color="auto" w:fill="auto"/>
            <w:noWrap/>
            <w:vAlign w:val="bottom"/>
            <w:hideMark/>
          </w:tcPr>
          <w:p w14:paraId="24071104"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Calculation, Logic</w:t>
            </w:r>
          </w:p>
        </w:tc>
        <w:tc>
          <w:tcPr>
            <w:tcW w:w="1020" w:type="dxa"/>
            <w:tcBorders>
              <w:top w:val="nil"/>
              <w:left w:val="nil"/>
              <w:bottom w:val="nil"/>
              <w:right w:val="nil"/>
            </w:tcBorders>
            <w:shd w:val="clear" w:color="auto" w:fill="auto"/>
            <w:noWrap/>
            <w:vAlign w:val="bottom"/>
            <w:hideMark/>
          </w:tcPr>
          <w:p w14:paraId="3E248B16" w14:textId="40090F89"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3</w:t>
            </w:r>
            <w:r w:rsidR="00E33B75">
              <w:rPr>
                <w:rFonts w:ascii="Times New Roman" w:eastAsia="Times New Roman" w:hAnsi="Times New Roman" w:cs="Times New Roman"/>
                <w:color w:val="000000"/>
                <w:sz w:val="20"/>
                <w:szCs w:val="20"/>
              </w:rPr>
              <w:t>21</w:t>
            </w:r>
          </w:p>
        </w:tc>
        <w:tc>
          <w:tcPr>
            <w:tcW w:w="1160" w:type="dxa"/>
            <w:tcBorders>
              <w:top w:val="nil"/>
              <w:left w:val="nil"/>
              <w:bottom w:val="nil"/>
              <w:right w:val="nil"/>
            </w:tcBorders>
            <w:shd w:val="clear" w:color="auto" w:fill="auto"/>
            <w:noWrap/>
            <w:vAlign w:val="bottom"/>
            <w:hideMark/>
          </w:tcPr>
          <w:p w14:paraId="1AF8B385" w14:textId="36A5C792"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07</w:t>
            </w:r>
            <w:r w:rsidR="00E33B75">
              <w:rPr>
                <w:rFonts w:ascii="Times New Roman" w:eastAsia="Times New Roman" w:hAnsi="Times New Roman" w:cs="Times New Roman"/>
                <w:color w:val="000000"/>
                <w:sz w:val="20"/>
                <w:szCs w:val="20"/>
              </w:rPr>
              <w:t>8</w:t>
            </w:r>
          </w:p>
        </w:tc>
        <w:tc>
          <w:tcPr>
            <w:tcW w:w="1000" w:type="dxa"/>
            <w:tcBorders>
              <w:top w:val="nil"/>
              <w:left w:val="nil"/>
              <w:bottom w:val="nil"/>
              <w:right w:val="nil"/>
            </w:tcBorders>
            <w:shd w:val="clear" w:color="auto" w:fill="auto"/>
            <w:noWrap/>
            <w:vAlign w:val="bottom"/>
            <w:hideMark/>
          </w:tcPr>
          <w:p w14:paraId="520BB7B4" w14:textId="10E60CDA"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-4.</w:t>
            </w:r>
            <w:r w:rsidR="00E33B75">
              <w:rPr>
                <w:rFonts w:ascii="Times New Roman" w:eastAsia="Times New Roman" w:hAnsi="Times New Roman" w:cs="Times New Roman"/>
                <w:color w:val="000000"/>
                <w:sz w:val="20"/>
                <w:szCs w:val="20"/>
              </w:rPr>
              <w:t>13</w:t>
            </w:r>
          </w:p>
        </w:tc>
        <w:tc>
          <w:tcPr>
            <w:tcW w:w="1080" w:type="dxa"/>
            <w:tcBorders>
              <w:top w:val="nil"/>
              <w:left w:val="nil"/>
              <w:bottom w:val="nil"/>
              <w:right w:val="nil"/>
            </w:tcBorders>
            <w:shd w:val="clear" w:color="auto" w:fill="auto"/>
            <w:noWrap/>
            <w:vAlign w:val="bottom"/>
            <w:hideMark/>
          </w:tcPr>
          <w:p w14:paraId="26934BAF"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0.000</w:t>
            </w:r>
          </w:p>
        </w:tc>
      </w:tr>
      <w:tr w:rsidR="00045097" w:rsidRPr="00D760D9" w14:paraId="16CFB263" w14:textId="77777777" w:rsidTr="00045097">
        <w:trPr>
          <w:trHeight w:val="300"/>
        </w:trPr>
        <w:tc>
          <w:tcPr>
            <w:tcW w:w="1816" w:type="dxa"/>
            <w:tcBorders>
              <w:top w:val="single" w:sz="8" w:space="0" w:color="auto"/>
              <w:left w:val="nil"/>
              <w:bottom w:val="nil"/>
              <w:right w:val="nil"/>
            </w:tcBorders>
            <w:shd w:val="clear" w:color="auto" w:fill="auto"/>
            <w:noWrap/>
            <w:vAlign w:val="bottom"/>
            <w:hideMark/>
          </w:tcPr>
          <w:p w14:paraId="20C11F25" w14:textId="6487AE62" w:rsidR="00045097" w:rsidRPr="00D760D9" w:rsidRDefault="00045097" w:rsidP="00045097">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Timing</w:t>
            </w:r>
          </w:p>
        </w:tc>
        <w:tc>
          <w:tcPr>
            <w:tcW w:w="3300" w:type="dxa"/>
            <w:tcBorders>
              <w:top w:val="single" w:sz="8" w:space="0" w:color="auto"/>
              <w:left w:val="nil"/>
              <w:bottom w:val="nil"/>
              <w:right w:val="nil"/>
            </w:tcBorders>
            <w:shd w:val="clear" w:color="auto" w:fill="auto"/>
            <w:noWrap/>
            <w:vAlign w:val="bottom"/>
            <w:hideMark/>
          </w:tcPr>
          <w:p w14:paraId="2BD48477"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Future</w:t>
            </w:r>
          </w:p>
        </w:tc>
        <w:tc>
          <w:tcPr>
            <w:tcW w:w="1020" w:type="dxa"/>
            <w:tcBorders>
              <w:top w:val="single" w:sz="8" w:space="0" w:color="auto"/>
              <w:left w:val="nil"/>
              <w:bottom w:val="nil"/>
              <w:right w:val="nil"/>
            </w:tcBorders>
            <w:shd w:val="clear" w:color="auto" w:fill="auto"/>
            <w:noWrap/>
            <w:vAlign w:val="bottom"/>
            <w:hideMark/>
          </w:tcPr>
          <w:p w14:paraId="12EAA1A6"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p>
        </w:tc>
        <w:tc>
          <w:tcPr>
            <w:tcW w:w="1160" w:type="dxa"/>
            <w:tcBorders>
              <w:top w:val="single" w:sz="8" w:space="0" w:color="auto"/>
              <w:left w:val="nil"/>
              <w:bottom w:val="nil"/>
              <w:right w:val="nil"/>
            </w:tcBorders>
            <w:shd w:val="clear" w:color="auto" w:fill="auto"/>
            <w:noWrap/>
            <w:vAlign w:val="bottom"/>
            <w:hideMark/>
          </w:tcPr>
          <w:p w14:paraId="4E481DAB"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(base)</w:t>
            </w:r>
          </w:p>
        </w:tc>
        <w:tc>
          <w:tcPr>
            <w:tcW w:w="1000" w:type="dxa"/>
            <w:tcBorders>
              <w:top w:val="single" w:sz="8" w:space="0" w:color="auto"/>
              <w:left w:val="nil"/>
              <w:bottom w:val="nil"/>
              <w:right w:val="nil"/>
            </w:tcBorders>
            <w:shd w:val="clear" w:color="auto" w:fill="auto"/>
            <w:noWrap/>
            <w:vAlign w:val="bottom"/>
            <w:hideMark/>
          </w:tcPr>
          <w:p w14:paraId="3FA70416"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c>
          <w:tcPr>
            <w:tcW w:w="1080" w:type="dxa"/>
            <w:tcBorders>
              <w:top w:val="single" w:sz="8" w:space="0" w:color="auto"/>
              <w:left w:val="nil"/>
              <w:bottom w:val="nil"/>
              <w:right w:val="nil"/>
            </w:tcBorders>
            <w:shd w:val="clear" w:color="auto" w:fill="auto"/>
            <w:noWrap/>
            <w:vAlign w:val="bottom"/>
            <w:hideMark/>
          </w:tcPr>
          <w:p w14:paraId="0554871A"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r>
      <w:tr w:rsidR="00045097" w:rsidRPr="00D760D9" w14:paraId="255FD1ED" w14:textId="77777777" w:rsidTr="00045097">
        <w:trPr>
          <w:trHeight w:val="300"/>
        </w:trPr>
        <w:tc>
          <w:tcPr>
            <w:tcW w:w="1816" w:type="dxa"/>
            <w:tcBorders>
              <w:top w:val="nil"/>
              <w:left w:val="nil"/>
              <w:bottom w:val="nil"/>
              <w:right w:val="nil"/>
            </w:tcBorders>
            <w:shd w:val="clear" w:color="auto" w:fill="auto"/>
            <w:noWrap/>
            <w:vAlign w:val="bottom"/>
            <w:hideMark/>
          </w:tcPr>
          <w:p w14:paraId="38FB2D72" w14:textId="77777777" w:rsidR="00045097" w:rsidRPr="00D760D9" w:rsidRDefault="00045097" w:rsidP="00045097">
            <w:pPr>
              <w:rPr>
                <w:rFonts w:ascii="Times New Roman" w:eastAsia="Times New Roman" w:hAnsi="Times New Roman" w:cs="Times New Roman"/>
                <w:color w:val="000000"/>
                <w:sz w:val="20"/>
                <w:szCs w:val="20"/>
              </w:rPr>
            </w:pPr>
          </w:p>
        </w:tc>
        <w:tc>
          <w:tcPr>
            <w:tcW w:w="3300" w:type="dxa"/>
            <w:tcBorders>
              <w:top w:val="single" w:sz="4" w:space="0" w:color="auto"/>
              <w:left w:val="nil"/>
              <w:bottom w:val="single" w:sz="4" w:space="0" w:color="auto"/>
              <w:right w:val="nil"/>
            </w:tcBorders>
            <w:shd w:val="clear" w:color="auto" w:fill="auto"/>
            <w:noWrap/>
            <w:vAlign w:val="bottom"/>
            <w:hideMark/>
          </w:tcPr>
          <w:p w14:paraId="170B5212" w14:textId="17C44253" w:rsidR="00045097" w:rsidRPr="00D760D9" w:rsidRDefault="00045097" w:rsidP="00045097">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Present</w:t>
            </w:r>
          </w:p>
        </w:tc>
        <w:tc>
          <w:tcPr>
            <w:tcW w:w="1020" w:type="dxa"/>
            <w:tcBorders>
              <w:top w:val="single" w:sz="4" w:space="0" w:color="auto"/>
              <w:left w:val="nil"/>
              <w:bottom w:val="single" w:sz="4" w:space="0" w:color="auto"/>
              <w:right w:val="nil"/>
            </w:tcBorders>
            <w:shd w:val="clear" w:color="auto" w:fill="auto"/>
            <w:noWrap/>
            <w:vAlign w:val="bottom"/>
            <w:hideMark/>
          </w:tcPr>
          <w:p w14:paraId="28584658" w14:textId="4439BF5E"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04</w:t>
            </w:r>
            <w:r w:rsidR="00E33B75">
              <w:rPr>
                <w:rFonts w:ascii="Times New Roman" w:eastAsia="Times New Roman" w:hAnsi="Times New Roman" w:cs="Times New Roman"/>
                <w:color w:val="000000"/>
                <w:sz w:val="20"/>
                <w:szCs w:val="20"/>
              </w:rPr>
              <w:t>0</w:t>
            </w:r>
          </w:p>
        </w:tc>
        <w:tc>
          <w:tcPr>
            <w:tcW w:w="1160" w:type="dxa"/>
            <w:tcBorders>
              <w:top w:val="single" w:sz="4" w:space="0" w:color="auto"/>
              <w:left w:val="nil"/>
              <w:bottom w:val="single" w:sz="4" w:space="0" w:color="auto"/>
              <w:right w:val="nil"/>
            </w:tcBorders>
            <w:shd w:val="clear" w:color="auto" w:fill="auto"/>
            <w:noWrap/>
            <w:vAlign w:val="bottom"/>
            <w:hideMark/>
          </w:tcPr>
          <w:p w14:paraId="5D8F7496"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0.05</w:t>
            </w:r>
          </w:p>
        </w:tc>
        <w:tc>
          <w:tcPr>
            <w:tcW w:w="1000" w:type="dxa"/>
            <w:tcBorders>
              <w:top w:val="single" w:sz="4" w:space="0" w:color="auto"/>
              <w:left w:val="nil"/>
              <w:bottom w:val="single" w:sz="4" w:space="0" w:color="auto"/>
              <w:right w:val="nil"/>
            </w:tcBorders>
            <w:shd w:val="clear" w:color="auto" w:fill="auto"/>
            <w:noWrap/>
            <w:vAlign w:val="bottom"/>
            <w:hideMark/>
          </w:tcPr>
          <w:p w14:paraId="6378776E" w14:textId="766F43D9"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Pr>
                <w:rFonts w:ascii="Times New Roman" w:eastAsia="Times New Roman" w:hAnsi="Times New Roman" w:cs="Times New Roman"/>
                <w:color w:val="000000"/>
                <w:sz w:val="20"/>
                <w:szCs w:val="20"/>
              </w:rPr>
              <w:t>79</w:t>
            </w:r>
          </w:p>
        </w:tc>
        <w:tc>
          <w:tcPr>
            <w:tcW w:w="1080" w:type="dxa"/>
            <w:tcBorders>
              <w:top w:val="single" w:sz="4" w:space="0" w:color="auto"/>
              <w:left w:val="nil"/>
              <w:bottom w:val="single" w:sz="4" w:space="0" w:color="auto"/>
              <w:right w:val="nil"/>
            </w:tcBorders>
            <w:shd w:val="clear" w:color="auto" w:fill="auto"/>
            <w:noWrap/>
            <w:vAlign w:val="bottom"/>
            <w:hideMark/>
          </w:tcPr>
          <w:p w14:paraId="1F8AA81B" w14:textId="258ADFB5"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Pr>
                <w:rFonts w:ascii="Times New Roman" w:eastAsia="Times New Roman" w:hAnsi="Times New Roman" w:cs="Times New Roman"/>
                <w:color w:val="000000"/>
                <w:sz w:val="20"/>
                <w:szCs w:val="20"/>
              </w:rPr>
              <w:t>429</w:t>
            </w:r>
          </w:p>
        </w:tc>
      </w:tr>
      <w:tr w:rsidR="00045097" w:rsidRPr="00D760D9" w14:paraId="717CF88C" w14:textId="77777777" w:rsidTr="00045097">
        <w:trPr>
          <w:trHeight w:val="320"/>
        </w:trPr>
        <w:tc>
          <w:tcPr>
            <w:tcW w:w="1816" w:type="dxa"/>
            <w:tcBorders>
              <w:top w:val="nil"/>
              <w:left w:val="nil"/>
              <w:bottom w:val="nil"/>
              <w:right w:val="nil"/>
            </w:tcBorders>
            <w:shd w:val="clear" w:color="auto" w:fill="auto"/>
            <w:noWrap/>
            <w:vAlign w:val="bottom"/>
            <w:hideMark/>
          </w:tcPr>
          <w:p w14:paraId="68053AD3" w14:textId="77777777" w:rsidR="00045097" w:rsidRPr="00D760D9" w:rsidRDefault="00045097" w:rsidP="00045097">
            <w:pPr>
              <w:rPr>
                <w:rFonts w:ascii="Times New Roman" w:eastAsia="Times New Roman" w:hAnsi="Times New Roman" w:cs="Times New Roman"/>
                <w:color w:val="000000"/>
                <w:sz w:val="20"/>
                <w:szCs w:val="20"/>
              </w:rPr>
            </w:pPr>
          </w:p>
        </w:tc>
        <w:tc>
          <w:tcPr>
            <w:tcW w:w="3300" w:type="dxa"/>
            <w:tcBorders>
              <w:top w:val="nil"/>
              <w:left w:val="nil"/>
              <w:bottom w:val="nil"/>
              <w:right w:val="nil"/>
            </w:tcBorders>
            <w:shd w:val="clear" w:color="auto" w:fill="auto"/>
            <w:noWrap/>
            <w:vAlign w:val="bottom"/>
            <w:hideMark/>
          </w:tcPr>
          <w:p w14:paraId="2BAEA6AA" w14:textId="77777777" w:rsidR="00045097" w:rsidRPr="00D760D9" w:rsidRDefault="00045097" w:rsidP="00045097">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Past</w:t>
            </w:r>
          </w:p>
        </w:tc>
        <w:tc>
          <w:tcPr>
            <w:tcW w:w="1020" w:type="dxa"/>
            <w:tcBorders>
              <w:top w:val="nil"/>
              <w:left w:val="nil"/>
              <w:bottom w:val="nil"/>
              <w:right w:val="nil"/>
            </w:tcBorders>
            <w:shd w:val="clear" w:color="auto" w:fill="auto"/>
            <w:noWrap/>
            <w:vAlign w:val="bottom"/>
            <w:hideMark/>
          </w:tcPr>
          <w:p w14:paraId="663CA4D1" w14:textId="5BB4F09A"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00</w:t>
            </w:r>
            <w:r w:rsidR="00E33B75">
              <w:rPr>
                <w:rFonts w:ascii="Times New Roman" w:eastAsia="Times New Roman" w:hAnsi="Times New Roman" w:cs="Times New Roman"/>
                <w:color w:val="000000"/>
                <w:sz w:val="20"/>
                <w:szCs w:val="20"/>
              </w:rPr>
              <w:t>5</w:t>
            </w:r>
          </w:p>
        </w:tc>
        <w:tc>
          <w:tcPr>
            <w:tcW w:w="1160" w:type="dxa"/>
            <w:tcBorders>
              <w:top w:val="nil"/>
              <w:left w:val="nil"/>
              <w:bottom w:val="nil"/>
              <w:right w:val="nil"/>
            </w:tcBorders>
            <w:shd w:val="clear" w:color="auto" w:fill="auto"/>
            <w:noWrap/>
            <w:vAlign w:val="bottom"/>
            <w:hideMark/>
          </w:tcPr>
          <w:p w14:paraId="3F8BD6B1" w14:textId="77777777"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0.054</w:t>
            </w:r>
          </w:p>
        </w:tc>
        <w:tc>
          <w:tcPr>
            <w:tcW w:w="1000" w:type="dxa"/>
            <w:tcBorders>
              <w:top w:val="nil"/>
              <w:left w:val="nil"/>
              <w:bottom w:val="nil"/>
              <w:right w:val="nil"/>
            </w:tcBorders>
            <w:shd w:val="clear" w:color="auto" w:fill="auto"/>
            <w:noWrap/>
            <w:vAlign w:val="bottom"/>
            <w:hideMark/>
          </w:tcPr>
          <w:p w14:paraId="72B82C4C" w14:textId="477F3995" w:rsidR="00045097" w:rsidRPr="00D760D9" w:rsidRDefault="00045097" w:rsidP="00045097">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0.1</w:t>
            </w:r>
            <w:r w:rsidR="00E33B75">
              <w:rPr>
                <w:rFonts w:ascii="Times New Roman" w:eastAsia="Times New Roman" w:hAnsi="Times New Roman" w:cs="Times New Roman"/>
                <w:color w:val="000000"/>
                <w:sz w:val="20"/>
                <w:szCs w:val="20"/>
              </w:rPr>
              <w:t>0</w:t>
            </w:r>
          </w:p>
        </w:tc>
        <w:tc>
          <w:tcPr>
            <w:tcW w:w="1080" w:type="dxa"/>
            <w:tcBorders>
              <w:top w:val="nil"/>
              <w:left w:val="nil"/>
              <w:bottom w:val="nil"/>
              <w:right w:val="nil"/>
            </w:tcBorders>
            <w:shd w:val="clear" w:color="auto" w:fill="auto"/>
            <w:noWrap/>
            <w:vAlign w:val="bottom"/>
            <w:hideMark/>
          </w:tcPr>
          <w:p w14:paraId="1E88644F" w14:textId="76D0E9B5" w:rsidR="00045097" w:rsidRPr="00D760D9" w:rsidRDefault="00045097"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Pr>
                <w:rFonts w:ascii="Times New Roman" w:eastAsia="Times New Roman" w:hAnsi="Times New Roman" w:cs="Times New Roman"/>
                <w:color w:val="000000"/>
                <w:sz w:val="20"/>
                <w:szCs w:val="20"/>
              </w:rPr>
              <w:t>923</w:t>
            </w:r>
          </w:p>
        </w:tc>
      </w:tr>
      <w:tr w:rsidR="00D760D9" w:rsidRPr="00D760D9" w14:paraId="2C0CBD6D" w14:textId="77777777" w:rsidTr="00B155DF">
        <w:trPr>
          <w:trHeight w:val="300"/>
        </w:trPr>
        <w:tc>
          <w:tcPr>
            <w:tcW w:w="1816" w:type="dxa"/>
            <w:tcBorders>
              <w:top w:val="single" w:sz="8" w:space="0" w:color="auto"/>
              <w:left w:val="nil"/>
              <w:bottom w:val="nil"/>
              <w:right w:val="nil"/>
            </w:tcBorders>
            <w:shd w:val="clear" w:color="auto" w:fill="auto"/>
            <w:noWrap/>
            <w:vAlign w:val="bottom"/>
            <w:hideMark/>
          </w:tcPr>
          <w:p w14:paraId="7EB0035E" w14:textId="77777777" w:rsidR="00D760D9" w:rsidRPr="00D760D9" w:rsidRDefault="00D760D9" w:rsidP="00D760D9">
            <w:pPr>
              <w:rPr>
                <w:rFonts w:ascii="Times New Roman" w:eastAsia="Times New Roman" w:hAnsi="Times New Roman" w:cs="Times New Roman"/>
                <w:color w:val="000000"/>
                <w:sz w:val="20"/>
                <w:szCs w:val="20"/>
              </w:rPr>
            </w:pPr>
            <w:proofErr w:type="spellStart"/>
            <w:r w:rsidRPr="00D760D9">
              <w:rPr>
                <w:rFonts w:ascii="Times New Roman" w:eastAsia="Times New Roman" w:hAnsi="Times New Roman" w:cs="Times New Roman"/>
                <w:color w:val="000000"/>
                <w:sz w:val="20"/>
                <w:szCs w:val="20"/>
              </w:rPr>
              <w:t>SubjectType</w:t>
            </w:r>
            <w:proofErr w:type="spellEnd"/>
          </w:p>
        </w:tc>
        <w:tc>
          <w:tcPr>
            <w:tcW w:w="3300" w:type="dxa"/>
            <w:tcBorders>
              <w:top w:val="single" w:sz="8" w:space="0" w:color="auto"/>
              <w:left w:val="nil"/>
              <w:bottom w:val="nil"/>
              <w:right w:val="nil"/>
            </w:tcBorders>
            <w:shd w:val="clear" w:color="auto" w:fill="auto"/>
            <w:noWrap/>
            <w:vAlign w:val="bottom"/>
            <w:hideMark/>
          </w:tcPr>
          <w:p w14:paraId="417E3691" w14:textId="77777777" w:rsidR="00D760D9" w:rsidRPr="00D760D9" w:rsidRDefault="00D760D9" w:rsidP="00D760D9">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Non-Sentient</w:t>
            </w:r>
          </w:p>
        </w:tc>
        <w:tc>
          <w:tcPr>
            <w:tcW w:w="1020" w:type="dxa"/>
            <w:tcBorders>
              <w:top w:val="single" w:sz="8" w:space="0" w:color="auto"/>
              <w:left w:val="nil"/>
              <w:bottom w:val="nil"/>
              <w:right w:val="nil"/>
            </w:tcBorders>
            <w:shd w:val="clear" w:color="auto" w:fill="auto"/>
            <w:noWrap/>
            <w:vAlign w:val="bottom"/>
            <w:hideMark/>
          </w:tcPr>
          <w:p w14:paraId="2200379D" w14:textId="77777777"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p>
        </w:tc>
        <w:tc>
          <w:tcPr>
            <w:tcW w:w="1160" w:type="dxa"/>
            <w:tcBorders>
              <w:top w:val="single" w:sz="8" w:space="0" w:color="auto"/>
              <w:left w:val="nil"/>
              <w:bottom w:val="nil"/>
              <w:right w:val="nil"/>
            </w:tcBorders>
            <w:shd w:val="clear" w:color="auto" w:fill="auto"/>
            <w:noWrap/>
            <w:vAlign w:val="bottom"/>
            <w:hideMark/>
          </w:tcPr>
          <w:p w14:paraId="7D623AD4" w14:textId="77777777"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(base)</w:t>
            </w:r>
          </w:p>
        </w:tc>
        <w:tc>
          <w:tcPr>
            <w:tcW w:w="1000" w:type="dxa"/>
            <w:tcBorders>
              <w:top w:val="single" w:sz="8" w:space="0" w:color="auto"/>
              <w:left w:val="nil"/>
              <w:bottom w:val="nil"/>
              <w:right w:val="nil"/>
            </w:tcBorders>
            <w:shd w:val="clear" w:color="auto" w:fill="auto"/>
            <w:noWrap/>
            <w:vAlign w:val="bottom"/>
            <w:hideMark/>
          </w:tcPr>
          <w:p w14:paraId="3C77CB15" w14:textId="77777777"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c>
          <w:tcPr>
            <w:tcW w:w="1080" w:type="dxa"/>
            <w:tcBorders>
              <w:top w:val="single" w:sz="8" w:space="0" w:color="auto"/>
              <w:left w:val="nil"/>
              <w:bottom w:val="nil"/>
              <w:right w:val="nil"/>
            </w:tcBorders>
            <w:shd w:val="clear" w:color="auto" w:fill="auto"/>
            <w:noWrap/>
            <w:vAlign w:val="bottom"/>
            <w:hideMark/>
          </w:tcPr>
          <w:p w14:paraId="5AB6A60A" w14:textId="77777777"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r>
      <w:tr w:rsidR="00D760D9" w:rsidRPr="00D760D9" w14:paraId="725ADA89" w14:textId="77777777" w:rsidTr="00B155DF">
        <w:trPr>
          <w:trHeight w:val="300"/>
        </w:trPr>
        <w:tc>
          <w:tcPr>
            <w:tcW w:w="1816" w:type="dxa"/>
            <w:tcBorders>
              <w:top w:val="nil"/>
              <w:left w:val="nil"/>
              <w:bottom w:val="nil"/>
              <w:right w:val="nil"/>
            </w:tcBorders>
            <w:shd w:val="clear" w:color="auto" w:fill="auto"/>
            <w:noWrap/>
            <w:vAlign w:val="bottom"/>
            <w:hideMark/>
          </w:tcPr>
          <w:p w14:paraId="7FCBD8BC" w14:textId="77777777" w:rsidR="00D760D9" w:rsidRPr="00D760D9" w:rsidRDefault="00D760D9" w:rsidP="00D760D9">
            <w:pPr>
              <w:rPr>
                <w:rFonts w:ascii="Times New Roman" w:eastAsia="Times New Roman" w:hAnsi="Times New Roman" w:cs="Times New Roman"/>
                <w:color w:val="000000"/>
                <w:sz w:val="20"/>
                <w:szCs w:val="20"/>
              </w:rPr>
            </w:pPr>
          </w:p>
        </w:tc>
        <w:tc>
          <w:tcPr>
            <w:tcW w:w="3300" w:type="dxa"/>
            <w:tcBorders>
              <w:top w:val="single" w:sz="4" w:space="0" w:color="auto"/>
              <w:left w:val="nil"/>
              <w:bottom w:val="single" w:sz="4" w:space="0" w:color="auto"/>
              <w:right w:val="nil"/>
            </w:tcBorders>
            <w:shd w:val="clear" w:color="auto" w:fill="auto"/>
            <w:noWrap/>
            <w:vAlign w:val="bottom"/>
            <w:hideMark/>
          </w:tcPr>
          <w:p w14:paraId="4A4691D7" w14:textId="77777777" w:rsidR="00D760D9" w:rsidRPr="00D760D9" w:rsidRDefault="00D760D9" w:rsidP="00D760D9">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Sentient &amp; Mental Events</w:t>
            </w:r>
          </w:p>
        </w:tc>
        <w:tc>
          <w:tcPr>
            <w:tcW w:w="1020" w:type="dxa"/>
            <w:tcBorders>
              <w:top w:val="single" w:sz="4" w:space="0" w:color="auto"/>
              <w:left w:val="nil"/>
              <w:bottom w:val="single" w:sz="4" w:space="0" w:color="auto"/>
              <w:right w:val="nil"/>
            </w:tcBorders>
            <w:shd w:val="clear" w:color="auto" w:fill="auto"/>
            <w:noWrap/>
            <w:vAlign w:val="bottom"/>
            <w:hideMark/>
          </w:tcPr>
          <w:p w14:paraId="1055D487" w14:textId="2AE359F6" w:rsidR="00D760D9" w:rsidRPr="00D760D9" w:rsidRDefault="00D760D9"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16</w:t>
            </w:r>
            <w:r w:rsidR="00E33B75">
              <w:rPr>
                <w:rFonts w:ascii="Times New Roman" w:eastAsia="Times New Roman" w:hAnsi="Times New Roman" w:cs="Times New Roman"/>
                <w:color w:val="000000"/>
                <w:sz w:val="20"/>
                <w:szCs w:val="20"/>
              </w:rPr>
              <w:t>8</w:t>
            </w:r>
          </w:p>
        </w:tc>
        <w:tc>
          <w:tcPr>
            <w:tcW w:w="1160" w:type="dxa"/>
            <w:tcBorders>
              <w:top w:val="single" w:sz="4" w:space="0" w:color="auto"/>
              <w:left w:val="nil"/>
              <w:bottom w:val="single" w:sz="4" w:space="0" w:color="auto"/>
              <w:right w:val="nil"/>
            </w:tcBorders>
            <w:shd w:val="clear" w:color="auto" w:fill="auto"/>
            <w:noWrap/>
            <w:vAlign w:val="bottom"/>
            <w:hideMark/>
          </w:tcPr>
          <w:p w14:paraId="47C6F657" w14:textId="77777777"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0.057</w:t>
            </w:r>
          </w:p>
        </w:tc>
        <w:tc>
          <w:tcPr>
            <w:tcW w:w="1000" w:type="dxa"/>
            <w:tcBorders>
              <w:top w:val="single" w:sz="4" w:space="0" w:color="auto"/>
              <w:left w:val="nil"/>
              <w:bottom w:val="single" w:sz="4" w:space="0" w:color="auto"/>
              <w:right w:val="nil"/>
            </w:tcBorders>
            <w:shd w:val="clear" w:color="auto" w:fill="auto"/>
            <w:noWrap/>
            <w:vAlign w:val="bottom"/>
            <w:hideMark/>
          </w:tcPr>
          <w:p w14:paraId="36E54365" w14:textId="6EFF072F"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2.9</w:t>
            </w:r>
            <w:r w:rsidR="00E33B75">
              <w:rPr>
                <w:rFonts w:ascii="Times New Roman" w:eastAsia="Times New Roman" w:hAnsi="Times New Roman" w:cs="Times New Roman"/>
                <w:color w:val="000000"/>
                <w:sz w:val="20"/>
                <w:szCs w:val="20"/>
              </w:rPr>
              <w:t>4</w:t>
            </w:r>
          </w:p>
        </w:tc>
        <w:tc>
          <w:tcPr>
            <w:tcW w:w="1080" w:type="dxa"/>
            <w:tcBorders>
              <w:top w:val="single" w:sz="4" w:space="0" w:color="auto"/>
              <w:left w:val="nil"/>
              <w:bottom w:val="single" w:sz="4" w:space="0" w:color="auto"/>
              <w:right w:val="nil"/>
            </w:tcBorders>
            <w:shd w:val="clear" w:color="auto" w:fill="auto"/>
            <w:noWrap/>
            <w:vAlign w:val="bottom"/>
            <w:hideMark/>
          </w:tcPr>
          <w:p w14:paraId="145740BA" w14:textId="48C38797"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0.00</w:t>
            </w:r>
            <w:r w:rsidR="00E33B75">
              <w:rPr>
                <w:rFonts w:ascii="Times New Roman" w:eastAsia="Times New Roman" w:hAnsi="Times New Roman" w:cs="Times New Roman"/>
                <w:color w:val="000000"/>
                <w:sz w:val="20"/>
                <w:szCs w:val="20"/>
              </w:rPr>
              <w:t>3</w:t>
            </w:r>
          </w:p>
        </w:tc>
      </w:tr>
      <w:tr w:rsidR="00D760D9" w:rsidRPr="00D760D9" w14:paraId="1E08FAED" w14:textId="77777777" w:rsidTr="00B155DF">
        <w:trPr>
          <w:trHeight w:val="320"/>
        </w:trPr>
        <w:tc>
          <w:tcPr>
            <w:tcW w:w="1816" w:type="dxa"/>
            <w:tcBorders>
              <w:top w:val="nil"/>
              <w:left w:val="nil"/>
              <w:bottom w:val="nil"/>
              <w:right w:val="nil"/>
            </w:tcBorders>
            <w:shd w:val="clear" w:color="auto" w:fill="auto"/>
            <w:noWrap/>
            <w:vAlign w:val="bottom"/>
            <w:hideMark/>
          </w:tcPr>
          <w:p w14:paraId="227EB81A" w14:textId="77777777" w:rsidR="00D760D9" w:rsidRPr="00D760D9" w:rsidRDefault="00D760D9" w:rsidP="00D760D9">
            <w:pPr>
              <w:rPr>
                <w:rFonts w:ascii="Times New Roman" w:eastAsia="Times New Roman" w:hAnsi="Times New Roman" w:cs="Times New Roman"/>
                <w:color w:val="000000"/>
                <w:sz w:val="20"/>
                <w:szCs w:val="20"/>
              </w:rPr>
            </w:pPr>
          </w:p>
        </w:tc>
        <w:tc>
          <w:tcPr>
            <w:tcW w:w="3300" w:type="dxa"/>
            <w:tcBorders>
              <w:top w:val="nil"/>
              <w:left w:val="nil"/>
              <w:bottom w:val="nil"/>
              <w:right w:val="nil"/>
            </w:tcBorders>
            <w:shd w:val="clear" w:color="auto" w:fill="auto"/>
            <w:noWrap/>
            <w:vAlign w:val="bottom"/>
            <w:hideMark/>
          </w:tcPr>
          <w:p w14:paraId="72697A82" w14:textId="77777777" w:rsidR="00D760D9" w:rsidRPr="00D760D9" w:rsidRDefault="00D760D9" w:rsidP="00D760D9">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Sentient &amp; Behavioral Events</w:t>
            </w:r>
          </w:p>
        </w:tc>
        <w:tc>
          <w:tcPr>
            <w:tcW w:w="1020" w:type="dxa"/>
            <w:tcBorders>
              <w:top w:val="nil"/>
              <w:left w:val="nil"/>
              <w:bottom w:val="nil"/>
              <w:right w:val="nil"/>
            </w:tcBorders>
            <w:shd w:val="clear" w:color="auto" w:fill="auto"/>
            <w:noWrap/>
            <w:vAlign w:val="bottom"/>
            <w:hideMark/>
          </w:tcPr>
          <w:p w14:paraId="538DCEDA" w14:textId="10358CE4" w:rsidR="00D760D9" w:rsidRPr="00D760D9" w:rsidRDefault="00D760D9"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0</w:t>
            </w:r>
            <w:r w:rsidR="00E33B75">
              <w:rPr>
                <w:rFonts w:ascii="Times New Roman" w:eastAsia="Times New Roman" w:hAnsi="Times New Roman" w:cs="Times New Roman"/>
                <w:color w:val="000000"/>
                <w:sz w:val="20"/>
                <w:szCs w:val="20"/>
              </w:rPr>
              <w:t>51</w:t>
            </w:r>
          </w:p>
        </w:tc>
        <w:tc>
          <w:tcPr>
            <w:tcW w:w="1160" w:type="dxa"/>
            <w:tcBorders>
              <w:top w:val="nil"/>
              <w:left w:val="nil"/>
              <w:bottom w:val="nil"/>
              <w:right w:val="nil"/>
            </w:tcBorders>
            <w:shd w:val="clear" w:color="auto" w:fill="auto"/>
            <w:noWrap/>
            <w:vAlign w:val="bottom"/>
            <w:hideMark/>
          </w:tcPr>
          <w:p w14:paraId="02456454" w14:textId="532C17AC"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0.03</w:t>
            </w:r>
            <w:r w:rsidR="00E33B75">
              <w:rPr>
                <w:rFonts w:ascii="Times New Roman" w:eastAsia="Times New Roman" w:hAnsi="Times New Roman" w:cs="Times New Roman"/>
                <w:color w:val="000000"/>
                <w:sz w:val="20"/>
                <w:szCs w:val="20"/>
              </w:rPr>
              <w:t>0</w:t>
            </w:r>
          </w:p>
        </w:tc>
        <w:tc>
          <w:tcPr>
            <w:tcW w:w="1000" w:type="dxa"/>
            <w:tcBorders>
              <w:top w:val="nil"/>
              <w:left w:val="nil"/>
              <w:bottom w:val="nil"/>
              <w:right w:val="nil"/>
            </w:tcBorders>
            <w:shd w:val="clear" w:color="auto" w:fill="auto"/>
            <w:noWrap/>
            <w:vAlign w:val="bottom"/>
            <w:hideMark/>
          </w:tcPr>
          <w:p w14:paraId="3B26A9E8" w14:textId="716AC2EB"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1.</w:t>
            </w:r>
            <w:r w:rsidR="00E33B75">
              <w:rPr>
                <w:rFonts w:ascii="Times New Roman" w:eastAsia="Times New Roman" w:hAnsi="Times New Roman" w:cs="Times New Roman"/>
                <w:color w:val="000000"/>
                <w:sz w:val="20"/>
                <w:szCs w:val="20"/>
              </w:rPr>
              <w:t>7</w:t>
            </w:r>
            <w:r w:rsidRPr="00D760D9">
              <w:rPr>
                <w:rFonts w:ascii="Times New Roman" w:eastAsia="Times New Roman" w:hAnsi="Times New Roman" w:cs="Times New Roman"/>
                <w:color w:val="000000"/>
                <w:sz w:val="20"/>
                <w:szCs w:val="20"/>
              </w:rPr>
              <w:t>2</w:t>
            </w:r>
          </w:p>
        </w:tc>
        <w:tc>
          <w:tcPr>
            <w:tcW w:w="1080" w:type="dxa"/>
            <w:tcBorders>
              <w:top w:val="nil"/>
              <w:left w:val="nil"/>
              <w:bottom w:val="nil"/>
              <w:right w:val="nil"/>
            </w:tcBorders>
            <w:shd w:val="clear" w:color="auto" w:fill="auto"/>
            <w:noWrap/>
            <w:vAlign w:val="bottom"/>
            <w:hideMark/>
          </w:tcPr>
          <w:p w14:paraId="5550F662" w14:textId="27C4A523" w:rsidR="00D760D9" w:rsidRPr="00D760D9" w:rsidRDefault="00D760D9"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Pr>
                <w:rFonts w:ascii="Times New Roman" w:eastAsia="Times New Roman" w:hAnsi="Times New Roman" w:cs="Times New Roman"/>
                <w:color w:val="000000"/>
                <w:sz w:val="20"/>
                <w:szCs w:val="20"/>
              </w:rPr>
              <w:t>085</w:t>
            </w:r>
          </w:p>
        </w:tc>
      </w:tr>
      <w:tr w:rsidR="00D760D9" w:rsidRPr="00D760D9" w14:paraId="36F04661" w14:textId="77777777" w:rsidTr="00B155DF">
        <w:trPr>
          <w:trHeight w:val="300"/>
        </w:trPr>
        <w:tc>
          <w:tcPr>
            <w:tcW w:w="1816" w:type="dxa"/>
            <w:tcBorders>
              <w:top w:val="single" w:sz="8" w:space="0" w:color="auto"/>
              <w:left w:val="nil"/>
              <w:bottom w:val="nil"/>
              <w:right w:val="nil"/>
            </w:tcBorders>
            <w:shd w:val="clear" w:color="auto" w:fill="auto"/>
            <w:noWrap/>
            <w:vAlign w:val="bottom"/>
            <w:hideMark/>
          </w:tcPr>
          <w:p w14:paraId="78065FCF" w14:textId="77777777" w:rsidR="00D760D9" w:rsidRPr="00D760D9" w:rsidRDefault="00D760D9" w:rsidP="00D760D9">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Locus</w:t>
            </w:r>
          </w:p>
        </w:tc>
        <w:tc>
          <w:tcPr>
            <w:tcW w:w="3300" w:type="dxa"/>
            <w:tcBorders>
              <w:top w:val="single" w:sz="8" w:space="0" w:color="auto"/>
              <w:left w:val="nil"/>
              <w:bottom w:val="single" w:sz="4" w:space="0" w:color="auto"/>
              <w:right w:val="nil"/>
            </w:tcBorders>
            <w:shd w:val="clear" w:color="auto" w:fill="auto"/>
            <w:noWrap/>
            <w:vAlign w:val="bottom"/>
            <w:hideMark/>
          </w:tcPr>
          <w:p w14:paraId="279682C9" w14:textId="1C1A0FD4" w:rsidR="00D760D9" w:rsidRPr="00D760D9" w:rsidRDefault="00EA41E6" w:rsidP="00D760D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Internal</w:t>
            </w:r>
          </w:p>
        </w:tc>
        <w:tc>
          <w:tcPr>
            <w:tcW w:w="1020" w:type="dxa"/>
            <w:tcBorders>
              <w:top w:val="single" w:sz="8" w:space="0" w:color="auto"/>
              <w:left w:val="nil"/>
              <w:bottom w:val="single" w:sz="4" w:space="0" w:color="auto"/>
              <w:right w:val="nil"/>
            </w:tcBorders>
            <w:shd w:val="clear" w:color="auto" w:fill="auto"/>
            <w:noWrap/>
            <w:vAlign w:val="bottom"/>
            <w:hideMark/>
          </w:tcPr>
          <w:p w14:paraId="542412CA" w14:textId="77777777"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p>
        </w:tc>
        <w:tc>
          <w:tcPr>
            <w:tcW w:w="1160" w:type="dxa"/>
            <w:tcBorders>
              <w:top w:val="single" w:sz="8" w:space="0" w:color="auto"/>
              <w:left w:val="nil"/>
              <w:bottom w:val="single" w:sz="4" w:space="0" w:color="auto"/>
              <w:right w:val="nil"/>
            </w:tcBorders>
            <w:shd w:val="clear" w:color="auto" w:fill="auto"/>
            <w:noWrap/>
            <w:vAlign w:val="bottom"/>
            <w:hideMark/>
          </w:tcPr>
          <w:p w14:paraId="06F1AAF3" w14:textId="77777777"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(base)</w:t>
            </w:r>
          </w:p>
        </w:tc>
        <w:tc>
          <w:tcPr>
            <w:tcW w:w="1000" w:type="dxa"/>
            <w:tcBorders>
              <w:top w:val="single" w:sz="8" w:space="0" w:color="auto"/>
              <w:left w:val="nil"/>
              <w:bottom w:val="single" w:sz="4" w:space="0" w:color="auto"/>
              <w:right w:val="nil"/>
            </w:tcBorders>
            <w:shd w:val="clear" w:color="auto" w:fill="auto"/>
            <w:noWrap/>
            <w:vAlign w:val="bottom"/>
            <w:hideMark/>
          </w:tcPr>
          <w:p w14:paraId="0037DE69" w14:textId="77777777"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c>
          <w:tcPr>
            <w:tcW w:w="1080" w:type="dxa"/>
            <w:tcBorders>
              <w:top w:val="single" w:sz="8" w:space="0" w:color="auto"/>
              <w:left w:val="nil"/>
              <w:bottom w:val="single" w:sz="4" w:space="0" w:color="auto"/>
              <w:right w:val="nil"/>
            </w:tcBorders>
            <w:shd w:val="clear" w:color="auto" w:fill="auto"/>
            <w:noWrap/>
            <w:vAlign w:val="bottom"/>
            <w:hideMark/>
          </w:tcPr>
          <w:p w14:paraId="7A5C031C" w14:textId="77777777"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r>
      <w:tr w:rsidR="00D760D9" w:rsidRPr="00D760D9" w14:paraId="227F8B0A" w14:textId="77777777" w:rsidTr="00B155DF">
        <w:trPr>
          <w:trHeight w:val="320"/>
        </w:trPr>
        <w:tc>
          <w:tcPr>
            <w:tcW w:w="1816" w:type="dxa"/>
            <w:tcBorders>
              <w:top w:val="nil"/>
              <w:left w:val="nil"/>
              <w:bottom w:val="single" w:sz="8" w:space="0" w:color="auto"/>
              <w:right w:val="nil"/>
            </w:tcBorders>
            <w:shd w:val="clear" w:color="auto" w:fill="auto"/>
            <w:noWrap/>
            <w:vAlign w:val="bottom"/>
            <w:hideMark/>
          </w:tcPr>
          <w:p w14:paraId="3AC8CD2F" w14:textId="77777777" w:rsidR="00D760D9" w:rsidRPr="00D760D9" w:rsidRDefault="00D760D9" w:rsidP="00D760D9">
            <w:pP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 </w:t>
            </w:r>
          </w:p>
        </w:tc>
        <w:tc>
          <w:tcPr>
            <w:tcW w:w="3300" w:type="dxa"/>
            <w:tcBorders>
              <w:top w:val="nil"/>
              <w:left w:val="nil"/>
              <w:bottom w:val="single" w:sz="8" w:space="0" w:color="auto"/>
              <w:right w:val="nil"/>
            </w:tcBorders>
            <w:shd w:val="clear" w:color="auto" w:fill="auto"/>
            <w:noWrap/>
            <w:vAlign w:val="bottom"/>
            <w:hideMark/>
          </w:tcPr>
          <w:p w14:paraId="447444AA" w14:textId="2EDDF11D" w:rsidR="00D760D9" w:rsidRPr="00D760D9" w:rsidRDefault="00EA41E6" w:rsidP="00D760D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External</w:t>
            </w:r>
          </w:p>
        </w:tc>
        <w:tc>
          <w:tcPr>
            <w:tcW w:w="1020" w:type="dxa"/>
            <w:tcBorders>
              <w:top w:val="nil"/>
              <w:left w:val="nil"/>
              <w:bottom w:val="single" w:sz="8" w:space="0" w:color="auto"/>
              <w:right w:val="nil"/>
            </w:tcBorders>
            <w:shd w:val="clear" w:color="auto" w:fill="auto"/>
            <w:noWrap/>
            <w:vAlign w:val="bottom"/>
            <w:hideMark/>
          </w:tcPr>
          <w:p w14:paraId="3B7AF743" w14:textId="302428ED" w:rsidR="00D760D9" w:rsidRPr="00D760D9" w:rsidRDefault="00D760D9"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w:t>
            </w:r>
            <w:r w:rsidR="00E33B75" w:rsidRPr="00D760D9">
              <w:rPr>
                <w:rFonts w:ascii="Times New Roman" w:eastAsia="Times New Roman" w:hAnsi="Times New Roman" w:cs="Times New Roman"/>
                <w:color w:val="000000"/>
                <w:sz w:val="20"/>
                <w:szCs w:val="20"/>
              </w:rPr>
              <w:t>28</w:t>
            </w:r>
            <w:r w:rsidR="00E33B75">
              <w:rPr>
                <w:rFonts w:ascii="Times New Roman" w:eastAsia="Times New Roman" w:hAnsi="Times New Roman" w:cs="Times New Roman"/>
                <w:color w:val="000000"/>
                <w:sz w:val="20"/>
                <w:szCs w:val="20"/>
              </w:rPr>
              <w:t>8</w:t>
            </w:r>
          </w:p>
        </w:tc>
        <w:tc>
          <w:tcPr>
            <w:tcW w:w="1160" w:type="dxa"/>
            <w:tcBorders>
              <w:top w:val="nil"/>
              <w:left w:val="nil"/>
              <w:bottom w:val="single" w:sz="8" w:space="0" w:color="auto"/>
              <w:right w:val="nil"/>
            </w:tcBorders>
            <w:shd w:val="clear" w:color="auto" w:fill="auto"/>
            <w:noWrap/>
            <w:vAlign w:val="bottom"/>
            <w:hideMark/>
          </w:tcPr>
          <w:p w14:paraId="776CA672" w14:textId="77777777"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0.052</w:t>
            </w:r>
          </w:p>
        </w:tc>
        <w:tc>
          <w:tcPr>
            <w:tcW w:w="1000" w:type="dxa"/>
            <w:tcBorders>
              <w:top w:val="nil"/>
              <w:left w:val="nil"/>
              <w:bottom w:val="single" w:sz="8" w:space="0" w:color="auto"/>
              <w:right w:val="nil"/>
            </w:tcBorders>
            <w:shd w:val="clear" w:color="auto" w:fill="auto"/>
            <w:noWrap/>
            <w:vAlign w:val="bottom"/>
            <w:hideMark/>
          </w:tcPr>
          <w:p w14:paraId="1E3A4CD7" w14:textId="7642E1BD" w:rsidR="00D760D9" w:rsidRPr="00D760D9" w:rsidRDefault="00D760D9" w:rsidP="00E33B75">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-5.</w:t>
            </w:r>
            <w:r w:rsidR="00E33B75">
              <w:rPr>
                <w:rFonts w:ascii="Times New Roman" w:eastAsia="Times New Roman" w:hAnsi="Times New Roman" w:cs="Times New Roman"/>
                <w:color w:val="000000"/>
                <w:sz w:val="20"/>
                <w:szCs w:val="20"/>
              </w:rPr>
              <w:t>56</w:t>
            </w:r>
          </w:p>
        </w:tc>
        <w:tc>
          <w:tcPr>
            <w:tcW w:w="1080" w:type="dxa"/>
            <w:tcBorders>
              <w:top w:val="nil"/>
              <w:left w:val="nil"/>
              <w:bottom w:val="single" w:sz="8" w:space="0" w:color="auto"/>
              <w:right w:val="nil"/>
            </w:tcBorders>
            <w:shd w:val="clear" w:color="auto" w:fill="auto"/>
            <w:noWrap/>
            <w:vAlign w:val="bottom"/>
            <w:hideMark/>
          </w:tcPr>
          <w:p w14:paraId="3DA29D76" w14:textId="77777777" w:rsidR="00D760D9" w:rsidRPr="00D760D9" w:rsidRDefault="00D760D9" w:rsidP="00D760D9">
            <w:pPr>
              <w:jc w:val="center"/>
              <w:rPr>
                <w:rFonts w:ascii="Times New Roman" w:eastAsia="Times New Roman" w:hAnsi="Times New Roman" w:cs="Times New Roman"/>
                <w:color w:val="000000"/>
                <w:sz w:val="20"/>
                <w:szCs w:val="20"/>
              </w:rPr>
            </w:pPr>
            <w:r w:rsidRPr="00D760D9">
              <w:rPr>
                <w:rFonts w:ascii="Times New Roman" w:eastAsia="Times New Roman" w:hAnsi="Times New Roman" w:cs="Times New Roman"/>
                <w:color w:val="000000"/>
                <w:sz w:val="20"/>
                <w:szCs w:val="20"/>
              </w:rPr>
              <w:t>0.000</w:t>
            </w:r>
          </w:p>
        </w:tc>
      </w:tr>
    </w:tbl>
    <w:p w14:paraId="77C52DB1" w14:textId="77777777" w:rsidR="002F6143" w:rsidRDefault="002F6143" w:rsidP="002F6143">
      <w:pPr>
        <w:rPr>
          <w:rFonts w:ascii="Courier New" w:hAnsi="Courier New" w:cs="Courier New"/>
          <w:noProof/>
          <w:sz w:val="16"/>
          <w:szCs w:val="16"/>
        </w:rPr>
      </w:pPr>
    </w:p>
    <w:p w14:paraId="06661E3C" w14:textId="4B86C2C3" w:rsidR="002F6143" w:rsidRPr="005629ED" w:rsidRDefault="002F6143" w:rsidP="00EB5FA5">
      <w:pPr>
        <w:pBdr>
          <w:top w:val="single" w:sz="4" w:space="1" w:color="auto"/>
        </w:pBdr>
        <w:rPr>
          <w:rFonts w:ascii="Times New Roman" w:hAnsi="Times New Roman" w:cs="Times New Roman"/>
          <w:sz w:val="20"/>
          <w:szCs w:val="20"/>
        </w:rPr>
      </w:pPr>
      <w:r w:rsidRPr="005629ED">
        <w:rPr>
          <w:rFonts w:ascii="Times New Roman" w:hAnsi="Times New Roman" w:cs="Times New Roman"/>
          <w:sz w:val="20"/>
          <w:szCs w:val="20"/>
        </w:rPr>
        <w:br w:type="page"/>
      </w:r>
    </w:p>
    <w:p w14:paraId="3490A12B" w14:textId="77777777" w:rsidR="00B155DF" w:rsidRPr="00CD71F0" w:rsidRDefault="00B155DF" w:rsidP="00B155DF">
      <w:pPr>
        <w:jc w:val="center"/>
        <w:rPr>
          <w:rFonts w:ascii="Times New Roman" w:hAnsi="Times New Roman" w:cs="Times New Roman"/>
          <w:b/>
        </w:rPr>
      </w:pPr>
      <w:r w:rsidRPr="00D50C33">
        <w:rPr>
          <w:rFonts w:ascii="Times New Roman" w:hAnsi="Times New Roman" w:cs="Times New Roman"/>
          <w:b/>
        </w:rPr>
        <w:lastRenderedPageBreak/>
        <w:t xml:space="preserve">Table 3: Reliability Statistics and Correlations Between EARS Epistemic and </w:t>
      </w:r>
      <w:proofErr w:type="spellStart"/>
      <w:r w:rsidRPr="00D50C33">
        <w:rPr>
          <w:rFonts w:ascii="Times New Roman" w:hAnsi="Times New Roman" w:cs="Times New Roman"/>
          <w:b/>
        </w:rPr>
        <w:t>Aleatory</w:t>
      </w:r>
      <w:proofErr w:type="spellEnd"/>
      <w:r w:rsidRPr="00D50C33">
        <w:rPr>
          <w:rFonts w:ascii="Times New Roman" w:hAnsi="Times New Roman" w:cs="Times New Roman"/>
          <w:b/>
        </w:rPr>
        <w:t xml:space="preserve"> Subscales in Study 2A</w:t>
      </w:r>
    </w:p>
    <w:p w14:paraId="2B83BC9F" w14:textId="77777777" w:rsidR="00B155DF" w:rsidRPr="00CD71F0" w:rsidRDefault="00B155DF" w:rsidP="00B155DF">
      <w:pPr>
        <w:rPr>
          <w:rFonts w:ascii="Times New Roman" w:hAnsi="Times New Roman" w:cs="Times New Roman"/>
          <w:sz w:val="20"/>
          <w:szCs w:val="20"/>
        </w:rPr>
      </w:pPr>
    </w:p>
    <w:tbl>
      <w:tblPr>
        <w:tblW w:w="8820" w:type="dxa"/>
        <w:jc w:val="center"/>
        <w:tblLayout w:type="fixed"/>
        <w:tblLook w:val="04A0" w:firstRow="1" w:lastRow="0" w:firstColumn="1" w:lastColumn="0" w:noHBand="0" w:noVBand="1"/>
      </w:tblPr>
      <w:tblGrid>
        <w:gridCol w:w="5670"/>
        <w:gridCol w:w="1080"/>
        <w:gridCol w:w="990"/>
        <w:gridCol w:w="1080"/>
      </w:tblGrid>
      <w:tr w:rsidR="00B155DF" w:rsidRPr="00CD71F0" w14:paraId="62F050EB" w14:textId="77777777" w:rsidTr="00891D9A">
        <w:trPr>
          <w:trHeight w:hRule="exact" w:val="387"/>
          <w:jc w:val="center"/>
        </w:trPr>
        <w:tc>
          <w:tcPr>
            <w:tcW w:w="5670" w:type="dxa"/>
            <w:shd w:val="clear" w:color="auto" w:fill="F2F2F2" w:themeFill="background1" w:themeFillShade="F2"/>
          </w:tcPr>
          <w:p w14:paraId="77E7FCF8" w14:textId="77777777" w:rsidR="00B155DF" w:rsidRPr="00CD71F0" w:rsidRDefault="00B155DF" w:rsidP="00E11004">
            <w:pPr>
              <w:tabs>
                <w:tab w:val="left" w:pos="3240"/>
              </w:tabs>
              <w:rPr>
                <w:rFonts w:ascii="Times New Roman" w:hAnsi="Times New Roman" w:cs="Times New Roman"/>
                <w:b/>
                <w:sz w:val="20"/>
                <w:szCs w:val="20"/>
              </w:rPr>
            </w:pPr>
            <w:r>
              <w:rPr>
                <w:rFonts w:ascii="Times New Roman" w:hAnsi="Times New Roman" w:cs="Times New Roman"/>
                <w:b/>
                <w:sz w:val="20"/>
                <w:szCs w:val="20"/>
              </w:rPr>
              <w:t>Self</w:t>
            </w:r>
            <w:r w:rsidRPr="00CD71F0">
              <w:rPr>
                <w:rFonts w:ascii="Times New Roman" w:hAnsi="Times New Roman" w:cs="Times New Roman"/>
                <w:b/>
                <w:sz w:val="20"/>
                <w:szCs w:val="20"/>
              </w:rPr>
              <w:t>-</w:t>
            </w:r>
            <w:r>
              <w:rPr>
                <w:rFonts w:ascii="Times New Roman" w:hAnsi="Times New Roman" w:cs="Times New Roman"/>
                <w:b/>
                <w:sz w:val="20"/>
                <w:szCs w:val="20"/>
              </w:rPr>
              <w:t>events</w:t>
            </w:r>
          </w:p>
        </w:tc>
        <w:tc>
          <w:tcPr>
            <w:tcW w:w="1080" w:type="dxa"/>
            <w:shd w:val="clear" w:color="auto" w:fill="F2F2F2" w:themeFill="background1" w:themeFillShade="F2"/>
          </w:tcPr>
          <w:p w14:paraId="19E0B4CD" w14:textId="77777777" w:rsidR="00B155DF" w:rsidRPr="0039015E" w:rsidRDefault="00B155DF" w:rsidP="00E11004">
            <w:pPr>
              <w:tabs>
                <w:tab w:val="left" w:pos="3240"/>
              </w:tabs>
              <w:rPr>
                <w:rFonts w:ascii="Times New Roman" w:hAnsi="Times New Roman" w:cs="Times New Roman"/>
                <w:b/>
                <w:sz w:val="20"/>
                <w:szCs w:val="20"/>
              </w:rPr>
            </w:pPr>
            <w:r>
              <w:rPr>
                <w:rFonts w:ascii="Times New Roman" w:hAnsi="Times New Roman" w:cs="Times New Roman"/>
                <w:b/>
                <w:sz w:val="20"/>
                <w:szCs w:val="20"/>
              </w:rPr>
              <w:sym w:font="Symbol" w:char="F061"/>
            </w:r>
            <w:r w:rsidRPr="000F321F">
              <w:rPr>
                <w:rFonts w:ascii="Times New Roman" w:hAnsi="Times New Roman" w:cs="Times New Roman"/>
                <w:b/>
                <w:sz w:val="20"/>
                <w:szCs w:val="20"/>
                <w:vertAlign w:val="subscript"/>
              </w:rPr>
              <w:t>E</w:t>
            </w:r>
            <w:r>
              <w:rPr>
                <w:rFonts w:ascii="Times New Roman" w:hAnsi="Times New Roman" w:cs="Times New Roman"/>
                <w:b/>
                <w:sz w:val="20"/>
                <w:szCs w:val="20"/>
                <w:vertAlign w:val="subscript"/>
              </w:rPr>
              <w:t>pistemic</w:t>
            </w:r>
          </w:p>
        </w:tc>
        <w:tc>
          <w:tcPr>
            <w:tcW w:w="990" w:type="dxa"/>
            <w:shd w:val="clear" w:color="auto" w:fill="F2F2F2" w:themeFill="background1" w:themeFillShade="F2"/>
          </w:tcPr>
          <w:p w14:paraId="5C84D5F1" w14:textId="77777777" w:rsidR="00B155DF" w:rsidRPr="00CD71F0" w:rsidRDefault="00B155DF" w:rsidP="00E11004">
            <w:pPr>
              <w:tabs>
                <w:tab w:val="left" w:pos="3240"/>
              </w:tabs>
              <w:rPr>
                <w:rFonts w:ascii="Times New Roman" w:hAnsi="Times New Roman" w:cs="Times New Roman"/>
                <w:b/>
                <w:sz w:val="20"/>
                <w:szCs w:val="20"/>
              </w:rPr>
            </w:pPr>
            <w:r>
              <w:rPr>
                <w:rFonts w:ascii="Times New Roman" w:hAnsi="Times New Roman" w:cs="Times New Roman"/>
                <w:b/>
                <w:sz w:val="20"/>
                <w:szCs w:val="20"/>
              </w:rPr>
              <w:sym w:font="Symbol" w:char="F061"/>
            </w:r>
            <w:proofErr w:type="spellStart"/>
            <w:r>
              <w:rPr>
                <w:rFonts w:ascii="Times New Roman" w:hAnsi="Times New Roman" w:cs="Times New Roman"/>
                <w:b/>
                <w:sz w:val="20"/>
                <w:szCs w:val="20"/>
                <w:vertAlign w:val="subscript"/>
              </w:rPr>
              <w:t>Aleatory</w:t>
            </w:r>
            <w:proofErr w:type="spellEnd"/>
          </w:p>
        </w:tc>
        <w:tc>
          <w:tcPr>
            <w:tcW w:w="1080" w:type="dxa"/>
            <w:shd w:val="clear" w:color="auto" w:fill="F2F2F2" w:themeFill="background1" w:themeFillShade="F2"/>
          </w:tcPr>
          <w:p w14:paraId="6F10649A" w14:textId="77777777" w:rsidR="00B155DF" w:rsidRPr="00CD71F0" w:rsidRDefault="00B155DF" w:rsidP="00E11004">
            <w:pPr>
              <w:tabs>
                <w:tab w:val="left" w:pos="3240"/>
              </w:tabs>
              <w:rPr>
                <w:rFonts w:ascii="Times New Roman" w:hAnsi="Times New Roman" w:cs="Times New Roman"/>
                <w:b/>
                <w:sz w:val="20"/>
                <w:szCs w:val="20"/>
              </w:rPr>
            </w:pPr>
            <w:proofErr w:type="spellStart"/>
            <w:r>
              <w:rPr>
                <w:rFonts w:ascii="Times New Roman" w:hAnsi="Times New Roman" w:cs="Times New Roman"/>
                <w:b/>
                <w:sz w:val="20"/>
                <w:szCs w:val="20"/>
              </w:rPr>
              <w:t>r</w:t>
            </w:r>
            <w:r w:rsidRPr="000F321F">
              <w:rPr>
                <w:rFonts w:ascii="Times New Roman" w:hAnsi="Times New Roman" w:cs="Times New Roman"/>
                <w:b/>
                <w:sz w:val="20"/>
                <w:szCs w:val="20"/>
                <w:vertAlign w:val="subscript"/>
              </w:rPr>
              <w:t>E&amp;A</w:t>
            </w:r>
            <w:proofErr w:type="spellEnd"/>
          </w:p>
        </w:tc>
      </w:tr>
      <w:tr w:rsidR="00B155DF" w:rsidRPr="00CD71F0" w14:paraId="4AEFA6FB" w14:textId="77777777" w:rsidTr="00891D9A">
        <w:trPr>
          <w:jc w:val="center"/>
        </w:trPr>
        <w:tc>
          <w:tcPr>
            <w:tcW w:w="5670" w:type="dxa"/>
          </w:tcPr>
          <w:p w14:paraId="385D33A5" w14:textId="77777777" w:rsidR="00B155DF" w:rsidRPr="00CD71F0" w:rsidRDefault="00B155DF" w:rsidP="00E11004">
            <w:pPr>
              <w:rPr>
                <w:rFonts w:ascii="Times New Roman" w:hAnsi="Times New Roman" w:cs="Times New Roman"/>
                <w:sz w:val="20"/>
                <w:szCs w:val="20"/>
              </w:rPr>
            </w:pPr>
            <w:r w:rsidRPr="00CD71F0">
              <w:rPr>
                <w:rFonts w:ascii="Times New Roman" w:hAnsi="Times New Roman" w:cs="Times New Roman"/>
                <w:sz w:val="20"/>
                <w:szCs w:val="20"/>
              </w:rPr>
              <w:t>I will go to a party this weekend</w:t>
            </w:r>
          </w:p>
          <w:p w14:paraId="6A930679" w14:textId="77777777" w:rsidR="00B155DF" w:rsidRPr="00CD71F0" w:rsidRDefault="00B155DF" w:rsidP="00E11004">
            <w:pPr>
              <w:tabs>
                <w:tab w:val="left" w:pos="3240"/>
              </w:tabs>
              <w:rPr>
                <w:rFonts w:ascii="Times New Roman" w:hAnsi="Times New Roman" w:cs="Times New Roman"/>
                <w:sz w:val="20"/>
                <w:szCs w:val="20"/>
              </w:rPr>
            </w:pPr>
          </w:p>
        </w:tc>
        <w:tc>
          <w:tcPr>
            <w:tcW w:w="1080" w:type="dxa"/>
          </w:tcPr>
          <w:p w14:paraId="256C3F61"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.71</w:t>
            </w:r>
            <w:r>
              <w:rPr>
                <w:rFonts w:ascii="Times New Roman" w:hAnsi="Times New Roman" w:cs="Times New Roman"/>
                <w:sz w:val="20"/>
                <w:szCs w:val="20"/>
              </w:rPr>
              <w:t>7</w:t>
            </w:r>
          </w:p>
        </w:tc>
        <w:tc>
          <w:tcPr>
            <w:tcW w:w="990" w:type="dxa"/>
          </w:tcPr>
          <w:p w14:paraId="44C82389"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.825</w:t>
            </w:r>
          </w:p>
        </w:tc>
        <w:tc>
          <w:tcPr>
            <w:tcW w:w="1080" w:type="dxa"/>
          </w:tcPr>
          <w:p w14:paraId="4D081A8E" w14:textId="77777777" w:rsidR="00B155DF" w:rsidRPr="00CD71F0"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-.207</w:t>
            </w:r>
          </w:p>
        </w:tc>
      </w:tr>
      <w:tr w:rsidR="00B155DF" w:rsidRPr="00CD71F0" w14:paraId="14C9E635" w14:textId="77777777" w:rsidTr="00891D9A">
        <w:trPr>
          <w:jc w:val="center"/>
        </w:trPr>
        <w:tc>
          <w:tcPr>
            <w:tcW w:w="5670" w:type="dxa"/>
          </w:tcPr>
          <w:p w14:paraId="66E5CC83" w14:textId="77777777" w:rsidR="00B155DF" w:rsidRPr="00CD71F0" w:rsidRDefault="00B155DF" w:rsidP="00E11004">
            <w:pPr>
              <w:rPr>
                <w:rFonts w:ascii="Times New Roman" w:hAnsi="Times New Roman" w:cs="Times New Roman"/>
                <w:sz w:val="20"/>
                <w:szCs w:val="20"/>
              </w:rPr>
            </w:pPr>
            <w:r w:rsidRPr="00CD71F0">
              <w:rPr>
                <w:rFonts w:ascii="Times New Roman" w:hAnsi="Times New Roman" w:cs="Times New Roman"/>
                <w:sz w:val="20"/>
                <w:szCs w:val="20"/>
              </w:rPr>
              <w:t>I will earn at least a 3.0 GPA this semester</w:t>
            </w:r>
          </w:p>
          <w:p w14:paraId="18E3BBEC" w14:textId="77777777" w:rsidR="00B155DF" w:rsidRPr="00CD71F0" w:rsidRDefault="00B155DF" w:rsidP="00E11004">
            <w:pPr>
              <w:tabs>
                <w:tab w:val="left" w:pos="3240"/>
              </w:tabs>
              <w:rPr>
                <w:rFonts w:ascii="Times New Roman" w:hAnsi="Times New Roman" w:cs="Times New Roman"/>
                <w:sz w:val="20"/>
                <w:szCs w:val="20"/>
              </w:rPr>
            </w:pPr>
          </w:p>
        </w:tc>
        <w:tc>
          <w:tcPr>
            <w:tcW w:w="1080" w:type="dxa"/>
          </w:tcPr>
          <w:p w14:paraId="73AD09A6"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.60</w:t>
            </w:r>
            <w:r>
              <w:rPr>
                <w:rFonts w:ascii="Times New Roman" w:hAnsi="Times New Roman" w:cs="Times New Roman"/>
                <w:sz w:val="20"/>
                <w:szCs w:val="20"/>
              </w:rPr>
              <w:t>7</w:t>
            </w:r>
          </w:p>
        </w:tc>
        <w:tc>
          <w:tcPr>
            <w:tcW w:w="990" w:type="dxa"/>
          </w:tcPr>
          <w:p w14:paraId="505818FE"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.750</w:t>
            </w:r>
          </w:p>
        </w:tc>
        <w:tc>
          <w:tcPr>
            <w:tcW w:w="1080" w:type="dxa"/>
          </w:tcPr>
          <w:p w14:paraId="5EC3B37F"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0.100</w:t>
            </w:r>
          </w:p>
        </w:tc>
      </w:tr>
      <w:tr w:rsidR="00B155DF" w:rsidRPr="00CD71F0" w14:paraId="26FE8CFD" w14:textId="77777777" w:rsidTr="00891D9A">
        <w:trPr>
          <w:jc w:val="center"/>
        </w:trPr>
        <w:tc>
          <w:tcPr>
            <w:tcW w:w="5670" w:type="dxa"/>
          </w:tcPr>
          <w:p w14:paraId="20913548" w14:textId="77777777" w:rsidR="00B155DF" w:rsidRPr="00CD71F0" w:rsidRDefault="00B155DF" w:rsidP="00E11004">
            <w:pPr>
              <w:rPr>
                <w:rFonts w:ascii="Times New Roman" w:hAnsi="Times New Roman" w:cs="Times New Roman"/>
                <w:sz w:val="20"/>
                <w:szCs w:val="20"/>
              </w:rPr>
            </w:pPr>
            <w:r w:rsidRPr="00CD71F0">
              <w:rPr>
                <w:rFonts w:ascii="Times New Roman" w:hAnsi="Times New Roman" w:cs="Times New Roman"/>
                <w:sz w:val="20"/>
                <w:szCs w:val="20"/>
              </w:rPr>
              <w:t>I will go to bed before 1AM tonight</w:t>
            </w:r>
          </w:p>
          <w:p w14:paraId="7DB5BD34" w14:textId="77777777" w:rsidR="00B155DF" w:rsidRPr="00CD71F0" w:rsidRDefault="00B155DF" w:rsidP="00E11004">
            <w:pPr>
              <w:tabs>
                <w:tab w:val="left" w:pos="3240"/>
              </w:tabs>
              <w:rPr>
                <w:rFonts w:ascii="Times New Roman" w:hAnsi="Times New Roman" w:cs="Times New Roman"/>
                <w:sz w:val="20"/>
                <w:szCs w:val="20"/>
              </w:rPr>
            </w:pPr>
          </w:p>
        </w:tc>
        <w:tc>
          <w:tcPr>
            <w:tcW w:w="1080" w:type="dxa"/>
          </w:tcPr>
          <w:p w14:paraId="402880FB"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.680</w:t>
            </w:r>
          </w:p>
        </w:tc>
        <w:tc>
          <w:tcPr>
            <w:tcW w:w="990" w:type="dxa"/>
          </w:tcPr>
          <w:p w14:paraId="6CE8F838"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.805</w:t>
            </w:r>
          </w:p>
        </w:tc>
        <w:tc>
          <w:tcPr>
            <w:tcW w:w="1080" w:type="dxa"/>
          </w:tcPr>
          <w:p w14:paraId="408770C8" w14:textId="77777777" w:rsidR="00B155DF" w:rsidRPr="00CD71F0"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-.148</w:t>
            </w:r>
          </w:p>
        </w:tc>
      </w:tr>
      <w:tr w:rsidR="00B155DF" w:rsidRPr="00CD71F0" w14:paraId="1630F398" w14:textId="77777777" w:rsidTr="00891D9A">
        <w:trPr>
          <w:jc w:val="center"/>
        </w:trPr>
        <w:tc>
          <w:tcPr>
            <w:tcW w:w="5670" w:type="dxa"/>
          </w:tcPr>
          <w:p w14:paraId="0E7381B5" w14:textId="77777777" w:rsidR="00B155DF" w:rsidRPr="00CD71F0" w:rsidRDefault="00B155DF" w:rsidP="00E11004">
            <w:pPr>
              <w:rPr>
                <w:rFonts w:ascii="Times New Roman" w:hAnsi="Times New Roman" w:cs="Times New Roman"/>
                <w:sz w:val="20"/>
                <w:szCs w:val="20"/>
              </w:rPr>
            </w:pPr>
            <w:r w:rsidRPr="00CD71F0">
              <w:rPr>
                <w:rFonts w:ascii="Times New Roman" w:hAnsi="Times New Roman" w:cs="Times New Roman"/>
                <w:sz w:val="20"/>
                <w:szCs w:val="20"/>
              </w:rPr>
              <w:t>I will speak to my parents at some point in the next week</w:t>
            </w:r>
          </w:p>
          <w:p w14:paraId="0043AE49" w14:textId="77777777" w:rsidR="00B155DF" w:rsidRPr="00CD71F0" w:rsidRDefault="00B155DF" w:rsidP="00E11004">
            <w:pPr>
              <w:tabs>
                <w:tab w:val="left" w:pos="3240"/>
              </w:tabs>
              <w:rPr>
                <w:rFonts w:ascii="Times New Roman" w:hAnsi="Times New Roman" w:cs="Times New Roman"/>
                <w:sz w:val="20"/>
                <w:szCs w:val="20"/>
              </w:rPr>
            </w:pPr>
          </w:p>
        </w:tc>
        <w:tc>
          <w:tcPr>
            <w:tcW w:w="1080" w:type="dxa"/>
          </w:tcPr>
          <w:p w14:paraId="3F81DC78"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.55</w:t>
            </w:r>
            <w:r>
              <w:rPr>
                <w:rFonts w:ascii="Times New Roman" w:hAnsi="Times New Roman" w:cs="Times New Roman"/>
                <w:sz w:val="20"/>
                <w:szCs w:val="20"/>
              </w:rPr>
              <w:t>2</w:t>
            </w:r>
          </w:p>
        </w:tc>
        <w:tc>
          <w:tcPr>
            <w:tcW w:w="990" w:type="dxa"/>
          </w:tcPr>
          <w:p w14:paraId="73F3B90A" w14:textId="77777777" w:rsidR="00B155DF" w:rsidRPr="00352407" w:rsidRDefault="00B155DF" w:rsidP="00E11004">
            <w:pPr>
              <w:tabs>
                <w:tab w:val="left" w:pos="3240"/>
              </w:tabs>
              <w:rPr>
                <w:rFonts w:ascii="Times New Roman" w:hAnsi="Times New Roman" w:cs="Times New Roman"/>
                <w:sz w:val="20"/>
                <w:szCs w:val="20"/>
              </w:rPr>
            </w:pPr>
            <w:r w:rsidRPr="000D5B7B">
              <w:rPr>
                <w:rFonts w:ascii="Times New Roman" w:hAnsi="Times New Roman" w:cs="Times New Roman"/>
                <w:sz w:val="20"/>
                <w:szCs w:val="20"/>
              </w:rPr>
              <w:t>.818</w:t>
            </w:r>
          </w:p>
        </w:tc>
        <w:tc>
          <w:tcPr>
            <w:tcW w:w="1080" w:type="dxa"/>
          </w:tcPr>
          <w:p w14:paraId="680EADDD"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-.045</w:t>
            </w:r>
          </w:p>
        </w:tc>
      </w:tr>
      <w:tr w:rsidR="00B155DF" w:rsidRPr="00CD71F0" w14:paraId="52B70BB3" w14:textId="77777777" w:rsidTr="00891D9A">
        <w:trPr>
          <w:jc w:val="center"/>
        </w:trPr>
        <w:tc>
          <w:tcPr>
            <w:tcW w:w="5670" w:type="dxa"/>
          </w:tcPr>
          <w:p w14:paraId="6EFDCECE" w14:textId="6C1C70F4" w:rsidR="00B155DF" w:rsidRPr="00CD71F0" w:rsidRDefault="00B155DF" w:rsidP="00E11004">
            <w:pPr>
              <w:rPr>
                <w:rFonts w:ascii="Times New Roman" w:hAnsi="Times New Roman" w:cs="Times New Roman"/>
                <w:sz w:val="20"/>
                <w:szCs w:val="20"/>
              </w:rPr>
            </w:pPr>
            <w:r w:rsidRPr="00CD71F0">
              <w:rPr>
                <w:rFonts w:ascii="Times New Roman" w:hAnsi="Times New Roman" w:cs="Times New Roman"/>
                <w:sz w:val="20"/>
                <w:szCs w:val="20"/>
              </w:rPr>
              <w:t xml:space="preserve">I will attend my </w:t>
            </w:r>
            <w:r w:rsidR="00ED7A0C">
              <w:rPr>
                <w:rFonts w:ascii="Times New Roman" w:hAnsi="Times New Roman" w:cs="Times New Roman"/>
                <w:sz w:val="20"/>
                <w:szCs w:val="20"/>
              </w:rPr>
              <w:t>next</w:t>
            </w:r>
            <w:r w:rsidRPr="00CD71F0">
              <w:rPr>
                <w:rFonts w:ascii="Times New Roman" w:hAnsi="Times New Roman" w:cs="Times New Roman"/>
                <w:sz w:val="20"/>
                <w:szCs w:val="20"/>
              </w:rPr>
              <w:t xml:space="preserve"> high school reunion</w:t>
            </w:r>
          </w:p>
          <w:p w14:paraId="19F3A4B5" w14:textId="77777777" w:rsidR="00B155DF" w:rsidRPr="00CD71F0" w:rsidRDefault="00B155DF" w:rsidP="00E11004">
            <w:pPr>
              <w:tabs>
                <w:tab w:val="left" w:pos="3240"/>
              </w:tabs>
              <w:rPr>
                <w:rFonts w:ascii="Times New Roman" w:hAnsi="Times New Roman" w:cs="Times New Roman"/>
                <w:sz w:val="20"/>
                <w:szCs w:val="20"/>
              </w:rPr>
            </w:pPr>
          </w:p>
        </w:tc>
        <w:tc>
          <w:tcPr>
            <w:tcW w:w="1080" w:type="dxa"/>
          </w:tcPr>
          <w:p w14:paraId="33026E93"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.56</w:t>
            </w:r>
            <w:r>
              <w:rPr>
                <w:rFonts w:ascii="Times New Roman" w:hAnsi="Times New Roman" w:cs="Times New Roman"/>
                <w:sz w:val="20"/>
                <w:szCs w:val="20"/>
              </w:rPr>
              <w:t>3</w:t>
            </w:r>
          </w:p>
        </w:tc>
        <w:tc>
          <w:tcPr>
            <w:tcW w:w="990" w:type="dxa"/>
          </w:tcPr>
          <w:p w14:paraId="7F58C76E" w14:textId="77777777" w:rsidR="00B155DF" w:rsidRPr="000D5B7B"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.81</w:t>
            </w:r>
            <w:r w:rsidRPr="0039015E">
              <w:rPr>
                <w:rFonts w:ascii="Times New Roman" w:hAnsi="Times New Roman" w:cs="Times New Roman"/>
                <w:sz w:val="20"/>
                <w:szCs w:val="20"/>
              </w:rPr>
              <w:t>8</w:t>
            </w:r>
          </w:p>
        </w:tc>
        <w:tc>
          <w:tcPr>
            <w:tcW w:w="1080" w:type="dxa"/>
          </w:tcPr>
          <w:p w14:paraId="0BE7B27D" w14:textId="77777777" w:rsidR="00B155DF" w:rsidRPr="00CD71F0"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-.258*</w:t>
            </w:r>
          </w:p>
        </w:tc>
      </w:tr>
      <w:tr w:rsidR="00B155DF" w:rsidRPr="00CD71F0" w14:paraId="3797CB3B" w14:textId="77777777" w:rsidTr="00891D9A">
        <w:trPr>
          <w:jc w:val="center"/>
        </w:trPr>
        <w:tc>
          <w:tcPr>
            <w:tcW w:w="5670" w:type="dxa"/>
          </w:tcPr>
          <w:p w14:paraId="5348A4E6" w14:textId="77777777" w:rsidR="00B155DF" w:rsidRPr="00CD71F0" w:rsidRDefault="00B155DF" w:rsidP="00E11004">
            <w:pPr>
              <w:rPr>
                <w:rFonts w:ascii="Times New Roman" w:hAnsi="Times New Roman" w:cs="Times New Roman"/>
                <w:sz w:val="20"/>
                <w:szCs w:val="20"/>
              </w:rPr>
            </w:pPr>
            <w:r w:rsidRPr="00CD71F0">
              <w:rPr>
                <w:rFonts w:ascii="Times New Roman" w:hAnsi="Times New Roman" w:cs="Times New Roman"/>
                <w:sz w:val="20"/>
                <w:szCs w:val="20"/>
              </w:rPr>
              <w:t>I will get married by the time I am 30</w:t>
            </w:r>
          </w:p>
          <w:p w14:paraId="24EAE159" w14:textId="77777777" w:rsidR="00B155DF" w:rsidRPr="00CD71F0" w:rsidRDefault="00B155DF" w:rsidP="00E11004">
            <w:pPr>
              <w:tabs>
                <w:tab w:val="left" w:pos="3240"/>
              </w:tabs>
              <w:rPr>
                <w:rFonts w:ascii="Times New Roman" w:hAnsi="Times New Roman" w:cs="Times New Roman"/>
                <w:sz w:val="20"/>
                <w:szCs w:val="20"/>
              </w:rPr>
            </w:pPr>
          </w:p>
        </w:tc>
        <w:tc>
          <w:tcPr>
            <w:tcW w:w="1080" w:type="dxa"/>
          </w:tcPr>
          <w:p w14:paraId="61D3EC58"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.74</w:t>
            </w:r>
            <w:r>
              <w:rPr>
                <w:rFonts w:ascii="Times New Roman" w:hAnsi="Times New Roman" w:cs="Times New Roman"/>
                <w:sz w:val="20"/>
                <w:szCs w:val="20"/>
              </w:rPr>
              <w:t>9</w:t>
            </w:r>
          </w:p>
        </w:tc>
        <w:tc>
          <w:tcPr>
            <w:tcW w:w="990" w:type="dxa"/>
          </w:tcPr>
          <w:p w14:paraId="1A1EE415" w14:textId="77777777" w:rsidR="00B155DF" w:rsidRPr="000D5B7B"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.67</w:t>
            </w:r>
            <w:r w:rsidRPr="0039015E">
              <w:rPr>
                <w:rFonts w:ascii="Times New Roman" w:hAnsi="Times New Roman" w:cs="Times New Roman"/>
                <w:sz w:val="20"/>
                <w:szCs w:val="20"/>
              </w:rPr>
              <w:t>3</w:t>
            </w:r>
          </w:p>
        </w:tc>
        <w:tc>
          <w:tcPr>
            <w:tcW w:w="1080" w:type="dxa"/>
          </w:tcPr>
          <w:p w14:paraId="2E20B3A0"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-.288*</w:t>
            </w:r>
          </w:p>
        </w:tc>
      </w:tr>
      <w:tr w:rsidR="00B155DF" w:rsidRPr="00CD71F0" w14:paraId="1ADD79EF" w14:textId="77777777" w:rsidTr="00891D9A">
        <w:trPr>
          <w:jc w:val="center"/>
        </w:trPr>
        <w:tc>
          <w:tcPr>
            <w:tcW w:w="5670" w:type="dxa"/>
          </w:tcPr>
          <w:p w14:paraId="555C628F" w14:textId="77777777" w:rsidR="00B155DF" w:rsidRPr="00CD71F0" w:rsidRDefault="00B155DF" w:rsidP="00E11004">
            <w:pPr>
              <w:rPr>
                <w:rFonts w:ascii="Times New Roman" w:hAnsi="Times New Roman" w:cs="Times New Roman"/>
                <w:sz w:val="20"/>
                <w:szCs w:val="20"/>
              </w:rPr>
            </w:pPr>
            <w:r w:rsidRPr="00CD71F0">
              <w:rPr>
                <w:rFonts w:ascii="Times New Roman" w:hAnsi="Times New Roman" w:cs="Times New Roman"/>
                <w:sz w:val="20"/>
                <w:szCs w:val="20"/>
              </w:rPr>
              <w:t>I will travel out of state this summer</w:t>
            </w:r>
          </w:p>
          <w:p w14:paraId="543DF6C4" w14:textId="77777777" w:rsidR="00B155DF" w:rsidRPr="00CD71F0" w:rsidRDefault="00B155DF" w:rsidP="00E11004">
            <w:pPr>
              <w:tabs>
                <w:tab w:val="left" w:pos="3240"/>
              </w:tabs>
              <w:rPr>
                <w:rFonts w:ascii="Times New Roman" w:hAnsi="Times New Roman" w:cs="Times New Roman"/>
                <w:sz w:val="20"/>
                <w:szCs w:val="20"/>
              </w:rPr>
            </w:pPr>
          </w:p>
        </w:tc>
        <w:tc>
          <w:tcPr>
            <w:tcW w:w="1080" w:type="dxa"/>
          </w:tcPr>
          <w:p w14:paraId="6830AFD7"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.185</w:t>
            </w:r>
          </w:p>
        </w:tc>
        <w:tc>
          <w:tcPr>
            <w:tcW w:w="990" w:type="dxa"/>
          </w:tcPr>
          <w:p w14:paraId="2ED6C7DD" w14:textId="77777777" w:rsidR="00B155DF" w:rsidRPr="000D5B7B"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.78</w:t>
            </w:r>
            <w:r w:rsidRPr="0039015E">
              <w:rPr>
                <w:rFonts w:ascii="Times New Roman" w:hAnsi="Times New Roman" w:cs="Times New Roman"/>
                <w:sz w:val="20"/>
                <w:szCs w:val="20"/>
              </w:rPr>
              <w:t>5</w:t>
            </w:r>
          </w:p>
        </w:tc>
        <w:tc>
          <w:tcPr>
            <w:tcW w:w="1080" w:type="dxa"/>
          </w:tcPr>
          <w:p w14:paraId="00BE2D53"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-.206</w:t>
            </w:r>
          </w:p>
        </w:tc>
      </w:tr>
      <w:tr w:rsidR="00B155DF" w:rsidRPr="00CD71F0" w14:paraId="388849A7" w14:textId="77777777" w:rsidTr="00891D9A">
        <w:trPr>
          <w:jc w:val="center"/>
        </w:trPr>
        <w:tc>
          <w:tcPr>
            <w:tcW w:w="5670" w:type="dxa"/>
          </w:tcPr>
          <w:p w14:paraId="3D9B82D1" w14:textId="77777777" w:rsidR="00B155DF" w:rsidRPr="00CD71F0" w:rsidRDefault="00B155DF" w:rsidP="00E11004">
            <w:pPr>
              <w:rPr>
                <w:rFonts w:ascii="Times New Roman" w:hAnsi="Times New Roman" w:cs="Times New Roman"/>
                <w:sz w:val="20"/>
                <w:szCs w:val="20"/>
              </w:rPr>
            </w:pPr>
            <w:r w:rsidRPr="00CD71F0">
              <w:rPr>
                <w:rFonts w:ascii="Times New Roman" w:hAnsi="Times New Roman" w:cs="Times New Roman"/>
                <w:sz w:val="20"/>
                <w:szCs w:val="20"/>
              </w:rPr>
              <w:t>I will attend graduate school</w:t>
            </w:r>
          </w:p>
          <w:p w14:paraId="11F66BBA" w14:textId="77777777" w:rsidR="00B155DF" w:rsidRPr="00CD71F0" w:rsidRDefault="00B155DF" w:rsidP="00E11004">
            <w:pPr>
              <w:tabs>
                <w:tab w:val="left" w:pos="3240"/>
              </w:tabs>
              <w:rPr>
                <w:rFonts w:ascii="Times New Roman" w:hAnsi="Times New Roman" w:cs="Times New Roman"/>
                <w:sz w:val="20"/>
                <w:szCs w:val="20"/>
              </w:rPr>
            </w:pPr>
          </w:p>
        </w:tc>
        <w:tc>
          <w:tcPr>
            <w:tcW w:w="1080" w:type="dxa"/>
          </w:tcPr>
          <w:p w14:paraId="358F67A2"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.743</w:t>
            </w:r>
          </w:p>
        </w:tc>
        <w:tc>
          <w:tcPr>
            <w:tcW w:w="990" w:type="dxa"/>
          </w:tcPr>
          <w:p w14:paraId="59877A02" w14:textId="77777777" w:rsidR="00B155DF" w:rsidRPr="000D5B7B"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.58</w:t>
            </w:r>
            <w:r w:rsidRPr="0039015E">
              <w:rPr>
                <w:rFonts w:ascii="Times New Roman" w:hAnsi="Times New Roman" w:cs="Times New Roman"/>
                <w:sz w:val="20"/>
                <w:szCs w:val="20"/>
              </w:rPr>
              <w:t>3</w:t>
            </w:r>
          </w:p>
        </w:tc>
        <w:tc>
          <w:tcPr>
            <w:tcW w:w="1080" w:type="dxa"/>
          </w:tcPr>
          <w:p w14:paraId="3D60757E"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-.159</w:t>
            </w:r>
          </w:p>
        </w:tc>
      </w:tr>
      <w:tr w:rsidR="00B155DF" w:rsidRPr="00CD71F0" w14:paraId="240EFE53" w14:textId="77777777" w:rsidTr="00891D9A">
        <w:trPr>
          <w:jc w:val="center"/>
        </w:trPr>
        <w:tc>
          <w:tcPr>
            <w:tcW w:w="5670" w:type="dxa"/>
          </w:tcPr>
          <w:p w14:paraId="0B8B061F" w14:textId="2D8DC2CB" w:rsidR="00B155DF" w:rsidRPr="00ED7A0C" w:rsidRDefault="00ED7A0C" w:rsidP="00E11004">
            <w:pPr>
              <w:tabs>
                <w:tab w:val="left" w:pos="3240"/>
              </w:tabs>
              <w:rPr>
                <w:rFonts w:ascii="Times New Roman" w:hAnsi="Times New Roman" w:cs="Times New Roman"/>
                <w:sz w:val="20"/>
                <w:szCs w:val="20"/>
              </w:rPr>
            </w:pPr>
            <w:r w:rsidRPr="00ED7A0C">
              <w:rPr>
                <w:rFonts w:ascii="Times New Roman" w:hAnsi="Times New Roman" w:cs="Times New Roman"/>
                <w:sz w:val="20"/>
                <w:szCs w:val="20"/>
              </w:rPr>
              <w:t xml:space="preserve">I will participate in this subject pool at least one more time later this semester </w:t>
            </w:r>
          </w:p>
        </w:tc>
        <w:tc>
          <w:tcPr>
            <w:tcW w:w="1080" w:type="dxa"/>
          </w:tcPr>
          <w:p w14:paraId="6F7695F2"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.621</w:t>
            </w:r>
          </w:p>
        </w:tc>
        <w:tc>
          <w:tcPr>
            <w:tcW w:w="990" w:type="dxa"/>
          </w:tcPr>
          <w:p w14:paraId="33635814"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.791</w:t>
            </w:r>
          </w:p>
        </w:tc>
        <w:tc>
          <w:tcPr>
            <w:tcW w:w="1080" w:type="dxa"/>
          </w:tcPr>
          <w:p w14:paraId="0536D827"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-.121</w:t>
            </w:r>
          </w:p>
        </w:tc>
      </w:tr>
      <w:tr w:rsidR="00B155DF" w:rsidRPr="00CD71F0" w14:paraId="28D0C8CD" w14:textId="77777777" w:rsidTr="00891D9A">
        <w:trPr>
          <w:jc w:val="center"/>
        </w:trPr>
        <w:tc>
          <w:tcPr>
            <w:tcW w:w="5670" w:type="dxa"/>
          </w:tcPr>
          <w:p w14:paraId="6E3F8BCB" w14:textId="77777777" w:rsidR="00B155DF" w:rsidRPr="00CD71F0" w:rsidRDefault="00B155DF" w:rsidP="00E11004">
            <w:pPr>
              <w:rPr>
                <w:rFonts w:ascii="Times New Roman" w:hAnsi="Times New Roman" w:cs="Times New Roman"/>
                <w:sz w:val="20"/>
                <w:szCs w:val="20"/>
              </w:rPr>
            </w:pPr>
            <w:r w:rsidRPr="00CD71F0">
              <w:rPr>
                <w:rFonts w:ascii="Times New Roman" w:hAnsi="Times New Roman" w:cs="Times New Roman"/>
                <w:sz w:val="20"/>
                <w:szCs w:val="20"/>
              </w:rPr>
              <w:t>I will go to the beach sometime in March</w:t>
            </w:r>
          </w:p>
          <w:p w14:paraId="16E2DC31" w14:textId="77777777" w:rsidR="00B155DF" w:rsidRPr="00CD71F0" w:rsidRDefault="00B155DF" w:rsidP="00E11004">
            <w:pPr>
              <w:tabs>
                <w:tab w:val="left" w:pos="3240"/>
              </w:tabs>
              <w:rPr>
                <w:rFonts w:ascii="Times New Roman" w:hAnsi="Times New Roman" w:cs="Times New Roman"/>
                <w:sz w:val="20"/>
                <w:szCs w:val="20"/>
              </w:rPr>
            </w:pPr>
          </w:p>
        </w:tc>
        <w:tc>
          <w:tcPr>
            <w:tcW w:w="1080" w:type="dxa"/>
          </w:tcPr>
          <w:p w14:paraId="1825F794"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.684</w:t>
            </w:r>
          </w:p>
        </w:tc>
        <w:tc>
          <w:tcPr>
            <w:tcW w:w="990" w:type="dxa"/>
          </w:tcPr>
          <w:p w14:paraId="0397AFF4"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.776</w:t>
            </w:r>
          </w:p>
        </w:tc>
        <w:tc>
          <w:tcPr>
            <w:tcW w:w="1080" w:type="dxa"/>
          </w:tcPr>
          <w:p w14:paraId="6D45C62E"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-.266</w:t>
            </w:r>
          </w:p>
        </w:tc>
      </w:tr>
      <w:tr w:rsidR="00B155DF" w:rsidRPr="005D27EB" w14:paraId="753E9B0C" w14:textId="77777777" w:rsidTr="00891D9A">
        <w:trPr>
          <w:trHeight w:hRule="exact" w:val="414"/>
          <w:jc w:val="center"/>
        </w:trPr>
        <w:tc>
          <w:tcPr>
            <w:tcW w:w="5670" w:type="dxa"/>
            <w:shd w:val="clear" w:color="auto" w:fill="F2F2F2" w:themeFill="background1" w:themeFillShade="F2"/>
          </w:tcPr>
          <w:p w14:paraId="6CB41E23" w14:textId="77777777" w:rsidR="00B155DF" w:rsidRPr="005D27EB" w:rsidRDefault="00B155DF" w:rsidP="00E11004">
            <w:pPr>
              <w:tabs>
                <w:tab w:val="left" w:pos="3240"/>
              </w:tabs>
              <w:rPr>
                <w:rFonts w:ascii="Times New Roman" w:hAnsi="Times New Roman" w:cs="Times New Roman"/>
                <w:b/>
                <w:sz w:val="20"/>
                <w:szCs w:val="20"/>
              </w:rPr>
            </w:pPr>
            <w:r w:rsidRPr="005D27EB">
              <w:rPr>
                <w:rFonts w:ascii="Times New Roman" w:hAnsi="Times New Roman" w:cs="Times New Roman"/>
                <w:b/>
                <w:sz w:val="20"/>
                <w:szCs w:val="20"/>
              </w:rPr>
              <w:t>World-</w:t>
            </w:r>
            <w:r>
              <w:rPr>
                <w:rFonts w:ascii="Times New Roman" w:hAnsi="Times New Roman" w:cs="Times New Roman"/>
                <w:b/>
                <w:sz w:val="20"/>
                <w:szCs w:val="20"/>
              </w:rPr>
              <w:t>events</w:t>
            </w:r>
          </w:p>
        </w:tc>
        <w:tc>
          <w:tcPr>
            <w:tcW w:w="1080" w:type="dxa"/>
            <w:shd w:val="clear" w:color="auto" w:fill="F2F2F2" w:themeFill="background1" w:themeFillShade="F2"/>
          </w:tcPr>
          <w:p w14:paraId="54F5115C" w14:textId="77777777" w:rsidR="00B155DF" w:rsidRPr="0039015E" w:rsidRDefault="00B155DF" w:rsidP="00E11004">
            <w:pPr>
              <w:tabs>
                <w:tab w:val="left" w:pos="3240"/>
              </w:tabs>
              <w:rPr>
                <w:rFonts w:ascii="Times New Roman" w:hAnsi="Times New Roman" w:cs="Times New Roman"/>
                <w:b/>
                <w:sz w:val="20"/>
                <w:szCs w:val="20"/>
              </w:rPr>
            </w:pPr>
            <w:r>
              <w:rPr>
                <w:rFonts w:ascii="Times New Roman" w:hAnsi="Times New Roman" w:cs="Times New Roman"/>
                <w:b/>
                <w:sz w:val="20"/>
                <w:szCs w:val="20"/>
              </w:rPr>
              <w:sym w:font="Symbol" w:char="F061"/>
            </w:r>
            <w:r w:rsidRPr="003B694B">
              <w:rPr>
                <w:rFonts w:ascii="Times New Roman" w:hAnsi="Times New Roman" w:cs="Times New Roman"/>
                <w:b/>
                <w:sz w:val="20"/>
                <w:szCs w:val="20"/>
                <w:vertAlign w:val="subscript"/>
              </w:rPr>
              <w:t>E</w:t>
            </w:r>
            <w:r>
              <w:rPr>
                <w:rFonts w:ascii="Times New Roman" w:hAnsi="Times New Roman" w:cs="Times New Roman"/>
                <w:b/>
                <w:sz w:val="20"/>
                <w:szCs w:val="20"/>
                <w:vertAlign w:val="subscript"/>
              </w:rPr>
              <w:t>pistemic</w:t>
            </w:r>
          </w:p>
        </w:tc>
        <w:tc>
          <w:tcPr>
            <w:tcW w:w="990" w:type="dxa"/>
            <w:shd w:val="clear" w:color="auto" w:fill="F2F2F2" w:themeFill="background1" w:themeFillShade="F2"/>
          </w:tcPr>
          <w:p w14:paraId="58A7DEF2" w14:textId="77777777" w:rsidR="00B155DF" w:rsidRPr="0039015E" w:rsidRDefault="00B155DF" w:rsidP="00E11004">
            <w:pPr>
              <w:tabs>
                <w:tab w:val="left" w:pos="3240"/>
              </w:tabs>
              <w:rPr>
                <w:rFonts w:ascii="Times New Roman" w:hAnsi="Times New Roman" w:cs="Times New Roman"/>
                <w:b/>
                <w:sz w:val="20"/>
                <w:szCs w:val="20"/>
              </w:rPr>
            </w:pPr>
            <w:r>
              <w:rPr>
                <w:rFonts w:ascii="Times New Roman" w:hAnsi="Times New Roman" w:cs="Times New Roman"/>
                <w:b/>
                <w:sz w:val="20"/>
                <w:szCs w:val="20"/>
              </w:rPr>
              <w:sym w:font="Symbol" w:char="F061"/>
            </w:r>
            <w:proofErr w:type="spellStart"/>
            <w:r>
              <w:rPr>
                <w:rFonts w:ascii="Times New Roman" w:hAnsi="Times New Roman" w:cs="Times New Roman"/>
                <w:b/>
                <w:sz w:val="20"/>
                <w:szCs w:val="20"/>
                <w:vertAlign w:val="subscript"/>
              </w:rPr>
              <w:t>Aleatory</w:t>
            </w:r>
            <w:proofErr w:type="spellEnd"/>
          </w:p>
        </w:tc>
        <w:tc>
          <w:tcPr>
            <w:tcW w:w="1080" w:type="dxa"/>
            <w:shd w:val="clear" w:color="auto" w:fill="F2F2F2" w:themeFill="background1" w:themeFillShade="F2"/>
          </w:tcPr>
          <w:p w14:paraId="3B20D2AA" w14:textId="77777777" w:rsidR="00B155DF" w:rsidRPr="005D27EB" w:rsidRDefault="00B155DF" w:rsidP="00E11004">
            <w:pPr>
              <w:tabs>
                <w:tab w:val="left" w:pos="3240"/>
              </w:tabs>
              <w:rPr>
                <w:rFonts w:ascii="Times New Roman" w:hAnsi="Times New Roman" w:cs="Times New Roman"/>
                <w:b/>
                <w:sz w:val="20"/>
                <w:szCs w:val="20"/>
              </w:rPr>
            </w:pPr>
            <w:proofErr w:type="spellStart"/>
            <w:r>
              <w:rPr>
                <w:rFonts w:ascii="Times New Roman" w:hAnsi="Times New Roman" w:cs="Times New Roman"/>
                <w:b/>
                <w:sz w:val="20"/>
                <w:szCs w:val="20"/>
              </w:rPr>
              <w:t>r</w:t>
            </w:r>
            <w:r w:rsidRPr="003B694B">
              <w:rPr>
                <w:rFonts w:ascii="Times New Roman" w:hAnsi="Times New Roman" w:cs="Times New Roman"/>
                <w:b/>
                <w:sz w:val="20"/>
                <w:szCs w:val="20"/>
                <w:vertAlign w:val="subscript"/>
              </w:rPr>
              <w:t>E&amp;A</w:t>
            </w:r>
            <w:proofErr w:type="spellEnd"/>
          </w:p>
        </w:tc>
      </w:tr>
      <w:tr w:rsidR="00B155DF" w:rsidRPr="00CD71F0" w14:paraId="76048723" w14:textId="77777777" w:rsidTr="00891D9A">
        <w:trPr>
          <w:trHeight w:val="567"/>
          <w:jc w:val="center"/>
        </w:trPr>
        <w:tc>
          <w:tcPr>
            <w:tcW w:w="5670" w:type="dxa"/>
          </w:tcPr>
          <w:p w14:paraId="0B252EB9" w14:textId="60E67A5E" w:rsidR="00B155DF" w:rsidRPr="00D50C33" w:rsidRDefault="00ED7A0C" w:rsidP="00E11004">
            <w:pPr>
              <w:tabs>
                <w:tab w:val="left" w:pos="3240"/>
              </w:tabs>
              <w:rPr>
                <w:rFonts w:ascii="Times New Roman" w:hAnsi="Times New Roman" w:cs="Times New Roman"/>
                <w:sz w:val="20"/>
                <w:szCs w:val="20"/>
              </w:rPr>
            </w:pPr>
            <w:r w:rsidRPr="00D50C33">
              <w:rPr>
                <w:rFonts w:ascii="Times New Roman" w:hAnsi="Times New Roman" w:cs="Times New Roman"/>
                <w:sz w:val="20"/>
                <w:szCs w:val="20"/>
              </w:rPr>
              <w:t xml:space="preserve">Republicans will control the House of Representatives following the 2014 election </w:t>
            </w:r>
          </w:p>
        </w:tc>
        <w:tc>
          <w:tcPr>
            <w:tcW w:w="1080" w:type="dxa"/>
          </w:tcPr>
          <w:p w14:paraId="2C7E30C5"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.7178</w:t>
            </w:r>
          </w:p>
        </w:tc>
        <w:tc>
          <w:tcPr>
            <w:tcW w:w="990" w:type="dxa"/>
          </w:tcPr>
          <w:p w14:paraId="0021CCF0" w14:textId="77777777" w:rsidR="00B155DF" w:rsidRPr="000D5B7B"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.70</w:t>
            </w:r>
            <w:r w:rsidRPr="0039015E">
              <w:rPr>
                <w:rFonts w:ascii="Times New Roman" w:hAnsi="Times New Roman" w:cs="Times New Roman"/>
                <w:sz w:val="20"/>
                <w:szCs w:val="20"/>
              </w:rPr>
              <w:t>1</w:t>
            </w:r>
          </w:p>
        </w:tc>
        <w:tc>
          <w:tcPr>
            <w:tcW w:w="1080" w:type="dxa"/>
          </w:tcPr>
          <w:p w14:paraId="2BBFBEB9"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-.002</w:t>
            </w:r>
          </w:p>
        </w:tc>
      </w:tr>
      <w:tr w:rsidR="00B155DF" w:rsidRPr="00CD71F0" w14:paraId="6CCF5AE8" w14:textId="77777777" w:rsidTr="00891D9A">
        <w:trPr>
          <w:jc w:val="center"/>
        </w:trPr>
        <w:tc>
          <w:tcPr>
            <w:tcW w:w="5670" w:type="dxa"/>
          </w:tcPr>
          <w:p w14:paraId="26C14054" w14:textId="77777777" w:rsidR="00B155DF" w:rsidRPr="00D50C33" w:rsidRDefault="00B155DF" w:rsidP="00E11004">
            <w:pPr>
              <w:rPr>
                <w:rFonts w:ascii="Times New Roman" w:hAnsi="Times New Roman" w:cs="Times New Roman"/>
                <w:sz w:val="20"/>
                <w:szCs w:val="20"/>
              </w:rPr>
            </w:pPr>
            <w:r w:rsidRPr="00D50C33">
              <w:rPr>
                <w:rFonts w:ascii="Times New Roman" w:hAnsi="Times New Roman" w:cs="Times New Roman"/>
                <w:sz w:val="20"/>
                <w:szCs w:val="20"/>
              </w:rPr>
              <w:t>There will be a commercially available cure for AIDS by 2020</w:t>
            </w:r>
          </w:p>
          <w:p w14:paraId="5ECD9EAC" w14:textId="77777777" w:rsidR="00B155DF" w:rsidRPr="00D50C33" w:rsidRDefault="00B155DF" w:rsidP="00E11004">
            <w:pPr>
              <w:tabs>
                <w:tab w:val="left" w:pos="3240"/>
              </w:tabs>
              <w:rPr>
                <w:rFonts w:ascii="Times New Roman" w:hAnsi="Times New Roman" w:cs="Times New Roman"/>
                <w:sz w:val="20"/>
                <w:szCs w:val="20"/>
              </w:rPr>
            </w:pPr>
          </w:p>
        </w:tc>
        <w:tc>
          <w:tcPr>
            <w:tcW w:w="1080" w:type="dxa"/>
          </w:tcPr>
          <w:p w14:paraId="114D0341"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.6883</w:t>
            </w:r>
          </w:p>
        </w:tc>
        <w:tc>
          <w:tcPr>
            <w:tcW w:w="990" w:type="dxa"/>
          </w:tcPr>
          <w:p w14:paraId="52829520"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.708</w:t>
            </w:r>
          </w:p>
        </w:tc>
        <w:tc>
          <w:tcPr>
            <w:tcW w:w="1080" w:type="dxa"/>
          </w:tcPr>
          <w:p w14:paraId="769FD586"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.026</w:t>
            </w:r>
          </w:p>
        </w:tc>
      </w:tr>
      <w:tr w:rsidR="00B155DF" w:rsidRPr="00CD71F0" w14:paraId="6C200DFC" w14:textId="77777777" w:rsidTr="00891D9A">
        <w:trPr>
          <w:jc w:val="center"/>
        </w:trPr>
        <w:tc>
          <w:tcPr>
            <w:tcW w:w="5670" w:type="dxa"/>
          </w:tcPr>
          <w:p w14:paraId="69DF5F67" w14:textId="77777777" w:rsidR="00B155DF" w:rsidRPr="00D50C33" w:rsidRDefault="00B155DF" w:rsidP="00E11004">
            <w:pPr>
              <w:rPr>
                <w:rFonts w:ascii="Times New Roman" w:hAnsi="Times New Roman" w:cs="Times New Roman"/>
                <w:sz w:val="20"/>
                <w:szCs w:val="20"/>
              </w:rPr>
            </w:pPr>
            <w:r w:rsidRPr="00D50C33">
              <w:rPr>
                <w:rFonts w:ascii="Times New Roman" w:hAnsi="Times New Roman" w:cs="Times New Roman"/>
                <w:sz w:val="20"/>
                <w:szCs w:val="20"/>
              </w:rPr>
              <w:t>Intelligent life exists on other planets</w:t>
            </w:r>
          </w:p>
          <w:p w14:paraId="395BECA0" w14:textId="77777777" w:rsidR="00B155DF" w:rsidRPr="00D50C33" w:rsidRDefault="00B155DF" w:rsidP="00E11004">
            <w:pPr>
              <w:tabs>
                <w:tab w:val="left" w:pos="3240"/>
              </w:tabs>
              <w:rPr>
                <w:rFonts w:ascii="Times New Roman" w:hAnsi="Times New Roman" w:cs="Times New Roman"/>
                <w:sz w:val="20"/>
                <w:szCs w:val="20"/>
              </w:rPr>
            </w:pPr>
          </w:p>
        </w:tc>
        <w:tc>
          <w:tcPr>
            <w:tcW w:w="1080" w:type="dxa"/>
          </w:tcPr>
          <w:p w14:paraId="169199C8"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.6525</w:t>
            </w:r>
          </w:p>
        </w:tc>
        <w:tc>
          <w:tcPr>
            <w:tcW w:w="990" w:type="dxa"/>
          </w:tcPr>
          <w:p w14:paraId="6AC55775"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.719</w:t>
            </w:r>
          </w:p>
        </w:tc>
        <w:tc>
          <w:tcPr>
            <w:tcW w:w="1080" w:type="dxa"/>
          </w:tcPr>
          <w:p w14:paraId="2FB9207C"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-.021</w:t>
            </w:r>
          </w:p>
        </w:tc>
      </w:tr>
      <w:tr w:rsidR="00B155DF" w:rsidRPr="00CD71F0" w14:paraId="2F44994D" w14:textId="77777777" w:rsidTr="00891D9A">
        <w:trPr>
          <w:trHeight w:val="450"/>
          <w:jc w:val="center"/>
        </w:trPr>
        <w:tc>
          <w:tcPr>
            <w:tcW w:w="5670" w:type="dxa"/>
          </w:tcPr>
          <w:p w14:paraId="450DDD91" w14:textId="19D701F8" w:rsidR="00B155DF" w:rsidRPr="00D50C33" w:rsidRDefault="00ED7A0C" w:rsidP="00E11004">
            <w:pPr>
              <w:tabs>
                <w:tab w:val="left" w:pos="3240"/>
              </w:tabs>
              <w:rPr>
                <w:rFonts w:ascii="Times New Roman" w:hAnsi="Times New Roman" w:cs="Times New Roman"/>
                <w:sz w:val="20"/>
                <w:szCs w:val="20"/>
              </w:rPr>
            </w:pPr>
            <w:r w:rsidRPr="00D50C33">
              <w:rPr>
                <w:rFonts w:ascii="Times New Roman" w:hAnsi="Times New Roman" w:cs="Times New Roman"/>
                <w:sz w:val="20"/>
                <w:szCs w:val="20"/>
              </w:rPr>
              <w:t xml:space="preserve">USC will win more football games next year then they did this year </w:t>
            </w:r>
          </w:p>
        </w:tc>
        <w:tc>
          <w:tcPr>
            <w:tcW w:w="1080" w:type="dxa"/>
          </w:tcPr>
          <w:p w14:paraId="3FF9DB58"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.6514</w:t>
            </w:r>
          </w:p>
        </w:tc>
        <w:tc>
          <w:tcPr>
            <w:tcW w:w="990" w:type="dxa"/>
          </w:tcPr>
          <w:p w14:paraId="6F60865F"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.741</w:t>
            </w:r>
          </w:p>
        </w:tc>
        <w:tc>
          <w:tcPr>
            <w:tcW w:w="1080" w:type="dxa"/>
          </w:tcPr>
          <w:p w14:paraId="650FEEAF"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-.05</w:t>
            </w:r>
          </w:p>
        </w:tc>
      </w:tr>
      <w:tr w:rsidR="00B155DF" w:rsidRPr="00CD71F0" w14:paraId="33FE6E70" w14:textId="77777777" w:rsidTr="00891D9A">
        <w:trPr>
          <w:jc w:val="center"/>
        </w:trPr>
        <w:tc>
          <w:tcPr>
            <w:tcW w:w="5670" w:type="dxa"/>
          </w:tcPr>
          <w:p w14:paraId="75B9DDC2" w14:textId="2AAE6147" w:rsidR="00B155DF" w:rsidRPr="00D50C33" w:rsidRDefault="00B155DF" w:rsidP="00E11004">
            <w:pPr>
              <w:rPr>
                <w:rFonts w:ascii="Times New Roman" w:hAnsi="Times New Roman" w:cs="Times New Roman"/>
                <w:sz w:val="20"/>
                <w:szCs w:val="20"/>
              </w:rPr>
            </w:pPr>
            <w:r w:rsidRPr="00D50C33">
              <w:rPr>
                <w:rFonts w:ascii="Times New Roman" w:hAnsi="Times New Roman" w:cs="Times New Roman"/>
                <w:sz w:val="20"/>
                <w:szCs w:val="20"/>
              </w:rPr>
              <w:t xml:space="preserve">A major earthquake (at least 6.0) will hit Los Angeles in the next </w:t>
            </w:r>
            <w:r w:rsidR="00ED7A0C" w:rsidRPr="00D50C33">
              <w:rPr>
                <w:rFonts w:ascii="Times New Roman" w:hAnsi="Times New Roman" w:cs="Times New Roman"/>
                <w:sz w:val="20"/>
                <w:szCs w:val="20"/>
              </w:rPr>
              <w:t>ten</w:t>
            </w:r>
            <w:r w:rsidRPr="00D50C33">
              <w:rPr>
                <w:rFonts w:ascii="Times New Roman" w:hAnsi="Times New Roman" w:cs="Times New Roman"/>
                <w:sz w:val="20"/>
                <w:szCs w:val="20"/>
              </w:rPr>
              <w:t xml:space="preserve"> years</w:t>
            </w:r>
          </w:p>
          <w:p w14:paraId="767D63EB" w14:textId="77777777" w:rsidR="00B155DF" w:rsidRPr="00D50C33" w:rsidRDefault="00B155DF" w:rsidP="00E11004">
            <w:pPr>
              <w:tabs>
                <w:tab w:val="left" w:pos="3240"/>
              </w:tabs>
              <w:rPr>
                <w:rFonts w:ascii="Times New Roman" w:hAnsi="Times New Roman" w:cs="Times New Roman"/>
                <w:sz w:val="20"/>
                <w:szCs w:val="20"/>
              </w:rPr>
            </w:pPr>
          </w:p>
        </w:tc>
        <w:tc>
          <w:tcPr>
            <w:tcW w:w="1080" w:type="dxa"/>
          </w:tcPr>
          <w:p w14:paraId="436F25BB"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.7396</w:t>
            </w:r>
          </w:p>
        </w:tc>
        <w:tc>
          <w:tcPr>
            <w:tcW w:w="990" w:type="dxa"/>
          </w:tcPr>
          <w:p w14:paraId="1A075E6A"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.564</w:t>
            </w:r>
          </w:p>
        </w:tc>
        <w:tc>
          <w:tcPr>
            <w:tcW w:w="1080" w:type="dxa"/>
          </w:tcPr>
          <w:p w14:paraId="27BDB611"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-.171</w:t>
            </w:r>
          </w:p>
        </w:tc>
      </w:tr>
      <w:tr w:rsidR="00B155DF" w:rsidRPr="00CD71F0" w14:paraId="59AFE006" w14:textId="77777777" w:rsidTr="00891D9A">
        <w:trPr>
          <w:jc w:val="center"/>
        </w:trPr>
        <w:tc>
          <w:tcPr>
            <w:tcW w:w="5670" w:type="dxa"/>
          </w:tcPr>
          <w:p w14:paraId="42DF845F" w14:textId="0DC1C247" w:rsidR="00B155DF" w:rsidRPr="00D50C33" w:rsidRDefault="00B155DF" w:rsidP="00E11004">
            <w:pPr>
              <w:rPr>
                <w:rFonts w:ascii="Times New Roman" w:hAnsi="Times New Roman" w:cs="Times New Roman"/>
                <w:sz w:val="20"/>
                <w:szCs w:val="20"/>
              </w:rPr>
            </w:pPr>
            <w:r w:rsidRPr="00D50C33">
              <w:rPr>
                <w:rFonts w:ascii="Times New Roman" w:hAnsi="Times New Roman" w:cs="Times New Roman"/>
                <w:sz w:val="20"/>
                <w:szCs w:val="20"/>
              </w:rPr>
              <w:t xml:space="preserve">The high temperature in Downtown LA will be at least </w:t>
            </w:r>
            <w:r w:rsidR="00D50C33" w:rsidRPr="00D50C33">
              <w:rPr>
                <w:rFonts w:ascii="Times New Roman" w:hAnsi="Times New Roman" w:cs="Times New Roman"/>
                <w:sz w:val="20"/>
                <w:szCs w:val="20"/>
              </w:rPr>
              <w:t>65</w:t>
            </w:r>
            <w:r w:rsidRPr="00D50C33">
              <w:rPr>
                <w:rFonts w:ascii="Times New Roman" w:hAnsi="Times New Roman" w:cs="Times New Roman"/>
                <w:sz w:val="20"/>
                <w:szCs w:val="20"/>
              </w:rPr>
              <w:t xml:space="preserve"> degrees next Tuesday</w:t>
            </w:r>
          </w:p>
          <w:p w14:paraId="13E60782" w14:textId="77777777" w:rsidR="00B155DF" w:rsidRPr="00D50C33" w:rsidRDefault="00B155DF" w:rsidP="00E11004">
            <w:pPr>
              <w:rPr>
                <w:rFonts w:ascii="Times New Roman" w:hAnsi="Times New Roman" w:cs="Times New Roman"/>
                <w:sz w:val="20"/>
                <w:szCs w:val="20"/>
              </w:rPr>
            </w:pPr>
          </w:p>
        </w:tc>
        <w:tc>
          <w:tcPr>
            <w:tcW w:w="1080" w:type="dxa"/>
          </w:tcPr>
          <w:p w14:paraId="7ABAB547"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.6602</w:t>
            </w:r>
          </w:p>
        </w:tc>
        <w:tc>
          <w:tcPr>
            <w:tcW w:w="990" w:type="dxa"/>
          </w:tcPr>
          <w:p w14:paraId="67C967B1" w14:textId="77777777" w:rsidR="00B155DF" w:rsidRPr="000D5B7B"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.84</w:t>
            </w:r>
            <w:r w:rsidRPr="0039015E">
              <w:rPr>
                <w:rFonts w:ascii="Times New Roman" w:hAnsi="Times New Roman" w:cs="Times New Roman"/>
                <w:sz w:val="20"/>
                <w:szCs w:val="20"/>
              </w:rPr>
              <w:t>9</w:t>
            </w:r>
          </w:p>
        </w:tc>
        <w:tc>
          <w:tcPr>
            <w:tcW w:w="1080" w:type="dxa"/>
          </w:tcPr>
          <w:p w14:paraId="349BD7BB" w14:textId="77777777" w:rsidR="00B155DF" w:rsidRPr="00CD71F0"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-.111</w:t>
            </w:r>
          </w:p>
        </w:tc>
      </w:tr>
      <w:tr w:rsidR="00B155DF" w:rsidRPr="00CD71F0" w14:paraId="56B72E2E" w14:textId="77777777" w:rsidTr="00891D9A">
        <w:trPr>
          <w:trHeight w:val="423"/>
          <w:jc w:val="center"/>
        </w:trPr>
        <w:tc>
          <w:tcPr>
            <w:tcW w:w="5670" w:type="dxa"/>
          </w:tcPr>
          <w:p w14:paraId="5CACF55E" w14:textId="7EFBFE0A" w:rsidR="00B155DF" w:rsidRPr="00D50C33" w:rsidRDefault="00D50C33" w:rsidP="00E11004">
            <w:pPr>
              <w:tabs>
                <w:tab w:val="left" w:pos="3240"/>
              </w:tabs>
              <w:rPr>
                <w:rFonts w:ascii="Times New Roman" w:hAnsi="Times New Roman" w:cs="Times New Roman"/>
                <w:sz w:val="20"/>
                <w:szCs w:val="20"/>
              </w:rPr>
            </w:pPr>
            <w:r w:rsidRPr="00D50C33">
              <w:rPr>
                <w:rFonts w:ascii="Times New Roman" w:hAnsi="Times New Roman" w:cs="Times New Roman"/>
                <w:sz w:val="20"/>
                <w:szCs w:val="20"/>
              </w:rPr>
              <w:t xml:space="preserve">the movie Lincoln will win the Academy Award for Best Picture </w:t>
            </w:r>
          </w:p>
        </w:tc>
        <w:tc>
          <w:tcPr>
            <w:tcW w:w="1080" w:type="dxa"/>
          </w:tcPr>
          <w:p w14:paraId="724DF914"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.7787</w:t>
            </w:r>
          </w:p>
        </w:tc>
        <w:tc>
          <w:tcPr>
            <w:tcW w:w="990" w:type="dxa"/>
          </w:tcPr>
          <w:p w14:paraId="34595D9E"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.729</w:t>
            </w:r>
          </w:p>
        </w:tc>
        <w:tc>
          <w:tcPr>
            <w:tcW w:w="1080" w:type="dxa"/>
          </w:tcPr>
          <w:p w14:paraId="636938DC" w14:textId="77777777" w:rsidR="00B155DF" w:rsidRPr="00CD71F0"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.101</w:t>
            </w:r>
          </w:p>
        </w:tc>
      </w:tr>
      <w:tr w:rsidR="00B155DF" w:rsidRPr="00CD71F0" w14:paraId="69C19524" w14:textId="77777777" w:rsidTr="00891D9A">
        <w:trPr>
          <w:jc w:val="center"/>
        </w:trPr>
        <w:tc>
          <w:tcPr>
            <w:tcW w:w="5670" w:type="dxa"/>
          </w:tcPr>
          <w:p w14:paraId="4C7387E2" w14:textId="560CFFAA" w:rsidR="00B155DF" w:rsidRPr="00CD71F0" w:rsidRDefault="00B155DF" w:rsidP="00E11004">
            <w:pPr>
              <w:rPr>
                <w:rFonts w:ascii="Times New Roman" w:hAnsi="Times New Roman" w:cs="Times New Roman"/>
                <w:sz w:val="20"/>
                <w:szCs w:val="20"/>
              </w:rPr>
            </w:pPr>
            <w:r w:rsidRPr="00CD71F0">
              <w:rPr>
                <w:rFonts w:ascii="Times New Roman" w:hAnsi="Times New Roman" w:cs="Times New Roman"/>
                <w:sz w:val="20"/>
                <w:szCs w:val="20"/>
              </w:rPr>
              <w:t xml:space="preserve">The U.S. unemployment rate will go </w:t>
            </w:r>
            <w:r w:rsidR="00D50C33">
              <w:rPr>
                <w:rFonts w:ascii="Times New Roman" w:hAnsi="Times New Roman" w:cs="Times New Roman"/>
                <w:sz w:val="20"/>
                <w:szCs w:val="20"/>
              </w:rPr>
              <w:t>down</w:t>
            </w:r>
            <w:r w:rsidRPr="00CD71F0">
              <w:rPr>
                <w:rFonts w:ascii="Times New Roman" w:hAnsi="Times New Roman" w:cs="Times New Roman"/>
                <w:sz w:val="20"/>
                <w:szCs w:val="20"/>
              </w:rPr>
              <w:t xml:space="preserve"> in the next month</w:t>
            </w:r>
          </w:p>
          <w:p w14:paraId="0730B588" w14:textId="77777777" w:rsidR="00B155DF" w:rsidRPr="00CD71F0" w:rsidRDefault="00B155DF" w:rsidP="00E11004">
            <w:pPr>
              <w:tabs>
                <w:tab w:val="left" w:pos="3240"/>
              </w:tabs>
              <w:rPr>
                <w:rFonts w:ascii="Times New Roman" w:hAnsi="Times New Roman" w:cs="Times New Roman"/>
                <w:sz w:val="20"/>
                <w:szCs w:val="20"/>
              </w:rPr>
            </w:pPr>
          </w:p>
        </w:tc>
        <w:tc>
          <w:tcPr>
            <w:tcW w:w="1080" w:type="dxa"/>
          </w:tcPr>
          <w:p w14:paraId="72B0E05F"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.6368</w:t>
            </w:r>
          </w:p>
        </w:tc>
        <w:tc>
          <w:tcPr>
            <w:tcW w:w="990" w:type="dxa"/>
          </w:tcPr>
          <w:p w14:paraId="069C7EAC"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.866</w:t>
            </w:r>
          </w:p>
        </w:tc>
        <w:tc>
          <w:tcPr>
            <w:tcW w:w="1080" w:type="dxa"/>
          </w:tcPr>
          <w:p w14:paraId="3CB43E2A"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.172</w:t>
            </w:r>
          </w:p>
        </w:tc>
      </w:tr>
      <w:tr w:rsidR="00B155DF" w:rsidRPr="00CD71F0" w14:paraId="4BFE206E" w14:textId="77777777" w:rsidTr="00891D9A">
        <w:trPr>
          <w:trHeight w:val="621"/>
          <w:jc w:val="center"/>
        </w:trPr>
        <w:tc>
          <w:tcPr>
            <w:tcW w:w="5670" w:type="dxa"/>
          </w:tcPr>
          <w:p w14:paraId="4845268A" w14:textId="3E7802E7" w:rsidR="00B155DF" w:rsidRPr="00CD71F0" w:rsidRDefault="00D50C33" w:rsidP="00D50C33">
            <w:pPr>
              <w:rPr>
                <w:rFonts w:ascii="Times New Roman" w:hAnsi="Times New Roman" w:cs="Times New Roman"/>
                <w:sz w:val="20"/>
                <w:szCs w:val="20"/>
              </w:rPr>
            </w:pPr>
            <w:r>
              <w:rPr>
                <w:rFonts w:ascii="Times New Roman" w:hAnsi="Times New Roman" w:cs="Times New Roman"/>
                <w:sz w:val="20"/>
                <w:szCs w:val="20"/>
              </w:rPr>
              <w:t>Lindsay Lohan</w:t>
            </w:r>
            <w:r w:rsidR="00B155DF" w:rsidRPr="00CD71F0">
              <w:rPr>
                <w:rFonts w:ascii="Times New Roman" w:hAnsi="Times New Roman" w:cs="Times New Roman"/>
                <w:sz w:val="20"/>
                <w:szCs w:val="20"/>
              </w:rPr>
              <w:t xml:space="preserve"> will go back into rehab sometime in the next five years</w:t>
            </w:r>
          </w:p>
        </w:tc>
        <w:tc>
          <w:tcPr>
            <w:tcW w:w="1080" w:type="dxa"/>
          </w:tcPr>
          <w:p w14:paraId="1FE44FAE"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.7977</w:t>
            </w:r>
          </w:p>
        </w:tc>
        <w:tc>
          <w:tcPr>
            <w:tcW w:w="990" w:type="dxa"/>
          </w:tcPr>
          <w:p w14:paraId="14D18DFF"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.692</w:t>
            </w:r>
          </w:p>
        </w:tc>
        <w:tc>
          <w:tcPr>
            <w:tcW w:w="1080" w:type="dxa"/>
          </w:tcPr>
          <w:p w14:paraId="46412390"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-.181</w:t>
            </w:r>
          </w:p>
        </w:tc>
      </w:tr>
      <w:tr w:rsidR="00B155DF" w:rsidRPr="00CD71F0" w14:paraId="21DB30A0" w14:textId="77777777" w:rsidTr="00891D9A">
        <w:trPr>
          <w:trHeight w:val="450"/>
          <w:jc w:val="center"/>
        </w:trPr>
        <w:tc>
          <w:tcPr>
            <w:tcW w:w="5670" w:type="dxa"/>
          </w:tcPr>
          <w:p w14:paraId="79927461" w14:textId="320D2CAF" w:rsidR="00D50C33" w:rsidRPr="00CD71F0" w:rsidRDefault="00D50C33" w:rsidP="00D50C33">
            <w:pPr>
              <w:rPr>
                <w:rFonts w:ascii="Times New Roman" w:hAnsi="Times New Roman" w:cs="Times New Roman"/>
                <w:sz w:val="20"/>
                <w:szCs w:val="20"/>
              </w:rPr>
            </w:pPr>
            <w:r>
              <w:rPr>
                <w:rFonts w:ascii="Times New Roman" w:hAnsi="Times New Roman" w:cs="Times New Roman"/>
                <w:sz w:val="20"/>
                <w:szCs w:val="20"/>
              </w:rPr>
              <w:t xml:space="preserve">The Lakers will win most of their games in March </w:t>
            </w:r>
          </w:p>
        </w:tc>
        <w:tc>
          <w:tcPr>
            <w:tcW w:w="1080" w:type="dxa"/>
          </w:tcPr>
          <w:p w14:paraId="0287B0BE"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.7877</w:t>
            </w:r>
          </w:p>
        </w:tc>
        <w:tc>
          <w:tcPr>
            <w:tcW w:w="990" w:type="dxa"/>
          </w:tcPr>
          <w:p w14:paraId="2A94141C" w14:textId="77777777" w:rsidR="00B155DF" w:rsidRPr="0039015E" w:rsidRDefault="00B155DF" w:rsidP="00E11004">
            <w:pPr>
              <w:tabs>
                <w:tab w:val="left" w:pos="3240"/>
              </w:tabs>
              <w:rPr>
                <w:rFonts w:ascii="Times New Roman" w:hAnsi="Times New Roman" w:cs="Times New Roman"/>
                <w:sz w:val="20"/>
                <w:szCs w:val="20"/>
              </w:rPr>
            </w:pPr>
            <w:r w:rsidRPr="000F321F">
              <w:rPr>
                <w:rFonts w:ascii="Times New Roman" w:hAnsi="Times New Roman" w:cs="Times New Roman"/>
                <w:sz w:val="20"/>
                <w:szCs w:val="20"/>
              </w:rPr>
              <w:t>.848</w:t>
            </w:r>
          </w:p>
        </w:tc>
        <w:tc>
          <w:tcPr>
            <w:tcW w:w="1080" w:type="dxa"/>
          </w:tcPr>
          <w:p w14:paraId="0DD43AA9" w14:textId="77777777" w:rsidR="00B155DF" w:rsidRDefault="00B155DF" w:rsidP="00E11004">
            <w:pPr>
              <w:tabs>
                <w:tab w:val="left" w:pos="3240"/>
              </w:tabs>
              <w:rPr>
                <w:rFonts w:ascii="Times New Roman" w:hAnsi="Times New Roman" w:cs="Times New Roman"/>
                <w:sz w:val="20"/>
                <w:szCs w:val="20"/>
              </w:rPr>
            </w:pPr>
            <w:r>
              <w:rPr>
                <w:rFonts w:ascii="Times New Roman" w:hAnsi="Times New Roman" w:cs="Times New Roman"/>
                <w:sz w:val="20"/>
                <w:szCs w:val="20"/>
              </w:rPr>
              <w:t>-.358***</w:t>
            </w:r>
          </w:p>
        </w:tc>
      </w:tr>
    </w:tbl>
    <w:p w14:paraId="70E52BAF" w14:textId="77777777" w:rsidR="00B155DF" w:rsidRPr="00CD71F0" w:rsidRDefault="00B155DF" w:rsidP="00B155DF">
      <w:pPr>
        <w:tabs>
          <w:tab w:val="left" w:pos="3240"/>
        </w:tabs>
        <w:rPr>
          <w:rFonts w:ascii="Times New Roman" w:hAnsi="Times New Roman" w:cs="Times New Roman"/>
          <w:sz w:val="20"/>
          <w:szCs w:val="20"/>
        </w:rPr>
      </w:pPr>
    </w:p>
    <w:p w14:paraId="22C9D64E" w14:textId="77777777" w:rsidR="00B155DF" w:rsidRDefault="00B155DF" w:rsidP="00B155DF">
      <w:pPr>
        <w:tabs>
          <w:tab w:val="left" w:pos="450"/>
          <w:tab w:val="left" w:pos="7380"/>
        </w:tabs>
        <w:ind w:right="900"/>
        <w:jc w:val="right"/>
        <w:rPr>
          <w:rFonts w:ascii="Calibri" w:eastAsia="Times New Roman" w:hAnsi="Calibri" w:cs="Times New Roman"/>
          <w:color w:val="000000"/>
          <w:sz w:val="20"/>
          <w:szCs w:val="20"/>
        </w:rPr>
      </w:pPr>
      <w:r>
        <w:rPr>
          <w:rFonts w:ascii="Calibri" w:eastAsia="Times New Roman" w:hAnsi="Calibri" w:cs="Times New Roman"/>
          <w:color w:val="000000"/>
          <w:sz w:val="20"/>
          <w:szCs w:val="20"/>
        </w:rPr>
        <w:t xml:space="preserve">  </w:t>
      </w:r>
      <w:r w:rsidRPr="000F321F">
        <w:rPr>
          <w:rFonts w:ascii="Calibri" w:eastAsia="Times New Roman" w:hAnsi="Calibri" w:cs="Times New Roman"/>
          <w:color w:val="000000"/>
          <w:sz w:val="20"/>
          <w:szCs w:val="20"/>
        </w:rPr>
        <w:t>*</w:t>
      </w:r>
      <w:r>
        <w:rPr>
          <w:rFonts w:ascii="Calibri" w:eastAsia="Times New Roman" w:hAnsi="Calibri" w:cs="Times New Roman"/>
          <w:color w:val="000000"/>
          <w:sz w:val="20"/>
          <w:szCs w:val="20"/>
        </w:rPr>
        <w:tab/>
      </w:r>
      <w:r w:rsidRPr="000F321F">
        <w:rPr>
          <w:rFonts w:ascii="Calibri" w:eastAsia="Times New Roman" w:hAnsi="Calibri" w:cs="Times New Roman"/>
          <w:color w:val="000000"/>
          <w:sz w:val="20"/>
          <w:szCs w:val="20"/>
        </w:rPr>
        <w:t>&lt;.05</w:t>
      </w:r>
    </w:p>
    <w:p w14:paraId="342F4062" w14:textId="77777777" w:rsidR="00B155DF" w:rsidRDefault="00B155DF" w:rsidP="00B155DF">
      <w:pPr>
        <w:tabs>
          <w:tab w:val="left" w:pos="450"/>
          <w:tab w:val="left" w:pos="7380"/>
        </w:tabs>
        <w:ind w:right="900"/>
        <w:jc w:val="right"/>
        <w:rPr>
          <w:rFonts w:ascii="Calibri" w:eastAsia="Times New Roman" w:hAnsi="Calibri" w:cs="Times New Roman"/>
          <w:color w:val="000000"/>
          <w:sz w:val="20"/>
          <w:szCs w:val="20"/>
        </w:rPr>
      </w:pPr>
      <w:r w:rsidRPr="000F321F">
        <w:rPr>
          <w:rFonts w:ascii="Calibri" w:eastAsia="Times New Roman" w:hAnsi="Calibri" w:cs="Times New Roman"/>
          <w:color w:val="000000"/>
          <w:sz w:val="20"/>
          <w:szCs w:val="20"/>
        </w:rPr>
        <w:t>**</w:t>
      </w:r>
      <w:r>
        <w:rPr>
          <w:rFonts w:ascii="Calibri" w:eastAsia="Times New Roman" w:hAnsi="Calibri" w:cs="Times New Roman"/>
          <w:color w:val="000000"/>
          <w:sz w:val="20"/>
          <w:szCs w:val="20"/>
        </w:rPr>
        <w:tab/>
      </w:r>
      <w:r w:rsidRPr="000F321F">
        <w:rPr>
          <w:rFonts w:ascii="Calibri" w:eastAsia="Times New Roman" w:hAnsi="Calibri" w:cs="Times New Roman"/>
          <w:color w:val="000000"/>
          <w:sz w:val="20"/>
          <w:szCs w:val="20"/>
        </w:rPr>
        <w:t>&lt;.01</w:t>
      </w:r>
    </w:p>
    <w:p w14:paraId="13C5C579" w14:textId="77777777" w:rsidR="00B155DF" w:rsidRDefault="00B155DF" w:rsidP="00B155DF">
      <w:pPr>
        <w:tabs>
          <w:tab w:val="left" w:pos="450"/>
        </w:tabs>
        <w:ind w:right="810"/>
        <w:jc w:val="right"/>
        <w:rPr>
          <w:rFonts w:ascii="Calibri" w:eastAsia="Times New Roman" w:hAnsi="Calibri" w:cs="Times New Roman"/>
          <w:color w:val="000000"/>
          <w:sz w:val="20"/>
          <w:szCs w:val="20"/>
        </w:rPr>
      </w:pPr>
      <w:r w:rsidRPr="000F321F">
        <w:rPr>
          <w:rFonts w:ascii="Calibri" w:eastAsia="Times New Roman" w:hAnsi="Calibri" w:cs="Times New Roman"/>
          <w:color w:val="000000"/>
          <w:sz w:val="20"/>
          <w:szCs w:val="20"/>
        </w:rPr>
        <w:t>***</w:t>
      </w:r>
      <w:r>
        <w:rPr>
          <w:rFonts w:ascii="Calibri" w:eastAsia="Times New Roman" w:hAnsi="Calibri" w:cs="Times New Roman"/>
          <w:color w:val="000000"/>
          <w:sz w:val="20"/>
          <w:szCs w:val="20"/>
        </w:rPr>
        <w:tab/>
        <w:t xml:space="preserve"> </w:t>
      </w:r>
      <w:r w:rsidRPr="000F321F">
        <w:rPr>
          <w:rFonts w:ascii="Calibri" w:eastAsia="Times New Roman" w:hAnsi="Calibri" w:cs="Times New Roman"/>
          <w:color w:val="000000"/>
          <w:sz w:val="20"/>
          <w:szCs w:val="20"/>
        </w:rPr>
        <w:t>&lt;.005</w:t>
      </w:r>
    </w:p>
    <w:p w14:paraId="25356C94" w14:textId="77777777" w:rsidR="00B155DF" w:rsidRDefault="00B155DF" w:rsidP="00B155DF">
      <w:pPr>
        <w:tabs>
          <w:tab w:val="left" w:pos="450"/>
        </w:tabs>
        <w:ind w:right="810"/>
        <w:jc w:val="right"/>
        <w:rPr>
          <w:rFonts w:ascii="Calibri" w:eastAsia="Times New Roman" w:hAnsi="Calibri" w:cs="Times New Roman"/>
          <w:color w:val="000000"/>
          <w:sz w:val="20"/>
          <w:szCs w:val="20"/>
        </w:rPr>
      </w:pPr>
    </w:p>
    <w:p w14:paraId="0D933765" w14:textId="77777777" w:rsidR="00B155DF" w:rsidRDefault="00B155DF" w:rsidP="00B155DF">
      <w:pPr>
        <w:tabs>
          <w:tab w:val="left" w:pos="450"/>
        </w:tabs>
        <w:ind w:right="810"/>
        <w:jc w:val="right"/>
        <w:rPr>
          <w:rFonts w:ascii="Calibri" w:eastAsia="Times New Roman" w:hAnsi="Calibri" w:cs="Times New Roman"/>
          <w:color w:val="000000"/>
          <w:sz w:val="20"/>
          <w:szCs w:val="20"/>
        </w:rPr>
      </w:pPr>
    </w:p>
    <w:p w14:paraId="1D141CC8" w14:textId="77777777" w:rsidR="00D50C33" w:rsidRDefault="00D50C33" w:rsidP="00B155DF">
      <w:pPr>
        <w:tabs>
          <w:tab w:val="left" w:pos="450"/>
        </w:tabs>
        <w:ind w:right="810"/>
        <w:jc w:val="right"/>
        <w:rPr>
          <w:rFonts w:ascii="Calibri" w:eastAsia="Times New Roman" w:hAnsi="Calibri" w:cs="Times New Roman"/>
          <w:color w:val="000000"/>
          <w:sz w:val="20"/>
          <w:szCs w:val="20"/>
        </w:rPr>
      </w:pPr>
    </w:p>
    <w:p w14:paraId="27A0D55D" w14:textId="77777777" w:rsidR="00D50C33" w:rsidRDefault="00D50C33" w:rsidP="00B155DF">
      <w:pPr>
        <w:tabs>
          <w:tab w:val="left" w:pos="450"/>
        </w:tabs>
        <w:ind w:right="810"/>
        <w:jc w:val="right"/>
        <w:rPr>
          <w:rFonts w:ascii="Calibri" w:eastAsia="Times New Roman" w:hAnsi="Calibri" w:cs="Times New Roman"/>
          <w:color w:val="000000"/>
          <w:sz w:val="20"/>
          <w:szCs w:val="20"/>
        </w:rPr>
      </w:pPr>
    </w:p>
    <w:tbl>
      <w:tblPr>
        <w:tblpPr w:leftFromText="180" w:rightFromText="180" w:vertAnchor="page" w:horzAnchor="page" w:tblpX="2071" w:tblpY="2881"/>
        <w:tblW w:w="8658" w:type="dxa"/>
        <w:tblLook w:val="04A0" w:firstRow="1" w:lastRow="0" w:firstColumn="1" w:lastColumn="0" w:noHBand="0" w:noVBand="1"/>
      </w:tblPr>
      <w:tblGrid>
        <w:gridCol w:w="8658"/>
      </w:tblGrid>
      <w:tr w:rsidR="00891D9A" w:rsidRPr="00CD71F0" w14:paraId="782DA464" w14:textId="77777777" w:rsidTr="00891D9A">
        <w:trPr>
          <w:trHeight w:hRule="exact" w:val="387"/>
        </w:trPr>
        <w:tc>
          <w:tcPr>
            <w:tcW w:w="8658" w:type="dxa"/>
            <w:shd w:val="clear" w:color="auto" w:fill="F2F2F2" w:themeFill="background1" w:themeFillShade="F2"/>
          </w:tcPr>
          <w:p w14:paraId="63C0D80F" w14:textId="77777777" w:rsidR="00B155DF" w:rsidRPr="00CD71F0" w:rsidRDefault="00B155DF" w:rsidP="00891D9A">
            <w:pPr>
              <w:tabs>
                <w:tab w:val="left" w:pos="3240"/>
              </w:tabs>
              <w:rPr>
                <w:rFonts w:ascii="Times New Roman" w:hAnsi="Times New Roman" w:cs="Times New Roman"/>
                <w:b/>
                <w:sz w:val="20"/>
                <w:szCs w:val="20"/>
              </w:rPr>
            </w:pPr>
            <w:r>
              <w:rPr>
                <w:rFonts w:ascii="Times New Roman" w:hAnsi="Times New Roman" w:cs="Times New Roman"/>
                <w:b/>
                <w:sz w:val="20"/>
                <w:szCs w:val="20"/>
              </w:rPr>
              <w:t>Self</w:t>
            </w:r>
            <w:r w:rsidRPr="00CD71F0">
              <w:rPr>
                <w:rFonts w:ascii="Times New Roman" w:hAnsi="Times New Roman" w:cs="Times New Roman"/>
                <w:b/>
                <w:sz w:val="20"/>
                <w:szCs w:val="20"/>
              </w:rPr>
              <w:t>-</w:t>
            </w:r>
            <w:r>
              <w:rPr>
                <w:rFonts w:ascii="Times New Roman" w:hAnsi="Times New Roman" w:cs="Times New Roman"/>
                <w:b/>
                <w:sz w:val="20"/>
                <w:szCs w:val="20"/>
              </w:rPr>
              <w:t>events</w:t>
            </w:r>
          </w:p>
        </w:tc>
      </w:tr>
      <w:tr w:rsidR="00891D9A" w:rsidRPr="00CD71F0" w14:paraId="4997A59F" w14:textId="77777777" w:rsidTr="00891D9A">
        <w:tc>
          <w:tcPr>
            <w:tcW w:w="8658" w:type="dxa"/>
          </w:tcPr>
          <w:p w14:paraId="0A089495"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I will go to a party this weekend</w:t>
            </w:r>
          </w:p>
          <w:p w14:paraId="0638BC2C"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0210973B" w14:textId="77777777" w:rsidTr="00891D9A">
        <w:tc>
          <w:tcPr>
            <w:tcW w:w="8658" w:type="dxa"/>
          </w:tcPr>
          <w:p w14:paraId="59B9A318"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I will earn at least a 3.0 GPA this semester</w:t>
            </w:r>
          </w:p>
          <w:p w14:paraId="41B2C3DC"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1D50A6F8" w14:textId="77777777" w:rsidTr="00891D9A">
        <w:tc>
          <w:tcPr>
            <w:tcW w:w="8658" w:type="dxa"/>
          </w:tcPr>
          <w:p w14:paraId="518670C6"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I will go to bed before 1AM tonight</w:t>
            </w:r>
          </w:p>
          <w:p w14:paraId="2DA13A91"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6D6D7D64" w14:textId="77777777" w:rsidTr="00891D9A">
        <w:tc>
          <w:tcPr>
            <w:tcW w:w="8658" w:type="dxa"/>
          </w:tcPr>
          <w:p w14:paraId="3A2226DA"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I will speak to my parents at some point in the next week</w:t>
            </w:r>
          </w:p>
          <w:p w14:paraId="4B3939DC"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2511EBF0" w14:textId="77777777" w:rsidTr="00891D9A">
        <w:tc>
          <w:tcPr>
            <w:tcW w:w="8658" w:type="dxa"/>
          </w:tcPr>
          <w:p w14:paraId="1C7068AE"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I will attend my 10 year high school reunion</w:t>
            </w:r>
          </w:p>
          <w:p w14:paraId="1F6C9EB9"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2DD1A55A" w14:textId="77777777" w:rsidTr="00891D9A">
        <w:tc>
          <w:tcPr>
            <w:tcW w:w="8658" w:type="dxa"/>
          </w:tcPr>
          <w:p w14:paraId="3B9509AA"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I will get married by the time I am 30</w:t>
            </w:r>
          </w:p>
          <w:p w14:paraId="5FA0906E"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34FABF63" w14:textId="77777777" w:rsidTr="00891D9A">
        <w:tc>
          <w:tcPr>
            <w:tcW w:w="8658" w:type="dxa"/>
          </w:tcPr>
          <w:p w14:paraId="5EC13BEB"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I will travel out of state this summer</w:t>
            </w:r>
          </w:p>
          <w:p w14:paraId="3624987D"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19074857" w14:textId="77777777" w:rsidTr="00891D9A">
        <w:tc>
          <w:tcPr>
            <w:tcW w:w="8658" w:type="dxa"/>
          </w:tcPr>
          <w:p w14:paraId="128D19DA"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I will attend graduate school</w:t>
            </w:r>
          </w:p>
          <w:p w14:paraId="4A256E5A"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4F5636EC" w14:textId="77777777" w:rsidTr="00891D9A">
        <w:tc>
          <w:tcPr>
            <w:tcW w:w="8658" w:type="dxa"/>
          </w:tcPr>
          <w:p w14:paraId="476EFCAF"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I will get at least a B- in BUAD 307 this semester</w:t>
            </w:r>
          </w:p>
          <w:p w14:paraId="07E09F91"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0E5BC8FA" w14:textId="77777777" w:rsidTr="00891D9A">
        <w:tc>
          <w:tcPr>
            <w:tcW w:w="8658" w:type="dxa"/>
          </w:tcPr>
          <w:p w14:paraId="3985CCE2"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I will go to the beach sometime in March</w:t>
            </w:r>
          </w:p>
          <w:p w14:paraId="5D11C913" w14:textId="77777777" w:rsidR="00B155DF" w:rsidRPr="00CD71F0" w:rsidRDefault="00B155DF" w:rsidP="00891D9A">
            <w:pPr>
              <w:tabs>
                <w:tab w:val="left" w:pos="3240"/>
              </w:tabs>
              <w:rPr>
                <w:rFonts w:ascii="Times New Roman" w:hAnsi="Times New Roman" w:cs="Times New Roman"/>
                <w:sz w:val="20"/>
                <w:szCs w:val="20"/>
              </w:rPr>
            </w:pPr>
          </w:p>
        </w:tc>
      </w:tr>
      <w:tr w:rsidR="00891D9A" w:rsidRPr="005D27EB" w14:paraId="328439E8" w14:textId="77777777" w:rsidTr="00891D9A">
        <w:trPr>
          <w:trHeight w:hRule="exact" w:val="414"/>
        </w:trPr>
        <w:tc>
          <w:tcPr>
            <w:tcW w:w="8658" w:type="dxa"/>
            <w:shd w:val="clear" w:color="auto" w:fill="F2F2F2" w:themeFill="background1" w:themeFillShade="F2"/>
          </w:tcPr>
          <w:p w14:paraId="7239E7F3" w14:textId="77777777" w:rsidR="00B155DF" w:rsidRPr="005D27EB" w:rsidRDefault="00B155DF" w:rsidP="00891D9A">
            <w:pPr>
              <w:tabs>
                <w:tab w:val="left" w:pos="3240"/>
              </w:tabs>
              <w:rPr>
                <w:rFonts w:ascii="Times New Roman" w:hAnsi="Times New Roman" w:cs="Times New Roman"/>
                <w:b/>
                <w:sz w:val="20"/>
                <w:szCs w:val="20"/>
              </w:rPr>
            </w:pPr>
            <w:r w:rsidRPr="005D27EB">
              <w:rPr>
                <w:rFonts w:ascii="Times New Roman" w:hAnsi="Times New Roman" w:cs="Times New Roman"/>
                <w:b/>
                <w:sz w:val="20"/>
                <w:szCs w:val="20"/>
              </w:rPr>
              <w:t>World-</w:t>
            </w:r>
            <w:r>
              <w:rPr>
                <w:rFonts w:ascii="Times New Roman" w:hAnsi="Times New Roman" w:cs="Times New Roman"/>
                <w:b/>
                <w:sz w:val="20"/>
                <w:szCs w:val="20"/>
              </w:rPr>
              <w:t>events</w:t>
            </w:r>
          </w:p>
        </w:tc>
      </w:tr>
      <w:tr w:rsidR="00891D9A" w:rsidRPr="00CD71F0" w14:paraId="1E7F1E47" w14:textId="77777777" w:rsidTr="00891D9A">
        <w:tc>
          <w:tcPr>
            <w:tcW w:w="8658" w:type="dxa"/>
          </w:tcPr>
          <w:p w14:paraId="15AE5106"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President Obama will be reelected in 2012</w:t>
            </w:r>
          </w:p>
          <w:p w14:paraId="5B67218E"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67AC5B52" w14:textId="77777777" w:rsidTr="00891D9A">
        <w:tc>
          <w:tcPr>
            <w:tcW w:w="8658" w:type="dxa"/>
          </w:tcPr>
          <w:p w14:paraId="0DB94D88"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There will be a commercially available cure for AIDS by 2020</w:t>
            </w:r>
          </w:p>
          <w:p w14:paraId="18E015AD"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236D1095" w14:textId="77777777" w:rsidTr="00891D9A">
        <w:tc>
          <w:tcPr>
            <w:tcW w:w="8658" w:type="dxa"/>
          </w:tcPr>
          <w:p w14:paraId="5A3851F2"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Intelligent life exists on other planets</w:t>
            </w:r>
          </w:p>
          <w:p w14:paraId="3DACA61A"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29F84EF3" w14:textId="77777777" w:rsidTr="00891D9A">
        <w:tc>
          <w:tcPr>
            <w:tcW w:w="8658" w:type="dxa"/>
          </w:tcPr>
          <w:p w14:paraId="2A21F581"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USC will play in the Rose Bowl next January 1</w:t>
            </w:r>
          </w:p>
          <w:p w14:paraId="73D41360"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76C2AB2B" w14:textId="77777777" w:rsidTr="00891D9A">
        <w:tc>
          <w:tcPr>
            <w:tcW w:w="8658" w:type="dxa"/>
          </w:tcPr>
          <w:p w14:paraId="35F98A88"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A major earthquake (at least 6.0) will hit Los Angeles in the next five years</w:t>
            </w:r>
          </w:p>
          <w:p w14:paraId="41445D78"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2DEB4E3D" w14:textId="77777777" w:rsidTr="00891D9A">
        <w:tc>
          <w:tcPr>
            <w:tcW w:w="8658" w:type="dxa"/>
          </w:tcPr>
          <w:p w14:paraId="252D8403"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The high temperature in Downtown LA will be at least 70 degrees next Tuesday</w:t>
            </w:r>
          </w:p>
          <w:p w14:paraId="5E2E3670" w14:textId="77777777" w:rsidR="00B155DF" w:rsidRPr="00CD71F0" w:rsidRDefault="00B155DF" w:rsidP="00891D9A">
            <w:pPr>
              <w:rPr>
                <w:rFonts w:ascii="Times New Roman" w:hAnsi="Times New Roman" w:cs="Times New Roman"/>
                <w:sz w:val="20"/>
                <w:szCs w:val="20"/>
              </w:rPr>
            </w:pPr>
          </w:p>
        </w:tc>
      </w:tr>
      <w:tr w:rsidR="00891D9A" w:rsidRPr="00CD71F0" w14:paraId="65014B57" w14:textId="77777777" w:rsidTr="00891D9A">
        <w:tc>
          <w:tcPr>
            <w:tcW w:w="8658" w:type="dxa"/>
          </w:tcPr>
          <w:p w14:paraId="3725550D"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Slumdog Millionaire will win the Academy Award for Best Picture</w:t>
            </w:r>
          </w:p>
          <w:p w14:paraId="2E3C93DD"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623261C5" w14:textId="77777777" w:rsidTr="00891D9A">
        <w:tc>
          <w:tcPr>
            <w:tcW w:w="8658" w:type="dxa"/>
          </w:tcPr>
          <w:p w14:paraId="7DB4426F"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The U.S. unemployment rate will go up in the next month</w:t>
            </w:r>
          </w:p>
          <w:p w14:paraId="0765A9DE"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27C579CC" w14:textId="77777777" w:rsidTr="00891D9A">
        <w:tc>
          <w:tcPr>
            <w:tcW w:w="8658" w:type="dxa"/>
          </w:tcPr>
          <w:p w14:paraId="41DD9E47"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Britney Spears will go back into rehab sometime in the next five years</w:t>
            </w:r>
          </w:p>
          <w:p w14:paraId="6E0DF038" w14:textId="77777777" w:rsidR="00B155DF" w:rsidRPr="00CD71F0" w:rsidRDefault="00B155DF" w:rsidP="00891D9A">
            <w:pPr>
              <w:tabs>
                <w:tab w:val="left" w:pos="3240"/>
              </w:tabs>
              <w:rPr>
                <w:rFonts w:ascii="Times New Roman" w:hAnsi="Times New Roman" w:cs="Times New Roman"/>
                <w:sz w:val="20"/>
                <w:szCs w:val="20"/>
              </w:rPr>
            </w:pPr>
          </w:p>
        </w:tc>
      </w:tr>
      <w:tr w:rsidR="00891D9A" w:rsidRPr="00CD71F0" w14:paraId="3B9B7DBB" w14:textId="77777777" w:rsidTr="00891D9A">
        <w:tc>
          <w:tcPr>
            <w:tcW w:w="8658" w:type="dxa"/>
          </w:tcPr>
          <w:p w14:paraId="5DDE5ED9" w14:textId="77777777" w:rsidR="00B155DF" w:rsidRPr="00CD71F0" w:rsidRDefault="00B155DF" w:rsidP="00891D9A">
            <w:pPr>
              <w:rPr>
                <w:rFonts w:ascii="Times New Roman" w:hAnsi="Times New Roman" w:cs="Times New Roman"/>
                <w:sz w:val="20"/>
                <w:szCs w:val="20"/>
              </w:rPr>
            </w:pPr>
            <w:r w:rsidRPr="00CD71F0">
              <w:rPr>
                <w:rFonts w:ascii="Times New Roman" w:hAnsi="Times New Roman" w:cs="Times New Roman"/>
                <w:sz w:val="20"/>
                <w:szCs w:val="20"/>
              </w:rPr>
              <w:t>The Lakers will win most of their games in March</w:t>
            </w:r>
          </w:p>
          <w:p w14:paraId="36E99F92" w14:textId="77777777" w:rsidR="00B155DF" w:rsidRPr="00CD71F0" w:rsidRDefault="00B155DF" w:rsidP="00891D9A">
            <w:pPr>
              <w:tabs>
                <w:tab w:val="left" w:pos="3240"/>
              </w:tabs>
              <w:rPr>
                <w:rFonts w:ascii="Times New Roman" w:hAnsi="Times New Roman" w:cs="Times New Roman"/>
                <w:sz w:val="20"/>
                <w:szCs w:val="20"/>
              </w:rPr>
            </w:pPr>
          </w:p>
        </w:tc>
      </w:tr>
    </w:tbl>
    <w:p w14:paraId="3FBCF737" w14:textId="22F443FE" w:rsidR="000710F2" w:rsidRDefault="00232E17" w:rsidP="00613329">
      <w:pPr>
        <w:jc w:val="center"/>
        <w:rPr>
          <w:rFonts w:ascii="Times New Roman" w:hAnsi="Times New Roman" w:cs="Times New Roman"/>
          <w:b/>
        </w:rPr>
      </w:pPr>
      <w:r w:rsidRPr="00C4734C">
        <w:rPr>
          <w:rFonts w:ascii="Times New Roman" w:hAnsi="Times New Roman" w:cs="Times New Roman"/>
          <w:b/>
        </w:rPr>
        <w:t xml:space="preserve">Table 4: </w:t>
      </w:r>
      <w:r w:rsidR="00646E28">
        <w:rPr>
          <w:rFonts w:ascii="Times New Roman" w:hAnsi="Times New Roman" w:cs="Times New Roman"/>
          <w:b/>
        </w:rPr>
        <w:t>List of Items Used in Study 2B</w:t>
      </w:r>
      <w:r w:rsidR="000710F2">
        <w:rPr>
          <w:rFonts w:ascii="Times New Roman" w:hAnsi="Times New Roman" w:cs="Times New Roman"/>
          <w:b/>
        </w:rPr>
        <w:br w:type="page"/>
      </w:r>
    </w:p>
    <w:p w14:paraId="314DC3D5" w14:textId="3F62DC39" w:rsidR="000710F2" w:rsidRDefault="000710F2" w:rsidP="000710F2">
      <w:pPr>
        <w:tabs>
          <w:tab w:val="left" w:pos="3240"/>
        </w:tabs>
        <w:jc w:val="center"/>
        <w:rPr>
          <w:rFonts w:ascii="Times New Roman" w:hAnsi="Times New Roman" w:cs="Times New Roman"/>
          <w:b/>
        </w:rPr>
      </w:pPr>
      <w:r w:rsidRPr="00CD71F0">
        <w:rPr>
          <w:rFonts w:ascii="Times New Roman" w:hAnsi="Times New Roman" w:cs="Times New Roman"/>
          <w:b/>
        </w:rPr>
        <w:lastRenderedPageBreak/>
        <w:t xml:space="preserve">Table </w:t>
      </w:r>
      <w:r w:rsidR="00232E17">
        <w:rPr>
          <w:rFonts w:ascii="Times New Roman" w:hAnsi="Times New Roman" w:cs="Times New Roman"/>
          <w:b/>
        </w:rPr>
        <w:t>5</w:t>
      </w:r>
    </w:p>
    <w:p w14:paraId="0F5E8C56" w14:textId="77777777" w:rsidR="000710F2" w:rsidRPr="00CD71F0" w:rsidRDefault="000710F2" w:rsidP="000710F2">
      <w:pPr>
        <w:tabs>
          <w:tab w:val="left" w:pos="3240"/>
        </w:tabs>
        <w:jc w:val="center"/>
        <w:rPr>
          <w:rFonts w:ascii="Times New Roman" w:hAnsi="Times New Roman" w:cs="Times New Roman"/>
          <w:b/>
        </w:rPr>
      </w:pPr>
    </w:p>
    <w:p w14:paraId="393A7D6F" w14:textId="77777777" w:rsidR="000710F2" w:rsidRPr="00CD71F0" w:rsidRDefault="000710F2" w:rsidP="000710F2">
      <w:pPr>
        <w:tabs>
          <w:tab w:val="left" w:pos="3240"/>
        </w:tabs>
        <w:jc w:val="center"/>
        <w:rPr>
          <w:rFonts w:ascii="Times New Roman" w:hAnsi="Times New Roman" w:cs="Times New Roman"/>
          <w:b/>
          <w:sz w:val="20"/>
          <w:szCs w:val="20"/>
        </w:rPr>
      </w:pPr>
    </w:p>
    <w:tbl>
      <w:tblPr>
        <w:tblW w:w="9725" w:type="dxa"/>
        <w:tblLayout w:type="fixed"/>
        <w:tblLook w:val="04A0" w:firstRow="1" w:lastRow="0" w:firstColumn="1" w:lastColumn="0" w:noHBand="0" w:noVBand="1"/>
      </w:tblPr>
      <w:tblGrid>
        <w:gridCol w:w="1188"/>
        <w:gridCol w:w="6570"/>
        <w:gridCol w:w="1967"/>
      </w:tblGrid>
      <w:tr w:rsidR="00AE7AFC" w:rsidRPr="00CD71F0" w14:paraId="040C4CB0" w14:textId="77777777" w:rsidTr="00574AD6">
        <w:trPr>
          <w:trHeight w:val="620"/>
        </w:trPr>
        <w:tc>
          <w:tcPr>
            <w:tcW w:w="1188" w:type="dxa"/>
            <w:vAlign w:val="center"/>
          </w:tcPr>
          <w:p w14:paraId="13EADC06" w14:textId="4EF88F50" w:rsidR="000710F2" w:rsidRPr="00CD71F0" w:rsidRDefault="00AE7AFC" w:rsidP="00574AD6">
            <w:pPr>
              <w:tabs>
                <w:tab w:val="left" w:pos="3240"/>
              </w:tabs>
              <w:ind w:left="-90"/>
              <w:jc w:val="center"/>
              <w:rPr>
                <w:rFonts w:ascii="Times New Roman" w:hAnsi="Times New Roman" w:cs="Times New Roman"/>
                <w:b/>
                <w:sz w:val="20"/>
                <w:szCs w:val="20"/>
              </w:rPr>
            </w:pPr>
            <w:r>
              <w:rPr>
                <w:rFonts w:ascii="Times New Roman" w:hAnsi="Times New Roman" w:cs="Times New Roman"/>
                <w:b/>
                <w:sz w:val="20"/>
                <w:szCs w:val="20"/>
              </w:rPr>
              <w:t>Item Number</w:t>
            </w:r>
          </w:p>
        </w:tc>
        <w:tc>
          <w:tcPr>
            <w:tcW w:w="6570" w:type="dxa"/>
            <w:vAlign w:val="center"/>
          </w:tcPr>
          <w:p w14:paraId="34079DB5" w14:textId="77777777" w:rsidR="000710F2" w:rsidRPr="00CD71F0" w:rsidRDefault="000710F2" w:rsidP="00574AD6">
            <w:pPr>
              <w:tabs>
                <w:tab w:val="left" w:pos="3240"/>
              </w:tabs>
              <w:ind w:left="-90"/>
              <w:jc w:val="center"/>
              <w:rPr>
                <w:rFonts w:ascii="Times New Roman" w:hAnsi="Times New Roman" w:cs="Times New Roman"/>
                <w:b/>
                <w:sz w:val="20"/>
                <w:szCs w:val="20"/>
              </w:rPr>
            </w:pPr>
            <w:r w:rsidRPr="00CD71F0">
              <w:rPr>
                <w:rFonts w:ascii="Times New Roman" w:hAnsi="Times New Roman" w:cs="Times New Roman"/>
                <w:b/>
                <w:sz w:val="20"/>
                <w:szCs w:val="20"/>
              </w:rPr>
              <w:t>Statements and Inferred Thoughts</w:t>
            </w:r>
          </w:p>
        </w:tc>
        <w:tc>
          <w:tcPr>
            <w:tcW w:w="1967" w:type="dxa"/>
            <w:vAlign w:val="center"/>
          </w:tcPr>
          <w:p w14:paraId="233A0631" w14:textId="26864783" w:rsidR="000710F2" w:rsidRPr="00CD71F0" w:rsidRDefault="000710F2" w:rsidP="00574AD6">
            <w:pPr>
              <w:tabs>
                <w:tab w:val="left" w:pos="3240"/>
              </w:tabs>
              <w:ind w:left="-90" w:right="-63"/>
              <w:jc w:val="center"/>
              <w:rPr>
                <w:rFonts w:ascii="Times New Roman" w:hAnsi="Times New Roman" w:cs="Times New Roman"/>
                <w:b/>
                <w:sz w:val="20"/>
                <w:szCs w:val="20"/>
              </w:rPr>
            </w:pPr>
            <w:r w:rsidRPr="00CD71F0">
              <w:rPr>
                <w:rFonts w:ascii="Times New Roman" w:hAnsi="Times New Roman" w:cs="Times New Roman"/>
                <w:b/>
                <w:sz w:val="20"/>
                <w:szCs w:val="20"/>
              </w:rPr>
              <w:t>Proportion of Respondents</w:t>
            </w:r>
            <w:r w:rsidR="00B77753">
              <w:rPr>
                <w:rFonts w:ascii="Times New Roman" w:hAnsi="Times New Roman" w:cs="Times New Roman"/>
                <w:b/>
                <w:sz w:val="20"/>
                <w:szCs w:val="20"/>
              </w:rPr>
              <w:t xml:space="preserve"> Correctly Matching*</w:t>
            </w:r>
          </w:p>
        </w:tc>
      </w:tr>
      <w:tr w:rsidR="00AE7AFC" w:rsidRPr="00CD71F0" w14:paraId="5B6FB82F" w14:textId="77777777" w:rsidTr="00574AD6">
        <w:tc>
          <w:tcPr>
            <w:tcW w:w="1188" w:type="dxa"/>
            <w:vMerge w:val="restart"/>
          </w:tcPr>
          <w:p w14:paraId="66E6A8F8"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Question 1</w:t>
            </w:r>
          </w:p>
        </w:tc>
        <w:tc>
          <w:tcPr>
            <w:tcW w:w="6570" w:type="dxa"/>
          </w:tcPr>
          <w:p w14:paraId="39ED124D"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Doctor Ames says: “I am 80% sure that you have Crohn’s disease.”</w:t>
            </w:r>
          </w:p>
          <w:p w14:paraId="56E3F681"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i/>
                <w:sz w:val="20"/>
                <w:szCs w:val="20"/>
              </w:rPr>
              <w:t>“This patient has most of the signs and symptoms of Crohn’s disease.”</w:t>
            </w:r>
          </w:p>
          <w:p w14:paraId="0274873D"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i/>
                <w:sz w:val="20"/>
                <w:szCs w:val="20"/>
              </w:rPr>
              <w:t xml:space="preserve"> </w:t>
            </w:r>
          </w:p>
        </w:tc>
        <w:tc>
          <w:tcPr>
            <w:tcW w:w="1967" w:type="dxa"/>
          </w:tcPr>
          <w:p w14:paraId="4B74D081"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62% (62%)</w:t>
            </w:r>
          </w:p>
        </w:tc>
      </w:tr>
      <w:tr w:rsidR="00AE7AFC" w:rsidRPr="00CD71F0" w14:paraId="3E553B11" w14:textId="77777777" w:rsidTr="00574AD6">
        <w:tc>
          <w:tcPr>
            <w:tcW w:w="1188" w:type="dxa"/>
            <w:vMerge/>
          </w:tcPr>
          <w:p w14:paraId="67F9D351" w14:textId="77777777" w:rsidR="000710F2" w:rsidRPr="00CD71F0" w:rsidRDefault="000710F2" w:rsidP="00574AD6">
            <w:pPr>
              <w:tabs>
                <w:tab w:val="left" w:pos="3240"/>
              </w:tabs>
              <w:ind w:left="-90"/>
              <w:rPr>
                <w:rFonts w:ascii="Times New Roman" w:hAnsi="Times New Roman" w:cs="Times New Roman"/>
                <w:sz w:val="20"/>
                <w:szCs w:val="20"/>
              </w:rPr>
            </w:pPr>
          </w:p>
        </w:tc>
        <w:tc>
          <w:tcPr>
            <w:tcW w:w="6570" w:type="dxa"/>
          </w:tcPr>
          <w:p w14:paraId="762CA802"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Doctor Baker says: “There is an 80% chance that you have the Crohn’s disease.”</w:t>
            </w:r>
          </w:p>
          <w:p w14:paraId="4D85C030" w14:textId="77777777" w:rsidR="000710F2" w:rsidRDefault="000710F2" w:rsidP="00574AD6">
            <w:pPr>
              <w:tabs>
                <w:tab w:val="left" w:pos="3240"/>
              </w:tabs>
              <w:ind w:left="-90"/>
              <w:rPr>
                <w:rFonts w:ascii="Times New Roman" w:hAnsi="Times New Roman" w:cs="Times New Roman"/>
                <w:i/>
                <w:sz w:val="20"/>
                <w:szCs w:val="20"/>
              </w:rPr>
            </w:pPr>
            <w:r w:rsidRPr="00CD71F0">
              <w:rPr>
                <w:rFonts w:ascii="Times New Roman" w:hAnsi="Times New Roman" w:cs="Times New Roman"/>
                <w:i/>
                <w:sz w:val="20"/>
                <w:szCs w:val="20"/>
              </w:rPr>
              <w:t>“Most of the patients I have seen with these signs and symptoms have Crohn’s disease.”</w:t>
            </w:r>
          </w:p>
          <w:p w14:paraId="2A364FE9" w14:textId="77777777" w:rsidR="00AE7AFC" w:rsidRPr="00CD71F0" w:rsidRDefault="00AE7AFC" w:rsidP="00574AD6">
            <w:pPr>
              <w:tabs>
                <w:tab w:val="left" w:pos="3240"/>
              </w:tabs>
              <w:ind w:left="-90"/>
              <w:rPr>
                <w:rFonts w:ascii="Times New Roman" w:hAnsi="Times New Roman" w:cs="Times New Roman"/>
                <w:sz w:val="20"/>
                <w:szCs w:val="20"/>
              </w:rPr>
            </w:pPr>
          </w:p>
        </w:tc>
        <w:tc>
          <w:tcPr>
            <w:tcW w:w="1967" w:type="dxa"/>
          </w:tcPr>
          <w:p w14:paraId="00A468CD"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61% (62%)</w:t>
            </w:r>
          </w:p>
        </w:tc>
      </w:tr>
      <w:tr w:rsidR="00AE7AFC" w:rsidRPr="00CD71F0" w14:paraId="406D911B" w14:textId="77777777" w:rsidTr="00574AD6">
        <w:tc>
          <w:tcPr>
            <w:tcW w:w="1188" w:type="dxa"/>
            <w:vMerge w:val="restart"/>
          </w:tcPr>
          <w:p w14:paraId="66C7D6AA"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Question 2</w:t>
            </w:r>
          </w:p>
        </w:tc>
        <w:tc>
          <w:tcPr>
            <w:tcW w:w="6570" w:type="dxa"/>
          </w:tcPr>
          <w:p w14:paraId="1B8314BF"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Dick says: “I am 70% sure that the Celtics will beat the Knicks tonight.”</w:t>
            </w:r>
          </w:p>
          <w:p w14:paraId="0EBFA6D3" w14:textId="77777777" w:rsidR="000710F2" w:rsidRPr="00CD71F0" w:rsidRDefault="000710F2" w:rsidP="00574AD6">
            <w:pPr>
              <w:tabs>
                <w:tab w:val="left" w:pos="3240"/>
              </w:tabs>
              <w:ind w:left="-90"/>
              <w:rPr>
                <w:rFonts w:ascii="Times New Roman" w:hAnsi="Times New Roman" w:cs="Times New Roman"/>
                <w:i/>
                <w:sz w:val="20"/>
                <w:szCs w:val="20"/>
              </w:rPr>
            </w:pPr>
            <w:r w:rsidRPr="00CD71F0">
              <w:rPr>
                <w:rFonts w:ascii="Times New Roman" w:hAnsi="Times New Roman" w:cs="Times New Roman"/>
                <w:i/>
                <w:sz w:val="20"/>
                <w:szCs w:val="20"/>
              </w:rPr>
              <w:t>“The Celtics have a stronger lineup of players than the Knicks.”</w:t>
            </w:r>
          </w:p>
          <w:p w14:paraId="696FB269" w14:textId="77777777" w:rsidR="000710F2" w:rsidRPr="00CD71F0" w:rsidRDefault="000710F2" w:rsidP="00574AD6">
            <w:pPr>
              <w:tabs>
                <w:tab w:val="left" w:pos="3240"/>
              </w:tabs>
              <w:ind w:left="-90" w:firstLine="720"/>
              <w:rPr>
                <w:rFonts w:ascii="Times New Roman" w:hAnsi="Times New Roman" w:cs="Times New Roman"/>
                <w:sz w:val="20"/>
                <w:szCs w:val="20"/>
              </w:rPr>
            </w:pPr>
          </w:p>
        </w:tc>
        <w:tc>
          <w:tcPr>
            <w:tcW w:w="1967" w:type="dxa"/>
          </w:tcPr>
          <w:p w14:paraId="7D1C441A"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72% (75%)</w:t>
            </w:r>
          </w:p>
        </w:tc>
      </w:tr>
      <w:tr w:rsidR="00AE7AFC" w:rsidRPr="00CD71F0" w14:paraId="17C49AD5" w14:textId="77777777" w:rsidTr="00574AD6">
        <w:tc>
          <w:tcPr>
            <w:tcW w:w="1188" w:type="dxa"/>
            <w:vMerge/>
          </w:tcPr>
          <w:p w14:paraId="466495CB" w14:textId="77777777" w:rsidR="000710F2" w:rsidRPr="00CD71F0" w:rsidRDefault="000710F2" w:rsidP="00574AD6">
            <w:pPr>
              <w:tabs>
                <w:tab w:val="left" w:pos="3240"/>
              </w:tabs>
              <w:ind w:left="-90"/>
              <w:rPr>
                <w:rFonts w:ascii="Times New Roman" w:hAnsi="Times New Roman" w:cs="Times New Roman"/>
                <w:sz w:val="20"/>
                <w:szCs w:val="20"/>
              </w:rPr>
            </w:pPr>
          </w:p>
        </w:tc>
        <w:tc>
          <w:tcPr>
            <w:tcW w:w="6570" w:type="dxa"/>
          </w:tcPr>
          <w:p w14:paraId="1BD3768C"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George says: “I think there is a 70% chance the Celtics will beat the Knicks tonight.”</w:t>
            </w:r>
          </w:p>
          <w:p w14:paraId="1A779E9F"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i/>
                <w:sz w:val="20"/>
                <w:szCs w:val="20"/>
              </w:rPr>
              <w:t>“The Celtics have a better win-loss record than the Knicks.”</w:t>
            </w:r>
          </w:p>
          <w:p w14:paraId="7A0CF15B"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5D9427B8"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73% (75%)</w:t>
            </w:r>
          </w:p>
        </w:tc>
      </w:tr>
      <w:tr w:rsidR="00AE7AFC" w:rsidRPr="00CD71F0" w14:paraId="2FE2DF1A" w14:textId="77777777" w:rsidTr="00574AD6">
        <w:tc>
          <w:tcPr>
            <w:tcW w:w="1188" w:type="dxa"/>
            <w:vMerge w:val="restart"/>
          </w:tcPr>
          <w:p w14:paraId="6C74A0D0"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Question 3</w:t>
            </w:r>
          </w:p>
        </w:tc>
        <w:tc>
          <w:tcPr>
            <w:tcW w:w="6570" w:type="dxa"/>
          </w:tcPr>
          <w:p w14:paraId="514A37AF"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Cade says: “I am 80% sure that I will be married within three years.”</w:t>
            </w:r>
          </w:p>
          <w:p w14:paraId="2747129C" w14:textId="77777777" w:rsidR="000710F2" w:rsidRPr="00CD71F0" w:rsidRDefault="000710F2" w:rsidP="00574AD6">
            <w:pPr>
              <w:tabs>
                <w:tab w:val="left" w:pos="3240"/>
              </w:tabs>
              <w:ind w:left="-90"/>
              <w:rPr>
                <w:rFonts w:ascii="Times New Roman" w:hAnsi="Times New Roman" w:cs="Times New Roman"/>
                <w:i/>
                <w:sz w:val="20"/>
                <w:szCs w:val="20"/>
              </w:rPr>
            </w:pPr>
            <w:proofErr w:type="gramStart"/>
            <w:r w:rsidRPr="00CD71F0">
              <w:rPr>
                <w:rFonts w:ascii="Times New Roman" w:hAnsi="Times New Roman" w:cs="Times New Roman"/>
                <w:i/>
                <w:sz w:val="20"/>
                <w:szCs w:val="20"/>
              </w:rPr>
              <w:t>has</w:t>
            </w:r>
            <w:proofErr w:type="gramEnd"/>
            <w:r w:rsidRPr="00CD71F0">
              <w:rPr>
                <w:rFonts w:ascii="Times New Roman" w:hAnsi="Times New Roman" w:cs="Times New Roman"/>
                <w:i/>
                <w:sz w:val="20"/>
                <w:szCs w:val="20"/>
              </w:rPr>
              <w:t xml:space="preserve"> a specific person in mind to marry.</w:t>
            </w:r>
          </w:p>
          <w:p w14:paraId="6CA1C2EF"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14C049FB" w14:textId="0342C29D"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8</w:t>
            </w:r>
            <w:r w:rsidR="00B77753">
              <w:rPr>
                <w:rFonts w:ascii="Times New Roman" w:hAnsi="Times New Roman" w:cs="Times New Roman"/>
                <w:sz w:val="20"/>
                <w:szCs w:val="20"/>
              </w:rPr>
              <w:t>7</w:t>
            </w:r>
            <w:r w:rsidRPr="00CD71F0">
              <w:rPr>
                <w:rFonts w:ascii="Times New Roman" w:hAnsi="Times New Roman" w:cs="Times New Roman"/>
                <w:sz w:val="20"/>
                <w:szCs w:val="20"/>
              </w:rPr>
              <w:t>% (</w:t>
            </w:r>
            <w:r w:rsidR="00CB1CEB" w:rsidRPr="00CD71F0">
              <w:rPr>
                <w:rFonts w:ascii="Times New Roman" w:hAnsi="Times New Roman" w:cs="Times New Roman"/>
                <w:sz w:val="20"/>
                <w:szCs w:val="20"/>
              </w:rPr>
              <w:t>8</w:t>
            </w:r>
            <w:r w:rsidR="00CB1CEB">
              <w:rPr>
                <w:rFonts w:ascii="Times New Roman" w:hAnsi="Times New Roman" w:cs="Times New Roman"/>
                <w:sz w:val="20"/>
                <w:szCs w:val="20"/>
              </w:rPr>
              <w:t>8</w:t>
            </w:r>
            <w:r w:rsidRPr="00CD71F0">
              <w:rPr>
                <w:rFonts w:ascii="Times New Roman" w:hAnsi="Times New Roman" w:cs="Times New Roman"/>
                <w:sz w:val="20"/>
                <w:szCs w:val="20"/>
              </w:rPr>
              <w:t>%)</w:t>
            </w:r>
          </w:p>
        </w:tc>
      </w:tr>
      <w:tr w:rsidR="00AE7AFC" w:rsidRPr="00CD71F0" w14:paraId="0B76CCAD" w14:textId="77777777" w:rsidTr="00574AD6">
        <w:tc>
          <w:tcPr>
            <w:tcW w:w="1188" w:type="dxa"/>
            <w:vMerge/>
          </w:tcPr>
          <w:p w14:paraId="2D95B5C6" w14:textId="77777777" w:rsidR="000710F2" w:rsidRPr="00CD71F0" w:rsidRDefault="000710F2" w:rsidP="00574AD6">
            <w:pPr>
              <w:tabs>
                <w:tab w:val="left" w:pos="3240"/>
              </w:tabs>
              <w:ind w:left="-90"/>
              <w:rPr>
                <w:rFonts w:ascii="Times New Roman" w:hAnsi="Times New Roman" w:cs="Times New Roman"/>
                <w:sz w:val="20"/>
                <w:szCs w:val="20"/>
              </w:rPr>
            </w:pPr>
          </w:p>
        </w:tc>
        <w:tc>
          <w:tcPr>
            <w:tcW w:w="6570" w:type="dxa"/>
          </w:tcPr>
          <w:p w14:paraId="636B31C9"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Peter says: “I think there is an 80% chance that I will be married within three years.”</w:t>
            </w:r>
          </w:p>
          <w:p w14:paraId="2261E974"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2145BD2B" w14:textId="77777777" w:rsidR="000710F2" w:rsidRPr="00CD71F0" w:rsidRDefault="000710F2" w:rsidP="00574AD6">
            <w:pPr>
              <w:tabs>
                <w:tab w:val="left" w:pos="3240"/>
              </w:tabs>
              <w:ind w:left="-90"/>
              <w:jc w:val="center"/>
              <w:rPr>
                <w:rFonts w:ascii="Times New Roman" w:hAnsi="Times New Roman" w:cs="Times New Roman"/>
                <w:sz w:val="20"/>
                <w:szCs w:val="20"/>
              </w:rPr>
            </w:pPr>
          </w:p>
        </w:tc>
      </w:tr>
      <w:tr w:rsidR="00AE7AFC" w:rsidRPr="00CD71F0" w14:paraId="481A26ED" w14:textId="77777777" w:rsidTr="00574AD6">
        <w:tc>
          <w:tcPr>
            <w:tcW w:w="1188" w:type="dxa"/>
            <w:vMerge w:val="restart"/>
          </w:tcPr>
          <w:p w14:paraId="6796C935"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Question 4</w:t>
            </w:r>
          </w:p>
        </w:tc>
        <w:tc>
          <w:tcPr>
            <w:tcW w:w="6570" w:type="dxa"/>
          </w:tcPr>
          <w:p w14:paraId="1EB1F795"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Ellen says: “I am 60% sure I will go to the beach this month.”</w:t>
            </w:r>
          </w:p>
          <w:p w14:paraId="2C73D63D"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72EEA418" w14:textId="77777777" w:rsidR="000710F2" w:rsidRPr="00CD71F0" w:rsidRDefault="000710F2" w:rsidP="00574AD6">
            <w:pPr>
              <w:tabs>
                <w:tab w:val="left" w:pos="3240"/>
              </w:tabs>
              <w:ind w:left="-90"/>
              <w:jc w:val="center"/>
              <w:rPr>
                <w:rFonts w:ascii="Times New Roman" w:hAnsi="Times New Roman" w:cs="Times New Roman"/>
                <w:sz w:val="20"/>
                <w:szCs w:val="20"/>
              </w:rPr>
            </w:pPr>
          </w:p>
        </w:tc>
      </w:tr>
      <w:tr w:rsidR="00AE7AFC" w:rsidRPr="00CD71F0" w14:paraId="21ADCBBC" w14:textId="77777777" w:rsidTr="00574AD6">
        <w:tc>
          <w:tcPr>
            <w:tcW w:w="1188" w:type="dxa"/>
            <w:vMerge/>
          </w:tcPr>
          <w:p w14:paraId="2E5435D4" w14:textId="77777777" w:rsidR="000710F2" w:rsidRPr="00CD71F0" w:rsidRDefault="000710F2" w:rsidP="00574AD6">
            <w:pPr>
              <w:tabs>
                <w:tab w:val="left" w:pos="3240"/>
              </w:tabs>
              <w:ind w:left="-90"/>
              <w:rPr>
                <w:rFonts w:ascii="Times New Roman" w:hAnsi="Times New Roman" w:cs="Times New Roman"/>
                <w:sz w:val="20"/>
                <w:szCs w:val="20"/>
              </w:rPr>
            </w:pPr>
          </w:p>
        </w:tc>
        <w:tc>
          <w:tcPr>
            <w:tcW w:w="6570" w:type="dxa"/>
          </w:tcPr>
          <w:p w14:paraId="6FA1D6C9"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Sarah says: “I think there is a 60% chance I will go to the beach this month.”</w:t>
            </w:r>
          </w:p>
          <w:p w14:paraId="2EB9D5E1" w14:textId="77777777" w:rsidR="000710F2" w:rsidRPr="00CD71F0" w:rsidRDefault="000710F2" w:rsidP="00574AD6">
            <w:pPr>
              <w:tabs>
                <w:tab w:val="left" w:pos="3240"/>
              </w:tabs>
              <w:ind w:left="-90"/>
              <w:rPr>
                <w:rFonts w:ascii="Times New Roman" w:hAnsi="Times New Roman" w:cs="Times New Roman"/>
                <w:i/>
                <w:sz w:val="20"/>
                <w:szCs w:val="20"/>
              </w:rPr>
            </w:pPr>
            <w:proofErr w:type="gramStart"/>
            <w:r w:rsidRPr="00CD71F0">
              <w:rPr>
                <w:rFonts w:ascii="Times New Roman" w:hAnsi="Times New Roman" w:cs="Times New Roman"/>
                <w:i/>
                <w:sz w:val="20"/>
                <w:szCs w:val="20"/>
              </w:rPr>
              <w:t>is</w:t>
            </w:r>
            <w:proofErr w:type="gramEnd"/>
            <w:r w:rsidRPr="00CD71F0">
              <w:rPr>
                <w:rFonts w:ascii="Times New Roman" w:hAnsi="Times New Roman" w:cs="Times New Roman"/>
                <w:i/>
                <w:sz w:val="20"/>
                <w:szCs w:val="20"/>
              </w:rPr>
              <w:t xml:space="preserve"> thinking about how often she tends to go the beach in a typical month.</w:t>
            </w:r>
          </w:p>
          <w:p w14:paraId="2A4EF221"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31ABAA37"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66% (66%)</w:t>
            </w:r>
          </w:p>
        </w:tc>
      </w:tr>
      <w:tr w:rsidR="00AE7AFC" w:rsidRPr="00CD71F0" w14:paraId="6AE7B201" w14:textId="77777777" w:rsidTr="00574AD6">
        <w:tc>
          <w:tcPr>
            <w:tcW w:w="1188" w:type="dxa"/>
            <w:vMerge w:val="restart"/>
          </w:tcPr>
          <w:p w14:paraId="236DB747"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Question 5</w:t>
            </w:r>
          </w:p>
        </w:tc>
        <w:tc>
          <w:tcPr>
            <w:tcW w:w="6570" w:type="dxa"/>
          </w:tcPr>
          <w:p w14:paraId="431CD950"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Derek says: “I am 90% sure that Chip wore a vest sometime last week.”</w:t>
            </w:r>
          </w:p>
          <w:p w14:paraId="44C9A695" w14:textId="77777777" w:rsidR="000710F2" w:rsidRPr="00CD71F0" w:rsidRDefault="000710F2" w:rsidP="00574AD6">
            <w:pPr>
              <w:tabs>
                <w:tab w:val="left" w:pos="3240"/>
              </w:tabs>
              <w:ind w:left="-90"/>
              <w:rPr>
                <w:rFonts w:ascii="Times New Roman" w:hAnsi="Times New Roman" w:cs="Times New Roman"/>
                <w:sz w:val="20"/>
                <w:szCs w:val="20"/>
              </w:rPr>
            </w:pPr>
            <w:proofErr w:type="gramStart"/>
            <w:r w:rsidRPr="00CD71F0">
              <w:rPr>
                <w:rFonts w:ascii="Times New Roman" w:hAnsi="Times New Roman" w:cs="Times New Roman"/>
                <w:i/>
                <w:sz w:val="20"/>
                <w:szCs w:val="20"/>
              </w:rPr>
              <w:t>saw</w:t>
            </w:r>
            <w:proofErr w:type="gramEnd"/>
            <w:r w:rsidRPr="00CD71F0">
              <w:rPr>
                <w:rFonts w:ascii="Times New Roman" w:hAnsi="Times New Roman" w:cs="Times New Roman"/>
                <w:i/>
                <w:sz w:val="20"/>
                <w:szCs w:val="20"/>
              </w:rPr>
              <w:t xml:space="preserve"> Chip last week.</w:t>
            </w:r>
          </w:p>
        </w:tc>
        <w:tc>
          <w:tcPr>
            <w:tcW w:w="1967" w:type="dxa"/>
          </w:tcPr>
          <w:p w14:paraId="070877C7"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92% (92%)</w:t>
            </w:r>
          </w:p>
        </w:tc>
      </w:tr>
      <w:tr w:rsidR="00AE7AFC" w:rsidRPr="00CD71F0" w14:paraId="5EFAEB04" w14:textId="77777777" w:rsidTr="00574AD6">
        <w:tc>
          <w:tcPr>
            <w:tcW w:w="1188" w:type="dxa"/>
            <w:vMerge/>
          </w:tcPr>
          <w:p w14:paraId="55A4D0B7" w14:textId="77777777" w:rsidR="000710F2" w:rsidRPr="00CD71F0" w:rsidRDefault="000710F2" w:rsidP="00574AD6">
            <w:pPr>
              <w:tabs>
                <w:tab w:val="left" w:pos="3240"/>
              </w:tabs>
              <w:ind w:left="-90"/>
              <w:rPr>
                <w:rFonts w:ascii="Times New Roman" w:hAnsi="Times New Roman" w:cs="Times New Roman"/>
                <w:sz w:val="20"/>
                <w:szCs w:val="20"/>
              </w:rPr>
            </w:pPr>
          </w:p>
        </w:tc>
        <w:tc>
          <w:tcPr>
            <w:tcW w:w="6570" w:type="dxa"/>
          </w:tcPr>
          <w:p w14:paraId="2EE7DC2A"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Lyle says: “I think there is a 90% chance that Chip wore a vest sometime last week.”</w:t>
            </w:r>
          </w:p>
          <w:p w14:paraId="1F2AD1F3" w14:textId="77777777" w:rsidR="000710F2" w:rsidRDefault="000710F2" w:rsidP="00574AD6">
            <w:pPr>
              <w:tabs>
                <w:tab w:val="left" w:pos="3240"/>
              </w:tabs>
              <w:ind w:left="-90"/>
              <w:rPr>
                <w:rFonts w:ascii="Times New Roman" w:hAnsi="Times New Roman" w:cs="Times New Roman"/>
                <w:i/>
                <w:sz w:val="20"/>
                <w:szCs w:val="20"/>
              </w:rPr>
            </w:pPr>
            <w:proofErr w:type="gramStart"/>
            <w:r w:rsidRPr="00CD71F0">
              <w:rPr>
                <w:rFonts w:ascii="Times New Roman" w:hAnsi="Times New Roman" w:cs="Times New Roman"/>
                <w:i/>
                <w:sz w:val="20"/>
                <w:szCs w:val="20"/>
              </w:rPr>
              <w:t>is</w:t>
            </w:r>
            <w:proofErr w:type="gramEnd"/>
            <w:r w:rsidRPr="00CD71F0">
              <w:rPr>
                <w:rFonts w:ascii="Times New Roman" w:hAnsi="Times New Roman" w:cs="Times New Roman"/>
                <w:i/>
                <w:sz w:val="20"/>
                <w:szCs w:val="20"/>
              </w:rPr>
              <w:t xml:space="preserve"> thinking about how often Chip tends to wear vests.</w:t>
            </w:r>
          </w:p>
          <w:p w14:paraId="0FF60F60" w14:textId="77777777" w:rsidR="00AE7AFC" w:rsidRPr="00CD71F0" w:rsidRDefault="00AE7AFC" w:rsidP="00574AD6">
            <w:pPr>
              <w:tabs>
                <w:tab w:val="left" w:pos="3240"/>
              </w:tabs>
              <w:ind w:left="-90"/>
              <w:rPr>
                <w:rFonts w:ascii="Times New Roman" w:hAnsi="Times New Roman" w:cs="Times New Roman"/>
                <w:sz w:val="20"/>
                <w:szCs w:val="20"/>
              </w:rPr>
            </w:pPr>
          </w:p>
        </w:tc>
        <w:tc>
          <w:tcPr>
            <w:tcW w:w="1967" w:type="dxa"/>
          </w:tcPr>
          <w:p w14:paraId="6DB8A0BA"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91% (92%)</w:t>
            </w:r>
          </w:p>
        </w:tc>
      </w:tr>
      <w:tr w:rsidR="00AE7AFC" w:rsidRPr="00CD71F0" w14:paraId="6F5D7DAF" w14:textId="77777777" w:rsidTr="00574AD6">
        <w:tc>
          <w:tcPr>
            <w:tcW w:w="1188" w:type="dxa"/>
            <w:vMerge w:val="restart"/>
          </w:tcPr>
          <w:p w14:paraId="5B16E493"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Question 6</w:t>
            </w:r>
          </w:p>
        </w:tc>
        <w:tc>
          <w:tcPr>
            <w:tcW w:w="6570" w:type="dxa"/>
          </w:tcPr>
          <w:p w14:paraId="184BB95D"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Miguel says: “I am 80% sure the Warriors won last night.”</w:t>
            </w:r>
          </w:p>
          <w:p w14:paraId="2C12F615" w14:textId="77777777" w:rsidR="000710F2" w:rsidRPr="00CD71F0" w:rsidRDefault="000710F2" w:rsidP="00574AD6">
            <w:pPr>
              <w:tabs>
                <w:tab w:val="left" w:pos="3240"/>
              </w:tabs>
              <w:ind w:left="-90"/>
              <w:rPr>
                <w:rFonts w:ascii="Times New Roman" w:hAnsi="Times New Roman" w:cs="Times New Roman"/>
                <w:i/>
                <w:sz w:val="20"/>
                <w:szCs w:val="20"/>
              </w:rPr>
            </w:pPr>
            <w:proofErr w:type="gramStart"/>
            <w:r w:rsidRPr="00CD71F0">
              <w:rPr>
                <w:rFonts w:ascii="Times New Roman" w:hAnsi="Times New Roman" w:cs="Times New Roman"/>
                <w:i/>
                <w:sz w:val="20"/>
                <w:szCs w:val="20"/>
              </w:rPr>
              <w:t>is</w:t>
            </w:r>
            <w:proofErr w:type="gramEnd"/>
            <w:r w:rsidRPr="00CD71F0">
              <w:rPr>
                <w:rFonts w:ascii="Times New Roman" w:hAnsi="Times New Roman" w:cs="Times New Roman"/>
                <w:i/>
                <w:sz w:val="20"/>
                <w:szCs w:val="20"/>
              </w:rPr>
              <w:t xml:space="preserve"> trying to recall the outcome of the game that he read in the newspaper.</w:t>
            </w:r>
          </w:p>
          <w:p w14:paraId="6E77608A"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74BF70F6"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81% (85%)</w:t>
            </w:r>
          </w:p>
        </w:tc>
      </w:tr>
      <w:tr w:rsidR="00AE7AFC" w:rsidRPr="00CD71F0" w14:paraId="79B24655" w14:textId="77777777" w:rsidTr="00574AD6">
        <w:tc>
          <w:tcPr>
            <w:tcW w:w="1188" w:type="dxa"/>
            <w:vMerge/>
          </w:tcPr>
          <w:p w14:paraId="70AB8733" w14:textId="77777777" w:rsidR="000710F2" w:rsidRPr="00CD71F0" w:rsidRDefault="000710F2" w:rsidP="00574AD6">
            <w:pPr>
              <w:tabs>
                <w:tab w:val="left" w:pos="3240"/>
              </w:tabs>
              <w:ind w:left="-90"/>
              <w:rPr>
                <w:rFonts w:ascii="Times New Roman" w:hAnsi="Times New Roman" w:cs="Times New Roman"/>
                <w:sz w:val="20"/>
                <w:szCs w:val="20"/>
              </w:rPr>
            </w:pPr>
          </w:p>
        </w:tc>
        <w:tc>
          <w:tcPr>
            <w:tcW w:w="6570" w:type="dxa"/>
          </w:tcPr>
          <w:p w14:paraId="7F6EADA1"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Noah says: “I think there is an 80% chance the Warriors won last night.”</w:t>
            </w:r>
          </w:p>
          <w:p w14:paraId="5407EE4D"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4F4DE0B4" w14:textId="77777777" w:rsidR="000710F2" w:rsidRPr="00CD71F0" w:rsidRDefault="000710F2" w:rsidP="00574AD6">
            <w:pPr>
              <w:tabs>
                <w:tab w:val="left" w:pos="3240"/>
              </w:tabs>
              <w:ind w:left="-90"/>
              <w:jc w:val="center"/>
              <w:rPr>
                <w:rFonts w:ascii="Times New Roman" w:hAnsi="Times New Roman" w:cs="Times New Roman"/>
                <w:sz w:val="20"/>
                <w:szCs w:val="20"/>
              </w:rPr>
            </w:pPr>
          </w:p>
        </w:tc>
      </w:tr>
      <w:tr w:rsidR="00AE7AFC" w:rsidRPr="00CD71F0" w14:paraId="5337ABF8" w14:textId="77777777" w:rsidTr="00574AD6">
        <w:tc>
          <w:tcPr>
            <w:tcW w:w="1188" w:type="dxa"/>
            <w:vMerge w:val="restart"/>
          </w:tcPr>
          <w:p w14:paraId="47412F21" w14:textId="77777777" w:rsidR="000710F2" w:rsidRPr="00CD71F0" w:rsidRDefault="000710F2" w:rsidP="00574AD6">
            <w:pPr>
              <w:tabs>
                <w:tab w:val="left" w:pos="3240"/>
              </w:tabs>
              <w:ind w:left="-90"/>
              <w:rPr>
                <w:rFonts w:ascii="Times New Roman" w:hAnsi="Times New Roman" w:cs="Times New Roman"/>
                <w:sz w:val="20"/>
                <w:szCs w:val="20"/>
                <w:highlight w:val="yellow"/>
              </w:rPr>
            </w:pPr>
            <w:r w:rsidRPr="00CD71F0">
              <w:rPr>
                <w:rFonts w:ascii="Times New Roman" w:hAnsi="Times New Roman" w:cs="Times New Roman"/>
                <w:sz w:val="20"/>
                <w:szCs w:val="20"/>
              </w:rPr>
              <w:t>Question 7</w:t>
            </w:r>
          </w:p>
        </w:tc>
        <w:tc>
          <w:tcPr>
            <w:tcW w:w="6570" w:type="dxa"/>
          </w:tcPr>
          <w:p w14:paraId="2AB9CF65"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Emily says: “I’m 70% sure Brian parked his car in lot C today.”</w:t>
            </w:r>
          </w:p>
          <w:p w14:paraId="35561754"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42C9CFDA" w14:textId="77777777" w:rsidR="000710F2" w:rsidRPr="00CD71F0" w:rsidRDefault="000710F2" w:rsidP="00574AD6">
            <w:pPr>
              <w:tabs>
                <w:tab w:val="left" w:pos="3240"/>
              </w:tabs>
              <w:ind w:left="-90"/>
              <w:jc w:val="center"/>
              <w:rPr>
                <w:rFonts w:ascii="Times New Roman" w:hAnsi="Times New Roman" w:cs="Times New Roman"/>
                <w:sz w:val="20"/>
                <w:szCs w:val="20"/>
              </w:rPr>
            </w:pPr>
          </w:p>
        </w:tc>
      </w:tr>
      <w:tr w:rsidR="00AE7AFC" w:rsidRPr="00CD71F0" w14:paraId="60B1E225" w14:textId="77777777" w:rsidTr="00574AD6">
        <w:tc>
          <w:tcPr>
            <w:tcW w:w="1188" w:type="dxa"/>
            <w:vMerge/>
          </w:tcPr>
          <w:p w14:paraId="19CD37C4" w14:textId="77777777" w:rsidR="000710F2" w:rsidRPr="00CD71F0" w:rsidRDefault="000710F2" w:rsidP="00574AD6">
            <w:pPr>
              <w:tabs>
                <w:tab w:val="left" w:pos="3240"/>
              </w:tabs>
              <w:ind w:left="-90"/>
              <w:rPr>
                <w:rFonts w:ascii="Times New Roman" w:hAnsi="Times New Roman" w:cs="Times New Roman"/>
                <w:sz w:val="20"/>
                <w:szCs w:val="20"/>
              </w:rPr>
            </w:pPr>
          </w:p>
        </w:tc>
        <w:tc>
          <w:tcPr>
            <w:tcW w:w="6570" w:type="dxa"/>
          </w:tcPr>
          <w:p w14:paraId="70E1188A"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Sabrina says: “I think there is a 70% chance Brian parked his car in lot C today.”</w:t>
            </w:r>
          </w:p>
          <w:p w14:paraId="06776B22" w14:textId="77777777" w:rsidR="000710F2" w:rsidRPr="00CD71F0" w:rsidRDefault="000710F2" w:rsidP="00574AD6">
            <w:pPr>
              <w:tabs>
                <w:tab w:val="left" w:pos="3240"/>
              </w:tabs>
              <w:ind w:left="-90"/>
              <w:rPr>
                <w:rFonts w:ascii="Times New Roman" w:hAnsi="Times New Roman" w:cs="Times New Roman"/>
                <w:i/>
                <w:sz w:val="20"/>
                <w:szCs w:val="20"/>
              </w:rPr>
            </w:pPr>
            <w:proofErr w:type="gramStart"/>
            <w:r w:rsidRPr="00CD71F0">
              <w:rPr>
                <w:rFonts w:ascii="Times New Roman" w:hAnsi="Times New Roman" w:cs="Times New Roman"/>
                <w:i/>
                <w:sz w:val="20"/>
                <w:szCs w:val="20"/>
              </w:rPr>
              <w:t>is</w:t>
            </w:r>
            <w:proofErr w:type="gramEnd"/>
            <w:r w:rsidRPr="00CD71F0">
              <w:rPr>
                <w:rFonts w:ascii="Times New Roman" w:hAnsi="Times New Roman" w:cs="Times New Roman"/>
                <w:i/>
                <w:sz w:val="20"/>
                <w:szCs w:val="20"/>
              </w:rPr>
              <w:t xml:space="preserve"> thinking “Brian parks in lot C on most days.”</w:t>
            </w:r>
          </w:p>
          <w:p w14:paraId="2E55BAB7"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29E8BD46" w14:textId="3330B5F0" w:rsidR="000710F2" w:rsidRPr="00CD71F0" w:rsidRDefault="00CB1CEB" w:rsidP="00574AD6">
            <w:pPr>
              <w:tabs>
                <w:tab w:val="left" w:pos="3240"/>
              </w:tabs>
              <w:ind w:left="-90"/>
              <w:jc w:val="center"/>
              <w:rPr>
                <w:rFonts w:ascii="Times New Roman" w:hAnsi="Times New Roman" w:cs="Times New Roman"/>
                <w:sz w:val="20"/>
                <w:szCs w:val="20"/>
              </w:rPr>
            </w:pPr>
            <w:r>
              <w:rPr>
                <w:rFonts w:ascii="Times New Roman" w:hAnsi="Times New Roman" w:cs="Times New Roman"/>
                <w:sz w:val="20"/>
                <w:szCs w:val="20"/>
              </w:rPr>
              <w:t>57</w:t>
            </w:r>
            <w:r w:rsidR="000710F2" w:rsidRPr="00CD71F0">
              <w:rPr>
                <w:rFonts w:ascii="Times New Roman" w:hAnsi="Times New Roman" w:cs="Times New Roman"/>
                <w:sz w:val="20"/>
                <w:szCs w:val="20"/>
              </w:rPr>
              <w:t>% (61%)</w:t>
            </w:r>
          </w:p>
        </w:tc>
      </w:tr>
      <w:tr w:rsidR="00AE7AFC" w:rsidRPr="00CD71F0" w14:paraId="16B060E5" w14:textId="77777777" w:rsidTr="00574AD6">
        <w:tc>
          <w:tcPr>
            <w:tcW w:w="1188" w:type="dxa"/>
            <w:vMerge w:val="restart"/>
          </w:tcPr>
          <w:p w14:paraId="233D9CBB"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Question 8</w:t>
            </w:r>
          </w:p>
        </w:tc>
        <w:tc>
          <w:tcPr>
            <w:tcW w:w="6570" w:type="dxa"/>
          </w:tcPr>
          <w:p w14:paraId="0DB26C02"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Mr. and Mrs. Adams say: “We are 90% sure we are going to have a baby in the next few years”</w:t>
            </w:r>
          </w:p>
          <w:p w14:paraId="10E63370" w14:textId="77777777" w:rsidR="000710F2" w:rsidRPr="00CD71F0" w:rsidRDefault="000710F2" w:rsidP="00574AD6">
            <w:pPr>
              <w:tabs>
                <w:tab w:val="left" w:pos="3240"/>
              </w:tabs>
              <w:ind w:left="-90"/>
              <w:rPr>
                <w:rFonts w:ascii="Times New Roman" w:hAnsi="Times New Roman" w:cs="Times New Roman"/>
                <w:i/>
                <w:sz w:val="20"/>
                <w:szCs w:val="20"/>
              </w:rPr>
            </w:pPr>
            <w:proofErr w:type="gramStart"/>
            <w:r w:rsidRPr="00CD71F0">
              <w:rPr>
                <w:rFonts w:ascii="Times New Roman" w:hAnsi="Times New Roman" w:cs="Times New Roman"/>
                <w:i/>
                <w:sz w:val="20"/>
                <w:szCs w:val="20"/>
              </w:rPr>
              <w:t>are</w:t>
            </w:r>
            <w:proofErr w:type="gramEnd"/>
            <w:r w:rsidRPr="00CD71F0">
              <w:rPr>
                <w:rFonts w:ascii="Times New Roman" w:hAnsi="Times New Roman" w:cs="Times New Roman"/>
                <w:i/>
                <w:sz w:val="20"/>
                <w:szCs w:val="20"/>
              </w:rPr>
              <w:t xml:space="preserve"> uncertain about their </w:t>
            </w:r>
            <w:r w:rsidRPr="00CD71F0">
              <w:rPr>
                <w:rFonts w:ascii="Times New Roman" w:hAnsi="Times New Roman" w:cs="Times New Roman"/>
                <w:i/>
                <w:sz w:val="20"/>
                <w:szCs w:val="20"/>
                <w:u w:val="single"/>
              </w:rPr>
              <w:t>decision</w:t>
            </w:r>
            <w:r w:rsidRPr="00CD71F0">
              <w:rPr>
                <w:rFonts w:ascii="Times New Roman" w:hAnsi="Times New Roman" w:cs="Times New Roman"/>
                <w:i/>
                <w:sz w:val="20"/>
                <w:szCs w:val="20"/>
              </w:rPr>
              <w:t xml:space="preserve"> to conceive.</w:t>
            </w:r>
          </w:p>
          <w:p w14:paraId="6A5017B1"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1DA9D07F"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71%  (74%)</w:t>
            </w:r>
          </w:p>
        </w:tc>
      </w:tr>
      <w:tr w:rsidR="00AE7AFC" w:rsidRPr="00CD71F0" w14:paraId="10102672" w14:textId="77777777" w:rsidTr="00574AD6">
        <w:tc>
          <w:tcPr>
            <w:tcW w:w="1188" w:type="dxa"/>
            <w:vMerge/>
          </w:tcPr>
          <w:p w14:paraId="0781F2FB" w14:textId="77777777" w:rsidR="000710F2" w:rsidRPr="00CD71F0" w:rsidRDefault="000710F2" w:rsidP="00574AD6">
            <w:pPr>
              <w:tabs>
                <w:tab w:val="left" w:pos="3240"/>
              </w:tabs>
              <w:ind w:left="-90"/>
              <w:rPr>
                <w:rFonts w:ascii="Times New Roman" w:hAnsi="Times New Roman" w:cs="Times New Roman"/>
                <w:sz w:val="20"/>
                <w:szCs w:val="20"/>
              </w:rPr>
            </w:pPr>
          </w:p>
        </w:tc>
        <w:tc>
          <w:tcPr>
            <w:tcW w:w="6570" w:type="dxa"/>
          </w:tcPr>
          <w:p w14:paraId="1F534D18"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Mr. and Mrs. Bing say: “We think there is a 90% chance we will have a baby in the next few years”</w:t>
            </w:r>
          </w:p>
          <w:p w14:paraId="59C15740" w14:textId="77777777" w:rsidR="000710F2" w:rsidRPr="00CD71F0" w:rsidRDefault="000710F2" w:rsidP="00574AD6">
            <w:pPr>
              <w:tabs>
                <w:tab w:val="left" w:pos="3240"/>
              </w:tabs>
              <w:ind w:left="-90"/>
              <w:rPr>
                <w:rFonts w:ascii="Times New Roman" w:hAnsi="Times New Roman" w:cs="Times New Roman"/>
                <w:i/>
                <w:sz w:val="20"/>
                <w:szCs w:val="20"/>
              </w:rPr>
            </w:pPr>
            <w:proofErr w:type="gramStart"/>
            <w:r w:rsidRPr="00CD71F0">
              <w:rPr>
                <w:rFonts w:ascii="Times New Roman" w:hAnsi="Times New Roman" w:cs="Times New Roman"/>
                <w:i/>
                <w:sz w:val="20"/>
                <w:szCs w:val="20"/>
              </w:rPr>
              <w:lastRenderedPageBreak/>
              <w:t>are</w:t>
            </w:r>
            <w:proofErr w:type="gramEnd"/>
            <w:r w:rsidRPr="00CD71F0">
              <w:rPr>
                <w:rFonts w:ascii="Times New Roman" w:hAnsi="Times New Roman" w:cs="Times New Roman"/>
                <w:i/>
                <w:sz w:val="20"/>
                <w:szCs w:val="20"/>
              </w:rPr>
              <w:t xml:space="preserve"> uncertain about their </w:t>
            </w:r>
            <w:r w:rsidRPr="00CD71F0">
              <w:rPr>
                <w:rFonts w:ascii="Times New Roman" w:hAnsi="Times New Roman" w:cs="Times New Roman"/>
                <w:i/>
                <w:sz w:val="20"/>
                <w:szCs w:val="20"/>
                <w:u w:val="single"/>
              </w:rPr>
              <w:t>ability</w:t>
            </w:r>
            <w:r w:rsidRPr="00CD71F0">
              <w:rPr>
                <w:rFonts w:ascii="Times New Roman" w:hAnsi="Times New Roman" w:cs="Times New Roman"/>
                <w:i/>
                <w:sz w:val="20"/>
                <w:szCs w:val="20"/>
              </w:rPr>
              <w:t xml:space="preserve"> to conceive.</w:t>
            </w:r>
          </w:p>
          <w:p w14:paraId="693D21AB"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69417AC7"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lastRenderedPageBreak/>
              <w:t>72% (74%)</w:t>
            </w:r>
          </w:p>
        </w:tc>
      </w:tr>
      <w:tr w:rsidR="00AE7AFC" w:rsidRPr="00CD71F0" w14:paraId="05244CAB" w14:textId="77777777" w:rsidTr="00574AD6">
        <w:tc>
          <w:tcPr>
            <w:tcW w:w="1188" w:type="dxa"/>
            <w:vMerge w:val="restart"/>
          </w:tcPr>
          <w:p w14:paraId="569FAA72"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lastRenderedPageBreak/>
              <w:t>Question 9</w:t>
            </w:r>
          </w:p>
        </w:tc>
        <w:tc>
          <w:tcPr>
            <w:tcW w:w="6570" w:type="dxa"/>
          </w:tcPr>
          <w:p w14:paraId="465AB8BF"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Suzanne says: “I am 60% sure my new restaurant will be profitable.”</w:t>
            </w:r>
          </w:p>
          <w:p w14:paraId="216E4F5B" w14:textId="77777777" w:rsidR="000710F2" w:rsidRPr="00CD71F0" w:rsidRDefault="000710F2" w:rsidP="00574AD6">
            <w:pPr>
              <w:tabs>
                <w:tab w:val="left" w:pos="3240"/>
              </w:tabs>
              <w:ind w:left="-90"/>
              <w:rPr>
                <w:rFonts w:ascii="Times New Roman" w:hAnsi="Times New Roman" w:cs="Times New Roman"/>
                <w:i/>
                <w:sz w:val="20"/>
                <w:szCs w:val="20"/>
              </w:rPr>
            </w:pPr>
            <w:proofErr w:type="gramStart"/>
            <w:r w:rsidRPr="00CD71F0">
              <w:rPr>
                <w:rFonts w:ascii="Times New Roman" w:hAnsi="Times New Roman" w:cs="Times New Roman"/>
                <w:i/>
                <w:sz w:val="20"/>
                <w:szCs w:val="20"/>
              </w:rPr>
              <w:t>thinks</w:t>
            </w:r>
            <w:proofErr w:type="gramEnd"/>
            <w:r w:rsidRPr="00CD71F0">
              <w:rPr>
                <w:rFonts w:ascii="Times New Roman" w:hAnsi="Times New Roman" w:cs="Times New Roman"/>
                <w:i/>
                <w:sz w:val="20"/>
                <w:szCs w:val="20"/>
              </w:rPr>
              <w:t xml:space="preserve"> that success depends mostly on individual effort and ability.</w:t>
            </w:r>
          </w:p>
          <w:p w14:paraId="1FE712FA"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7ECFCE25"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91% (91%)</w:t>
            </w:r>
          </w:p>
        </w:tc>
      </w:tr>
      <w:tr w:rsidR="00AE7AFC" w:rsidRPr="00CD71F0" w14:paraId="1C23B905" w14:textId="77777777" w:rsidTr="00574AD6">
        <w:tc>
          <w:tcPr>
            <w:tcW w:w="1188" w:type="dxa"/>
            <w:vMerge/>
          </w:tcPr>
          <w:p w14:paraId="5C9DECE6" w14:textId="77777777" w:rsidR="000710F2" w:rsidRPr="00CD71F0" w:rsidRDefault="000710F2" w:rsidP="00574AD6">
            <w:pPr>
              <w:tabs>
                <w:tab w:val="left" w:pos="3240"/>
              </w:tabs>
              <w:ind w:left="-90"/>
              <w:rPr>
                <w:rFonts w:ascii="Times New Roman" w:hAnsi="Times New Roman" w:cs="Times New Roman"/>
                <w:sz w:val="20"/>
                <w:szCs w:val="20"/>
              </w:rPr>
            </w:pPr>
          </w:p>
        </w:tc>
        <w:tc>
          <w:tcPr>
            <w:tcW w:w="6570" w:type="dxa"/>
          </w:tcPr>
          <w:p w14:paraId="319616E9"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Wendy says: “I think there is a 60% chance my new restaurant will be profitable.”</w:t>
            </w:r>
          </w:p>
          <w:p w14:paraId="65F9BCF0" w14:textId="77777777" w:rsidR="000710F2" w:rsidRPr="00CD71F0" w:rsidRDefault="000710F2" w:rsidP="00574AD6">
            <w:pPr>
              <w:tabs>
                <w:tab w:val="left" w:pos="3240"/>
              </w:tabs>
              <w:ind w:left="-90"/>
              <w:rPr>
                <w:rFonts w:ascii="Times New Roman" w:hAnsi="Times New Roman" w:cs="Times New Roman"/>
                <w:i/>
                <w:sz w:val="20"/>
                <w:szCs w:val="20"/>
              </w:rPr>
            </w:pPr>
            <w:proofErr w:type="gramStart"/>
            <w:r w:rsidRPr="00CD71F0">
              <w:rPr>
                <w:rFonts w:ascii="Times New Roman" w:hAnsi="Times New Roman" w:cs="Times New Roman"/>
                <w:i/>
                <w:sz w:val="20"/>
                <w:szCs w:val="20"/>
              </w:rPr>
              <w:t>thinks</w:t>
            </w:r>
            <w:proofErr w:type="gramEnd"/>
            <w:r w:rsidRPr="00CD71F0">
              <w:rPr>
                <w:rFonts w:ascii="Times New Roman" w:hAnsi="Times New Roman" w:cs="Times New Roman"/>
                <w:i/>
                <w:sz w:val="20"/>
                <w:szCs w:val="20"/>
              </w:rPr>
              <w:t xml:space="preserve"> that success depends mostly on factors outside of one’s control.</w:t>
            </w:r>
          </w:p>
          <w:p w14:paraId="38D22A4A"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71AD3052"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91% (91%)</w:t>
            </w:r>
          </w:p>
        </w:tc>
      </w:tr>
      <w:tr w:rsidR="00AE7AFC" w:rsidRPr="00CD71F0" w14:paraId="3A69BFBF" w14:textId="77777777" w:rsidTr="00574AD6">
        <w:tc>
          <w:tcPr>
            <w:tcW w:w="1188" w:type="dxa"/>
            <w:vMerge w:val="restart"/>
          </w:tcPr>
          <w:p w14:paraId="217DB8C7" w14:textId="0C734D9A"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Question 10</w:t>
            </w:r>
          </w:p>
        </w:tc>
        <w:tc>
          <w:tcPr>
            <w:tcW w:w="6570" w:type="dxa"/>
          </w:tcPr>
          <w:p w14:paraId="6F267A77" w14:textId="77777777" w:rsidR="000710F2" w:rsidRPr="00CD71F0" w:rsidRDefault="000710F2" w:rsidP="00574AD6">
            <w:pPr>
              <w:tabs>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Colin says: “I am 70% sure I’ll win the poker tournament.”</w:t>
            </w:r>
          </w:p>
          <w:p w14:paraId="32350EB5" w14:textId="77777777" w:rsidR="000710F2" w:rsidRPr="00CD71F0" w:rsidRDefault="000710F2" w:rsidP="00574AD6">
            <w:pPr>
              <w:tabs>
                <w:tab w:val="left" w:pos="3240"/>
              </w:tabs>
              <w:ind w:left="-90"/>
              <w:rPr>
                <w:rFonts w:ascii="Times New Roman" w:hAnsi="Times New Roman" w:cs="Times New Roman"/>
                <w:i/>
                <w:sz w:val="20"/>
                <w:szCs w:val="20"/>
              </w:rPr>
            </w:pPr>
            <w:proofErr w:type="gramStart"/>
            <w:r w:rsidRPr="00CD71F0">
              <w:rPr>
                <w:rFonts w:ascii="Times New Roman" w:hAnsi="Times New Roman" w:cs="Times New Roman"/>
                <w:i/>
                <w:sz w:val="20"/>
                <w:szCs w:val="20"/>
              </w:rPr>
              <w:t>is</w:t>
            </w:r>
            <w:proofErr w:type="gramEnd"/>
            <w:r w:rsidRPr="00CD71F0">
              <w:rPr>
                <w:rFonts w:ascii="Times New Roman" w:hAnsi="Times New Roman" w:cs="Times New Roman"/>
                <w:i/>
                <w:sz w:val="20"/>
                <w:szCs w:val="20"/>
              </w:rPr>
              <w:t xml:space="preserve"> thinking about his own poker skill.</w:t>
            </w:r>
          </w:p>
          <w:p w14:paraId="388209C0"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6FBCD5FA"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80% (83%)</w:t>
            </w:r>
          </w:p>
        </w:tc>
      </w:tr>
      <w:tr w:rsidR="00AE7AFC" w:rsidRPr="00CD71F0" w14:paraId="64EF11B1" w14:textId="77777777" w:rsidTr="00574AD6">
        <w:tc>
          <w:tcPr>
            <w:tcW w:w="1188" w:type="dxa"/>
            <w:vMerge/>
          </w:tcPr>
          <w:p w14:paraId="05EDD9D5" w14:textId="77777777" w:rsidR="000710F2" w:rsidRPr="00CD71F0" w:rsidRDefault="000710F2" w:rsidP="00574AD6">
            <w:pPr>
              <w:tabs>
                <w:tab w:val="left" w:pos="3240"/>
              </w:tabs>
              <w:ind w:left="-90"/>
              <w:rPr>
                <w:rFonts w:ascii="Times New Roman" w:hAnsi="Times New Roman" w:cs="Times New Roman"/>
                <w:sz w:val="20"/>
                <w:szCs w:val="20"/>
              </w:rPr>
            </w:pPr>
          </w:p>
        </w:tc>
        <w:tc>
          <w:tcPr>
            <w:tcW w:w="6570" w:type="dxa"/>
          </w:tcPr>
          <w:p w14:paraId="10CA72E2" w14:textId="77777777" w:rsidR="000710F2" w:rsidRPr="00CD71F0" w:rsidRDefault="000710F2" w:rsidP="00574AD6">
            <w:pPr>
              <w:tabs>
                <w:tab w:val="left" w:pos="1107"/>
                <w:tab w:val="left" w:pos="3240"/>
              </w:tabs>
              <w:ind w:left="-90"/>
              <w:rPr>
                <w:rFonts w:ascii="Times New Roman" w:hAnsi="Times New Roman" w:cs="Times New Roman"/>
                <w:sz w:val="20"/>
                <w:szCs w:val="20"/>
              </w:rPr>
            </w:pPr>
            <w:r w:rsidRPr="00CD71F0">
              <w:rPr>
                <w:rFonts w:ascii="Times New Roman" w:hAnsi="Times New Roman" w:cs="Times New Roman"/>
                <w:sz w:val="20"/>
                <w:szCs w:val="20"/>
              </w:rPr>
              <w:t>Shane says: “I think there is a 70% chance I’ll win the poker tournament.”</w:t>
            </w:r>
          </w:p>
          <w:p w14:paraId="41A60BE9" w14:textId="77777777" w:rsidR="000710F2" w:rsidRPr="00CD71F0" w:rsidRDefault="000710F2" w:rsidP="00574AD6">
            <w:pPr>
              <w:tabs>
                <w:tab w:val="left" w:pos="1107"/>
                <w:tab w:val="left" w:pos="3240"/>
              </w:tabs>
              <w:ind w:left="-90"/>
              <w:rPr>
                <w:rFonts w:ascii="Times New Roman" w:hAnsi="Times New Roman" w:cs="Times New Roman"/>
                <w:i/>
                <w:sz w:val="20"/>
                <w:szCs w:val="20"/>
              </w:rPr>
            </w:pPr>
            <w:proofErr w:type="gramStart"/>
            <w:r w:rsidRPr="00CD71F0">
              <w:rPr>
                <w:rFonts w:ascii="Times New Roman" w:hAnsi="Times New Roman" w:cs="Times New Roman"/>
                <w:i/>
                <w:sz w:val="20"/>
                <w:szCs w:val="20"/>
              </w:rPr>
              <w:t>is</w:t>
            </w:r>
            <w:proofErr w:type="gramEnd"/>
            <w:r w:rsidRPr="00CD71F0">
              <w:rPr>
                <w:rFonts w:ascii="Times New Roman" w:hAnsi="Times New Roman" w:cs="Times New Roman"/>
                <w:i/>
                <w:sz w:val="20"/>
                <w:szCs w:val="20"/>
              </w:rPr>
              <w:t xml:space="preserve"> thinking about the poker skill of all players in the tournament.</w:t>
            </w:r>
          </w:p>
          <w:p w14:paraId="1A23D23F" w14:textId="77777777" w:rsidR="000710F2" w:rsidRPr="00CD71F0" w:rsidRDefault="000710F2" w:rsidP="00574AD6">
            <w:pPr>
              <w:tabs>
                <w:tab w:val="left" w:pos="3240"/>
              </w:tabs>
              <w:ind w:left="-90"/>
              <w:rPr>
                <w:rFonts w:ascii="Times New Roman" w:hAnsi="Times New Roman" w:cs="Times New Roman"/>
                <w:sz w:val="20"/>
                <w:szCs w:val="20"/>
              </w:rPr>
            </w:pPr>
          </w:p>
        </w:tc>
        <w:tc>
          <w:tcPr>
            <w:tcW w:w="1967" w:type="dxa"/>
          </w:tcPr>
          <w:p w14:paraId="6B45843D" w14:textId="77777777" w:rsidR="000710F2" w:rsidRPr="00CD71F0" w:rsidRDefault="000710F2" w:rsidP="00574AD6">
            <w:pPr>
              <w:tabs>
                <w:tab w:val="left" w:pos="3240"/>
              </w:tabs>
              <w:ind w:left="-90"/>
              <w:jc w:val="center"/>
              <w:rPr>
                <w:rFonts w:ascii="Times New Roman" w:hAnsi="Times New Roman" w:cs="Times New Roman"/>
                <w:sz w:val="20"/>
                <w:szCs w:val="20"/>
              </w:rPr>
            </w:pPr>
            <w:r w:rsidRPr="00CD71F0">
              <w:rPr>
                <w:rFonts w:ascii="Times New Roman" w:hAnsi="Times New Roman" w:cs="Times New Roman"/>
                <w:sz w:val="20"/>
                <w:szCs w:val="20"/>
              </w:rPr>
              <w:t>81% (83%)</w:t>
            </w:r>
          </w:p>
        </w:tc>
      </w:tr>
    </w:tbl>
    <w:p w14:paraId="4286A51E" w14:textId="77777777" w:rsidR="000710F2" w:rsidRPr="00CD71F0" w:rsidRDefault="000710F2" w:rsidP="000710F2">
      <w:pPr>
        <w:tabs>
          <w:tab w:val="left" w:pos="3240"/>
        </w:tabs>
        <w:rPr>
          <w:rFonts w:ascii="Times New Roman" w:hAnsi="Times New Roman" w:cs="Times New Roman"/>
          <w:sz w:val="20"/>
          <w:szCs w:val="20"/>
        </w:rPr>
      </w:pPr>
    </w:p>
    <w:p w14:paraId="4279465E" w14:textId="77777777" w:rsidR="000710F2" w:rsidRPr="00CD71F0" w:rsidRDefault="000710F2" w:rsidP="000710F2">
      <w:pPr>
        <w:rPr>
          <w:rFonts w:ascii="Times New Roman" w:hAnsi="Times New Roman" w:cs="Times New Roman"/>
          <w:sz w:val="20"/>
          <w:szCs w:val="20"/>
        </w:rPr>
      </w:pPr>
    </w:p>
    <w:p w14:paraId="7EAB3823" w14:textId="167B0D60" w:rsidR="000710F2" w:rsidRPr="00E33B75" w:rsidRDefault="00B77753" w:rsidP="00E33B75">
      <w:pPr>
        <w:rPr>
          <w:rFonts w:ascii="Times New Roman" w:hAnsi="Times New Roman" w:cs="Times New Roman"/>
          <w:sz w:val="20"/>
          <w:szCs w:val="20"/>
        </w:rPr>
      </w:pPr>
      <w:r w:rsidRPr="00E33B75">
        <w:rPr>
          <w:rFonts w:ascii="Times New Roman" w:hAnsi="Times New Roman" w:cs="Times New Roman"/>
          <w:sz w:val="20"/>
          <w:szCs w:val="20"/>
          <w:u w:val="single"/>
        </w:rPr>
        <w:t>Note:</w:t>
      </w:r>
      <w:r w:rsidRPr="00E33B75">
        <w:rPr>
          <w:rFonts w:ascii="Times New Roman" w:hAnsi="Times New Roman" w:cs="Times New Roman"/>
          <w:sz w:val="20"/>
          <w:szCs w:val="20"/>
        </w:rPr>
        <w:t xml:space="preserve"> We report results for all participants (n = 128), and also for the subset of participants (n = 105, in parentheses) who always matched one speaker with one rationale, and the remaining speaker with the remaining rationale.</w:t>
      </w:r>
    </w:p>
    <w:p w14:paraId="54FEB6C8" w14:textId="77777777" w:rsidR="00CE46E3" w:rsidRPr="00E33B75" w:rsidRDefault="00CE46E3" w:rsidP="00CE46E3">
      <w:pPr>
        <w:ind w:firstLine="720"/>
        <w:rPr>
          <w:rFonts w:ascii="Times New Roman" w:hAnsi="Times New Roman" w:cs="Times New Roman"/>
          <w:sz w:val="20"/>
          <w:szCs w:val="20"/>
        </w:rPr>
      </w:pPr>
    </w:p>
    <w:p w14:paraId="67A804A2" w14:textId="77777777" w:rsidR="00CE46E3" w:rsidRPr="007C4FFE" w:rsidRDefault="00CE46E3" w:rsidP="00CE46E3">
      <w:pPr>
        <w:ind w:firstLine="720"/>
      </w:pPr>
    </w:p>
    <w:p w14:paraId="7655BAE3" w14:textId="1B8C9A92" w:rsidR="00971780" w:rsidRPr="007C4FFE" w:rsidRDefault="00971780" w:rsidP="00BD559F"/>
    <w:p w14:paraId="51EF9492" w14:textId="77777777" w:rsidR="00971780" w:rsidRPr="007C4FFE" w:rsidRDefault="00971780" w:rsidP="00BD559F"/>
    <w:p w14:paraId="0F7AABB8" w14:textId="77777777" w:rsidR="00466F2E" w:rsidRPr="007C4FFE" w:rsidRDefault="00466F2E" w:rsidP="00466F2E">
      <w:pPr>
        <w:spacing w:line="480" w:lineRule="auto"/>
      </w:pPr>
    </w:p>
    <w:p w14:paraId="701A6923" w14:textId="77777777" w:rsidR="00466F2E" w:rsidRPr="007C4FFE" w:rsidRDefault="00466F2E" w:rsidP="00466F2E"/>
    <w:p w14:paraId="18B24D3B" w14:textId="6A024375" w:rsidR="00FF451F" w:rsidRDefault="00FF451F">
      <w:r>
        <w:br w:type="page"/>
      </w:r>
    </w:p>
    <w:p w14:paraId="73E2CA6C" w14:textId="4C52CC53" w:rsidR="00466F2E" w:rsidRPr="00646E28" w:rsidRDefault="00FF451F" w:rsidP="00646E28">
      <w:pPr>
        <w:jc w:val="center"/>
        <w:rPr>
          <w:rFonts w:ascii="Times New Roman" w:hAnsi="Times New Roman" w:cs="Times New Roman"/>
        </w:rPr>
      </w:pPr>
      <w:r w:rsidRPr="00646E28">
        <w:rPr>
          <w:rFonts w:ascii="Times New Roman" w:hAnsi="Times New Roman" w:cs="Times New Roman"/>
        </w:rPr>
        <w:lastRenderedPageBreak/>
        <w:t>Figure 1</w:t>
      </w:r>
      <w:r w:rsidR="006E6ECC" w:rsidRPr="00646E28">
        <w:rPr>
          <w:rFonts w:ascii="Times New Roman" w:hAnsi="Times New Roman" w:cs="Times New Roman"/>
        </w:rPr>
        <w:t xml:space="preserve">: </w:t>
      </w:r>
      <w:r w:rsidR="00C96ED6">
        <w:rPr>
          <w:rFonts w:ascii="Times New Roman" w:hAnsi="Times New Roman" w:cs="Times New Roman"/>
        </w:rPr>
        <w:t xml:space="preserve">Sensitivity to Epistemic and </w:t>
      </w:r>
      <w:proofErr w:type="spellStart"/>
      <w:r w:rsidR="00C96ED6">
        <w:rPr>
          <w:rFonts w:ascii="Times New Roman" w:hAnsi="Times New Roman" w:cs="Times New Roman"/>
        </w:rPr>
        <w:t>Aleatory</w:t>
      </w:r>
      <w:proofErr w:type="spellEnd"/>
      <w:r w:rsidR="00C96ED6">
        <w:rPr>
          <w:rFonts w:ascii="Times New Roman" w:hAnsi="Times New Roman" w:cs="Times New Roman"/>
        </w:rPr>
        <w:t xml:space="preserve"> Cues</w:t>
      </w:r>
      <w:r w:rsidR="006E6ECC" w:rsidRPr="00646E28">
        <w:rPr>
          <w:rFonts w:ascii="Times New Roman" w:hAnsi="Times New Roman" w:cs="Times New Roman"/>
        </w:rPr>
        <w:t xml:space="preserve"> </w:t>
      </w:r>
      <w:r w:rsidR="00C96ED6">
        <w:rPr>
          <w:rFonts w:ascii="Times New Roman" w:hAnsi="Times New Roman" w:cs="Times New Roman"/>
        </w:rPr>
        <w:t>for Each</w:t>
      </w:r>
      <w:r w:rsidR="006E6ECC" w:rsidRPr="00646E28">
        <w:rPr>
          <w:rFonts w:ascii="Times New Roman" w:hAnsi="Times New Roman" w:cs="Times New Roman"/>
        </w:rPr>
        <w:t xml:space="preserve"> Language Prime</w:t>
      </w:r>
      <w:r w:rsidR="00C96ED6">
        <w:rPr>
          <w:rFonts w:ascii="Times New Roman" w:hAnsi="Times New Roman" w:cs="Times New Roman"/>
        </w:rPr>
        <w:t xml:space="preserve"> (Study 5)</w:t>
      </w:r>
    </w:p>
    <w:p w14:paraId="14ADA94A" w14:textId="77777777" w:rsidR="006E6ECC" w:rsidRPr="00646E28" w:rsidRDefault="006E6ECC" w:rsidP="00BD559F">
      <w:pPr>
        <w:rPr>
          <w:rFonts w:ascii="Times New Roman" w:hAnsi="Times New Roman" w:cs="Times New Roman"/>
        </w:rPr>
      </w:pPr>
    </w:p>
    <w:p w14:paraId="654433DA" w14:textId="108E50AA" w:rsidR="006E6ECC" w:rsidRPr="00646E28" w:rsidRDefault="006E6ECC" w:rsidP="00BD559F">
      <w:pPr>
        <w:rPr>
          <w:rFonts w:ascii="Times New Roman" w:hAnsi="Times New Roman" w:cs="Times New Roman"/>
        </w:rPr>
      </w:pPr>
      <w:r w:rsidRPr="00646E28">
        <w:rPr>
          <w:rFonts w:ascii="Times New Roman" w:hAnsi="Times New Roman" w:cs="Times New Roman"/>
        </w:rPr>
        <w:t>Panel A</w:t>
      </w:r>
    </w:p>
    <w:p w14:paraId="5E7C9927" w14:textId="77777777" w:rsidR="00FF451F" w:rsidRDefault="00FF451F" w:rsidP="00BD559F"/>
    <w:p w14:paraId="0DECC84B" w14:textId="25BC1644" w:rsidR="006E6ECC" w:rsidRDefault="006E6ECC" w:rsidP="00BD559F">
      <w:r>
        <w:rPr>
          <w:noProof/>
        </w:rPr>
        <w:drawing>
          <wp:inline distT="0" distB="0" distL="0" distR="0" wp14:anchorId="1CBD6BE8" wp14:editId="385A0F22">
            <wp:extent cx="4686300" cy="32893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7EF17C4" w14:textId="77777777" w:rsidR="006E6ECC" w:rsidRPr="006E6ECC" w:rsidRDefault="006E6ECC" w:rsidP="006E6ECC"/>
    <w:p w14:paraId="3BAEF4D6" w14:textId="6A6F98FC" w:rsidR="006E6ECC" w:rsidRDefault="006E6ECC" w:rsidP="006E6ECC"/>
    <w:p w14:paraId="564CF322" w14:textId="78C16532" w:rsidR="00FF451F" w:rsidRPr="00646E28" w:rsidRDefault="006E6ECC" w:rsidP="006E6ECC">
      <w:pPr>
        <w:rPr>
          <w:rFonts w:ascii="Times New Roman" w:hAnsi="Times New Roman" w:cs="Times New Roman"/>
        </w:rPr>
      </w:pPr>
      <w:r w:rsidRPr="00646E28">
        <w:rPr>
          <w:rFonts w:ascii="Times New Roman" w:hAnsi="Times New Roman" w:cs="Times New Roman"/>
        </w:rPr>
        <w:t>Panel B</w:t>
      </w:r>
    </w:p>
    <w:p w14:paraId="41AFF168" w14:textId="77777777" w:rsidR="006E6ECC" w:rsidRDefault="006E6ECC" w:rsidP="006E6ECC"/>
    <w:p w14:paraId="6118354B" w14:textId="7846F7A3" w:rsidR="006E6ECC" w:rsidRDefault="006E6ECC" w:rsidP="006E6ECC">
      <w:r>
        <w:rPr>
          <w:noProof/>
        </w:rPr>
        <w:drawing>
          <wp:inline distT="0" distB="0" distL="0" distR="0" wp14:anchorId="559710E4" wp14:editId="72034BDD">
            <wp:extent cx="5029200" cy="34290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CF02D43" w14:textId="00AEF8DA" w:rsidR="00E33B75" w:rsidRPr="00891D9A" w:rsidRDefault="00E33B75" w:rsidP="00C4734C">
      <w:pPr>
        <w:jc w:val="center"/>
        <w:rPr>
          <w:rFonts w:ascii="Times New Roman" w:hAnsi="Times New Roman" w:cs="Times New Roman"/>
          <w:b/>
          <w:i/>
        </w:rPr>
      </w:pPr>
      <w:r w:rsidRPr="00891D9A">
        <w:rPr>
          <w:rFonts w:ascii="Times New Roman" w:hAnsi="Times New Roman" w:cs="Times New Roman"/>
          <w:b/>
          <w:i/>
        </w:rPr>
        <w:lastRenderedPageBreak/>
        <w:t>Online Supplementary Materials</w:t>
      </w:r>
    </w:p>
    <w:p w14:paraId="6BE7C12A" w14:textId="77777777" w:rsidR="00E33B75" w:rsidRDefault="00E33B75" w:rsidP="006E6ECC">
      <w:pPr>
        <w:rPr>
          <w:rFonts w:ascii="Times New Roman" w:hAnsi="Times New Roman" w:cs="Times New Roman"/>
        </w:rPr>
      </w:pPr>
    </w:p>
    <w:p w14:paraId="34EA5E0C" w14:textId="2E70C88E" w:rsidR="00E33B75" w:rsidRDefault="00E33B75" w:rsidP="006E6ECC">
      <w:pPr>
        <w:rPr>
          <w:rFonts w:ascii="Times New Roman" w:hAnsi="Times New Roman" w:cs="Times New Roman"/>
        </w:rPr>
      </w:pPr>
      <w:r>
        <w:rPr>
          <w:rFonts w:ascii="Times New Roman" w:hAnsi="Times New Roman" w:cs="Times New Roman"/>
        </w:rPr>
        <w:t xml:space="preserve">In this section, we have included the detailed coding instructions for Study 1, as well as the full set of </w:t>
      </w:r>
      <w:r w:rsidR="001E1E53">
        <w:rPr>
          <w:rFonts w:ascii="Times New Roman" w:hAnsi="Times New Roman" w:cs="Times New Roman"/>
        </w:rPr>
        <w:t xml:space="preserve">significant </w:t>
      </w:r>
      <w:r>
        <w:rPr>
          <w:rFonts w:ascii="Times New Roman" w:hAnsi="Times New Roman" w:cs="Times New Roman"/>
        </w:rPr>
        <w:t xml:space="preserve">results of Study 1. </w:t>
      </w:r>
    </w:p>
    <w:p w14:paraId="5E8ADED0" w14:textId="77777777" w:rsidR="001E1E53" w:rsidRDefault="001E1E53" w:rsidP="006E6ECC">
      <w:pPr>
        <w:rPr>
          <w:rFonts w:ascii="Times New Roman" w:hAnsi="Times New Roman" w:cs="Times New Roman"/>
        </w:rPr>
      </w:pPr>
    </w:p>
    <w:p w14:paraId="77A722E6" w14:textId="77777777" w:rsidR="001E1E53" w:rsidRDefault="001E1E53">
      <w:pPr>
        <w:rPr>
          <w:rFonts w:ascii="Times New Roman" w:eastAsia="Times New Roman" w:hAnsi="Times New Roman" w:cs="Times New Roman"/>
          <w:bCs/>
          <w:i/>
          <w:sz w:val="20"/>
          <w:szCs w:val="20"/>
        </w:rPr>
      </w:pPr>
      <w:r>
        <w:rPr>
          <w:sz w:val="20"/>
          <w:szCs w:val="20"/>
        </w:rPr>
        <w:br w:type="page"/>
      </w:r>
    </w:p>
    <w:p w14:paraId="76503F7C" w14:textId="3C6ED5A5" w:rsidR="001E1E53" w:rsidRPr="001E1E53" w:rsidRDefault="001E1E53" w:rsidP="001E1E53">
      <w:pPr>
        <w:pStyle w:val="Heading2"/>
        <w:spacing w:line="360" w:lineRule="auto"/>
        <w:jc w:val="center"/>
        <w:rPr>
          <w:b/>
          <w:i w:val="0"/>
          <w:sz w:val="24"/>
          <w:szCs w:val="20"/>
        </w:rPr>
      </w:pPr>
      <w:r w:rsidRPr="001E1E53">
        <w:rPr>
          <w:b/>
          <w:i w:val="0"/>
          <w:sz w:val="24"/>
          <w:szCs w:val="20"/>
        </w:rPr>
        <w:lastRenderedPageBreak/>
        <w:t xml:space="preserve">Coding of Uncertainty </w:t>
      </w:r>
      <w:r>
        <w:rPr>
          <w:b/>
          <w:i w:val="0"/>
          <w:sz w:val="24"/>
          <w:szCs w:val="20"/>
        </w:rPr>
        <w:t xml:space="preserve">Expressions in the </w:t>
      </w:r>
      <w:r w:rsidRPr="001E1E53">
        <w:rPr>
          <w:b/>
          <w:sz w:val="24"/>
          <w:szCs w:val="20"/>
        </w:rPr>
        <w:t>New York Times</w:t>
      </w:r>
      <w:r>
        <w:rPr>
          <w:b/>
          <w:i w:val="0"/>
          <w:sz w:val="24"/>
          <w:szCs w:val="20"/>
        </w:rPr>
        <w:t xml:space="preserve"> (Study 1)</w:t>
      </w:r>
    </w:p>
    <w:p w14:paraId="16283E87" w14:textId="77777777" w:rsidR="001E1E53" w:rsidRDefault="001E1E53" w:rsidP="001E1E53">
      <w:pPr>
        <w:tabs>
          <w:tab w:val="left" w:pos="2340"/>
        </w:tabs>
        <w:spacing w:before="60"/>
        <w:ind w:left="2250" w:hanging="2250"/>
        <w:rPr>
          <w:rStyle w:val="black"/>
          <w:rFonts w:ascii="Times New Roman" w:hAnsi="Times New Roman" w:cs="Times New Roman"/>
          <w:b/>
          <w:sz w:val="22"/>
          <w:szCs w:val="20"/>
        </w:rPr>
      </w:pPr>
    </w:p>
    <w:p w14:paraId="61A3068B" w14:textId="77777777"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Style w:val="black"/>
          <w:rFonts w:ascii="Times New Roman" w:hAnsi="Times New Roman" w:cs="Times New Roman"/>
          <w:b/>
          <w:sz w:val="22"/>
          <w:szCs w:val="20"/>
        </w:rPr>
        <w:t>Stem</w:t>
      </w:r>
      <w:r w:rsidRPr="001E1E53">
        <w:rPr>
          <w:rStyle w:val="black"/>
          <w:rFonts w:ascii="Times New Roman" w:hAnsi="Times New Roman" w:cs="Times New Roman"/>
          <w:b/>
          <w:sz w:val="22"/>
          <w:szCs w:val="20"/>
        </w:rPr>
        <w:tab/>
        <w:t>1</w:t>
      </w:r>
      <w:r w:rsidRPr="001E1E53">
        <w:rPr>
          <w:rStyle w:val="black"/>
          <w:rFonts w:ascii="Times New Roman" w:hAnsi="Times New Roman" w:cs="Times New Roman"/>
          <w:sz w:val="22"/>
          <w:szCs w:val="20"/>
        </w:rPr>
        <w:t xml:space="preserve"> = Confident; </w:t>
      </w:r>
      <w:r w:rsidRPr="001E1E53">
        <w:rPr>
          <w:rStyle w:val="black"/>
          <w:rFonts w:ascii="Times New Roman" w:hAnsi="Times New Roman" w:cs="Times New Roman"/>
          <w:b/>
          <w:sz w:val="22"/>
          <w:szCs w:val="20"/>
        </w:rPr>
        <w:t>2</w:t>
      </w:r>
      <w:r w:rsidRPr="001E1E53">
        <w:rPr>
          <w:rStyle w:val="black"/>
          <w:rFonts w:ascii="Times New Roman" w:hAnsi="Times New Roman" w:cs="Times New Roman"/>
          <w:sz w:val="22"/>
          <w:szCs w:val="20"/>
        </w:rPr>
        <w:t xml:space="preserve"> = Certain; </w:t>
      </w:r>
      <w:r w:rsidRPr="001E1E53">
        <w:rPr>
          <w:rStyle w:val="black"/>
          <w:rFonts w:ascii="Times New Roman" w:hAnsi="Times New Roman" w:cs="Times New Roman"/>
          <w:b/>
          <w:sz w:val="22"/>
          <w:szCs w:val="20"/>
        </w:rPr>
        <w:t>3</w:t>
      </w:r>
      <w:r w:rsidRPr="001E1E53">
        <w:rPr>
          <w:rStyle w:val="black"/>
          <w:rFonts w:ascii="Times New Roman" w:hAnsi="Times New Roman" w:cs="Times New Roman"/>
          <w:sz w:val="22"/>
          <w:szCs w:val="20"/>
        </w:rPr>
        <w:t xml:space="preserve"> = Sure; </w:t>
      </w:r>
      <w:r w:rsidRPr="001E1E53">
        <w:rPr>
          <w:rStyle w:val="black"/>
          <w:rFonts w:ascii="Times New Roman" w:hAnsi="Times New Roman" w:cs="Times New Roman"/>
          <w:sz w:val="22"/>
          <w:szCs w:val="20"/>
        </w:rPr>
        <w:br/>
      </w:r>
      <w:r w:rsidRPr="001E1E53">
        <w:rPr>
          <w:rStyle w:val="black"/>
          <w:rFonts w:ascii="Times New Roman" w:hAnsi="Times New Roman" w:cs="Times New Roman"/>
          <w:b/>
          <w:sz w:val="22"/>
          <w:szCs w:val="20"/>
        </w:rPr>
        <w:t>6</w:t>
      </w:r>
      <w:r w:rsidRPr="001E1E53">
        <w:rPr>
          <w:rStyle w:val="black"/>
          <w:rFonts w:ascii="Times New Roman" w:hAnsi="Times New Roman" w:cs="Times New Roman"/>
          <w:sz w:val="22"/>
          <w:szCs w:val="20"/>
        </w:rPr>
        <w:t xml:space="preserve"> = Chance</w:t>
      </w:r>
      <w:proofErr w:type="gramStart"/>
      <w:r w:rsidRPr="001E1E53">
        <w:rPr>
          <w:rStyle w:val="black"/>
          <w:rFonts w:ascii="Times New Roman" w:hAnsi="Times New Roman" w:cs="Times New Roman"/>
          <w:sz w:val="22"/>
          <w:szCs w:val="20"/>
        </w:rPr>
        <w:t xml:space="preserve">;  </w:t>
      </w:r>
      <w:r w:rsidRPr="001E1E53">
        <w:rPr>
          <w:rStyle w:val="black"/>
          <w:rFonts w:ascii="Times New Roman" w:hAnsi="Times New Roman" w:cs="Times New Roman"/>
          <w:b/>
          <w:sz w:val="22"/>
          <w:szCs w:val="20"/>
        </w:rPr>
        <w:t>7</w:t>
      </w:r>
      <w:proofErr w:type="gramEnd"/>
      <w:r w:rsidRPr="001E1E53">
        <w:rPr>
          <w:rStyle w:val="black"/>
          <w:rFonts w:ascii="Times New Roman" w:hAnsi="Times New Roman" w:cs="Times New Roman"/>
          <w:sz w:val="22"/>
          <w:szCs w:val="20"/>
        </w:rPr>
        <w:t xml:space="preserve"> = Likely/likelihood; </w:t>
      </w:r>
      <w:r w:rsidRPr="001E1E53">
        <w:rPr>
          <w:rStyle w:val="black"/>
          <w:rFonts w:ascii="Times New Roman" w:hAnsi="Times New Roman" w:cs="Times New Roman"/>
          <w:b/>
          <w:sz w:val="22"/>
          <w:szCs w:val="20"/>
        </w:rPr>
        <w:t>8</w:t>
      </w:r>
      <w:r w:rsidRPr="001E1E53">
        <w:rPr>
          <w:rStyle w:val="black"/>
          <w:rFonts w:ascii="Times New Roman" w:hAnsi="Times New Roman" w:cs="Times New Roman"/>
          <w:sz w:val="22"/>
          <w:szCs w:val="20"/>
        </w:rPr>
        <w:t xml:space="preserve"> = Probability</w:t>
      </w:r>
      <w:r w:rsidRPr="001E1E53">
        <w:rPr>
          <w:rFonts w:ascii="Times New Roman" w:hAnsi="Times New Roman" w:cs="Times New Roman"/>
          <w:sz w:val="22"/>
          <w:szCs w:val="20"/>
        </w:rPr>
        <w:t xml:space="preserve"> </w:t>
      </w:r>
    </w:p>
    <w:p w14:paraId="463EFBE1" w14:textId="77777777" w:rsidR="001E1E53" w:rsidRPr="001E1E53" w:rsidRDefault="001E1E53" w:rsidP="001E1E53">
      <w:pPr>
        <w:tabs>
          <w:tab w:val="left" w:pos="2250"/>
          <w:tab w:val="left" w:pos="2880"/>
        </w:tabs>
        <w:spacing w:before="60"/>
        <w:ind w:left="2250" w:hanging="2250"/>
        <w:rPr>
          <w:rStyle w:val="black"/>
          <w:rFonts w:ascii="Times New Roman" w:hAnsi="Times New Roman" w:cs="Times New Roman"/>
          <w:sz w:val="22"/>
          <w:szCs w:val="20"/>
        </w:rPr>
      </w:pPr>
      <w:r w:rsidRPr="001E1E53">
        <w:rPr>
          <w:rStyle w:val="black"/>
          <w:rFonts w:ascii="Times New Roman" w:hAnsi="Times New Roman" w:cs="Times New Roman"/>
          <w:b/>
          <w:sz w:val="22"/>
          <w:szCs w:val="20"/>
        </w:rPr>
        <w:t>Quantitative</w:t>
      </w:r>
      <w:r w:rsidRPr="001E1E53">
        <w:rPr>
          <w:rStyle w:val="black"/>
          <w:rFonts w:ascii="Times New Roman" w:hAnsi="Times New Roman" w:cs="Times New Roman"/>
          <w:b/>
          <w:sz w:val="22"/>
          <w:szCs w:val="20"/>
        </w:rPr>
        <w:tab/>
        <w:t xml:space="preserve">1 </w:t>
      </w:r>
      <w:r w:rsidRPr="001E1E53">
        <w:rPr>
          <w:rStyle w:val="black"/>
          <w:rFonts w:ascii="Times New Roman" w:hAnsi="Times New Roman" w:cs="Times New Roman"/>
          <w:sz w:val="22"/>
          <w:szCs w:val="20"/>
        </w:rPr>
        <w:t xml:space="preserve">= Yes; </w:t>
      </w:r>
      <w:r w:rsidRPr="001E1E53">
        <w:rPr>
          <w:rStyle w:val="black"/>
          <w:rFonts w:ascii="Times New Roman" w:hAnsi="Times New Roman" w:cs="Times New Roman"/>
          <w:b/>
          <w:sz w:val="22"/>
          <w:szCs w:val="20"/>
        </w:rPr>
        <w:t xml:space="preserve">    0 </w:t>
      </w:r>
      <w:r w:rsidRPr="001E1E53">
        <w:rPr>
          <w:rStyle w:val="black"/>
          <w:rFonts w:ascii="Times New Roman" w:hAnsi="Times New Roman" w:cs="Times New Roman"/>
          <w:sz w:val="22"/>
          <w:szCs w:val="20"/>
        </w:rPr>
        <w:t>= No</w:t>
      </w:r>
    </w:p>
    <w:p w14:paraId="2558FB07" w14:textId="77777777" w:rsidR="001E1E53" w:rsidRPr="001E1E53" w:rsidRDefault="001E1E53" w:rsidP="001E1E53">
      <w:pPr>
        <w:pBdr>
          <w:bottom w:val="single" w:sz="4" w:space="1" w:color="auto"/>
        </w:pBdr>
        <w:tabs>
          <w:tab w:val="left" w:pos="2160"/>
          <w:tab w:val="left" w:pos="2880"/>
        </w:tabs>
        <w:spacing w:after="120"/>
        <w:ind w:left="2250" w:hanging="2250"/>
        <w:rPr>
          <w:rStyle w:val="red"/>
          <w:rFonts w:ascii="Times New Roman" w:hAnsi="Times New Roman" w:cs="Times New Roman"/>
          <w:sz w:val="22"/>
          <w:szCs w:val="20"/>
        </w:rPr>
      </w:pPr>
    </w:p>
    <w:p w14:paraId="46552D7C" w14:textId="5E237C11" w:rsidR="001E1E53" w:rsidRPr="001E1E53" w:rsidRDefault="001E1E53" w:rsidP="00AE3994">
      <w:pPr>
        <w:pBdr>
          <w:bottom w:val="single" w:sz="4" w:space="1" w:color="auto"/>
        </w:pBdr>
        <w:tabs>
          <w:tab w:val="left" w:pos="1776"/>
        </w:tabs>
        <w:spacing w:after="120"/>
        <w:ind w:left="2250" w:hanging="2250"/>
        <w:rPr>
          <w:rStyle w:val="red"/>
          <w:rFonts w:ascii="Times New Roman" w:hAnsi="Times New Roman" w:cs="Times New Roman"/>
          <w:b/>
          <w:color w:val="auto"/>
          <w:sz w:val="22"/>
          <w:szCs w:val="20"/>
          <w:u w:val="single"/>
        </w:rPr>
      </w:pPr>
      <w:r w:rsidRPr="001E1E53">
        <w:rPr>
          <w:rStyle w:val="red"/>
          <w:rFonts w:ascii="Times New Roman" w:hAnsi="Times New Roman" w:cs="Times New Roman"/>
          <w:b/>
          <w:color w:val="auto"/>
          <w:sz w:val="22"/>
          <w:szCs w:val="20"/>
          <w:u w:val="single"/>
        </w:rPr>
        <w:t>SPEAKER</w:t>
      </w:r>
      <w:r w:rsidR="00AE3994">
        <w:rPr>
          <w:rStyle w:val="red"/>
          <w:rFonts w:ascii="Times New Roman" w:hAnsi="Times New Roman" w:cs="Times New Roman"/>
          <w:b/>
          <w:color w:val="auto"/>
          <w:sz w:val="22"/>
          <w:szCs w:val="20"/>
          <w:u w:val="single"/>
        </w:rPr>
        <w:tab/>
      </w:r>
    </w:p>
    <w:p w14:paraId="4CBECCAE" w14:textId="77777777"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b/>
          <w:sz w:val="22"/>
          <w:szCs w:val="20"/>
        </w:rPr>
        <w:t xml:space="preserve">  Number</w:t>
      </w:r>
      <w:r w:rsidRPr="001E1E53">
        <w:rPr>
          <w:rFonts w:ascii="Times New Roman" w:hAnsi="Times New Roman" w:cs="Times New Roman"/>
          <w:b/>
          <w:sz w:val="22"/>
          <w:szCs w:val="20"/>
        </w:rPr>
        <w:tab/>
        <w:t xml:space="preserve">1 = </w:t>
      </w:r>
      <w:r w:rsidRPr="001E1E53">
        <w:rPr>
          <w:rFonts w:ascii="Times New Roman" w:hAnsi="Times New Roman" w:cs="Times New Roman"/>
          <w:sz w:val="22"/>
          <w:szCs w:val="20"/>
        </w:rPr>
        <w:t xml:space="preserve">Singular (I, you, he, she);     </w:t>
      </w:r>
      <w:r w:rsidRPr="001E1E53">
        <w:rPr>
          <w:rFonts w:ascii="Times New Roman" w:hAnsi="Times New Roman" w:cs="Times New Roman"/>
          <w:b/>
          <w:sz w:val="22"/>
          <w:szCs w:val="20"/>
        </w:rPr>
        <w:t>2</w:t>
      </w:r>
      <w:r w:rsidRPr="001E1E53">
        <w:rPr>
          <w:rFonts w:ascii="Times New Roman" w:hAnsi="Times New Roman" w:cs="Times New Roman"/>
          <w:sz w:val="22"/>
          <w:szCs w:val="20"/>
        </w:rPr>
        <w:t xml:space="preserve"> = Plural (we, they)</w:t>
      </w:r>
    </w:p>
    <w:p w14:paraId="4EBF18DC" w14:textId="77777777"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Perspective</w:t>
      </w:r>
      <w:r w:rsidRPr="001E1E53">
        <w:rPr>
          <w:rFonts w:ascii="Times New Roman" w:hAnsi="Times New Roman" w:cs="Times New Roman"/>
          <w:sz w:val="22"/>
          <w:szCs w:val="20"/>
        </w:rPr>
        <w:tab/>
      </w:r>
      <w:r w:rsidRPr="001E1E53">
        <w:rPr>
          <w:rFonts w:ascii="Times New Roman" w:hAnsi="Times New Roman" w:cs="Times New Roman"/>
          <w:b/>
          <w:sz w:val="22"/>
          <w:szCs w:val="20"/>
        </w:rPr>
        <w:t xml:space="preserve">1 = </w:t>
      </w:r>
      <w:r w:rsidRPr="001E1E53">
        <w:rPr>
          <w:rFonts w:ascii="Times New Roman" w:hAnsi="Times New Roman" w:cs="Times New Roman"/>
          <w:sz w:val="22"/>
          <w:szCs w:val="20"/>
        </w:rPr>
        <w:t>1</w:t>
      </w:r>
      <w:r w:rsidRPr="001E1E53">
        <w:rPr>
          <w:rFonts w:ascii="Times New Roman" w:hAnsi="Times New Roman" w:cs="Times New Roman"/>
          <w:sz w:val="22"/>
          <w:szCs w:val="20"/>
          <w:vertAlign w:val="superscript"/>
        </w:rPr>
        <w:t>st</w:t>
      </w:r>
      <w:r w:rsidRPr="001E1E53">
        <w:rPr>
          <w:rFonts w:ascii="Times New Roman" w:hAnsi="Times New Roman" w:cs="Times New Roman"/>
          <w:sz w:val="22"/>
          <w:szCs w:val="20"/>
        </w:rPr>
        <w:t xml:space="preserve"> person (“I am confident that...”);     </w:t>
      </w:r>
      <w:r w:rsidRPr="001E1E53">
        <w:rPr>
          <w:rFonts w:ascii="Times New Roman" w:hAnsi="Times New Roman" w:cs="Times New Roman"/>
          <w:b/>
          <w:sz w:val="22"/>
          <w:szCs w:val="20"/>
        </w:rPr>
        <w:t xml:space="preserve">2 = </w:t>
      </w:r>
      <w:r w:rsidRPr="001E1E53">
        <w:rPr>
          <w:rFonts w:ascii="Times New Roman" w:hAnsi="Times New Roman" w:cs="Times New Roman"/>
          <w:sz w:val="22"/>
          <w:szCs w:val="20"/>
        </w:rPr>
        <w:t>2</w:t>
      </w:r>
      <w:r w:rsidRPr="001E1E53">
        <w:rPr>
          <w:rFonts w:ascii="Times New Roman" w:hAnsi="Times New Roman" w:cs="Times New Roman"/>
          <w:sz w:val="22"/>
          <w:szCs w:val="20"/>
          <w:vertAlign w:val="superscript"/>
        </w:rPr>
        <w:t>nd</w:t>
      </w:r>
      <w:r w:rsidRPr="001E1E53">
        <w:rPr>
          <w:rFonts w:ascii="Times New Roman" w:hAnsi="Times New Roman" w:cs="Times New Roman"/>
          <w:sz w:val="22"/>
          <w:szCs w:val="20"/>
        </w:rPr>
        <w:t xml:space="preserve"> person (“Are you confident that...?”);     </w:t>
      </w:r>
      <w:r w:rsidRPr="001E1E53">
        <w:rPr>
          <w:rFonts w:ascii="Times New Roman" w:hAnsi="Times New Roman" w:cs="Times New Roman"/>
          <w:b/>
          <w:sz w:val="22"/>
          <w:szCs w:val="20"/>
        </w:rPr>
        <w:t xml:space="preserve">3 = </w:t>
      </w:r>
      <w:r w:rsidRPr="001E1E53">
        <w:rPr>
          <w:rFonts w:ascii="Times New Roman" w:hAnsi="Times New Roman" w:cs="Times New Roman"/>
          <w:sz w:val="22"/>
          <w:szCs w:val="20"/>
        </w:rPr>
        <w:t>3</w:t>
      </w:r>
      <w:r w:rsidRPr="001E1E53">
        <w:rPr>
          <w:rFonts w:ascii="Times New Roman" w:hAnsi="Times New Roman" w:cs="Times New Roman"/>
          <w:sz w:val="22"/>
          <w:szCs w:val="20"/>
          <w:vertAlign w:val="superscript"/>
        </w:rPr>
        <w:t>rd</w:t>
      </w:r>
      <w:r w:rsidRPr="001E1E53">
        <w:rPr>
          <w:rFonts w:ascii="Times New Roman" w:hAnsi="Times New Roman" w:cs="Times New Roman"/>
          <w:sz w:val="22"/>
          <w:szCs w:val="20"/>
        </w:rPr>
        <w:t xml:space="preserve"> person</w:t>
      </w:r>
      <w:r w:rsidRPr="001E1E53">
        <w:rPr>
          <w:rStyle w:val="FootnoteReference"/>
          <w:rFonts w:ascii="Times New Roman" w:hAnsi="Times New Roman" w:cs="Times New Roman"/>
          <w:sz w:val="22"/>
          <w:szCs w:val="20"/>
        </w:rPr>
        <w:footnoteReference w:id="3"/>
      </w:r>
      <w:r w:rsidRPr="001E1E53">
        <w:rPr>
          <w:rFonts w:ascii="Times New Roman" w:hAnsi="Times New Roman" w:cs="Times New Roman"/>
          <w:sz w:val="22"/>
          <w:szCs w:val="20"/>
          <w:vertAlign w:val="superscript"/>
        </w:rPr>
        <w:t xml:space="preserve"> </w:t>
      </w:r>
      <w:r w:rsidRPr="001E1E53">
        <w:rPr>
          <w:rFonts w:ascii="Times New Roman" w:hAnsi="Times New Roman" w:cs="Times New Roman"/>
          <w:sz w:val="22"/>
          <w:szCs w:val="20"/>
        </w:rPr>
        <w:t>(“S/he was confident that...)</w:t>
      </w:r>
    </w:p>
    <w:p w14:paraId="14298E1C" w14:textId="14B7C03A" w:rsidR="001E1E53" w:rsidRPr="001E1E53" w:rsidRDefault="001E1E53" w:rsidP="001E1E53">
      <w:pPr>
        <w:tabs>
          <w:tab w:val="left" w:pos="360"/>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 xml:space="preserve">Relation </w:t>
      </w:r>
      <w:r w:rsidRPr="001E1E53">
        <w:rPr>
          <w:rFonts w:ascii="Times New Roman" w:hAnsi="Times New Roman" w:cs="Times New Roman"/>
          <w:sz w:val="22"/>
          <w:szCs w:val="20"/>
        </w:rPr>
        <w:t>(if 3</w:t>
      </w:r>
      <w:r w:rsidRPr="001E1E53">
        <w:rPr>
          <w:rFonts w:ascii="Times New Roman" w:hAnsi="Times New Roman" w:cs="Times New Roman"/>
          <w:sz w:val="22"/>
          <w:szCs w:val="20"/>
          <w:vertAlign w:val="superscript"/>
        </w:rPr>
        <w:t>rd</w:t>
      </w:r>
      <w:r w:rsidRPr="001E1E53">
        <w:rPr>
          <w:rFonts w:ascii="Times New Roman" w:hAnsi="Times New Roman" w:cs="Times New Roman"/>
          <w:sz w:val="22"/>
          <w:szCs w:val="20"/>
        </w:rPr>
        <w:t xml:space="preserve"> p:)</w:t>
      </w:r>
      <w:r w:rsidRPr="001E1E53">
        <w:rPr>
          <w:rFonts w:ascii="Times New Roman" w:hAnsi="Times New Roman" w:cs="Times New Roman"/>
          <w:b/>
          <w:sz w:val="22"/>
          <w:szCs w:val="20"/>
        </w:rPr>
        <w:t xml:space="preserve">  </w:t>
      </w:r>
      <w:r w:rsidRPr="001E1E53">
        <w:rPr>
          <w:rFonts w:ascii="Times New Roman" w:hAnsi="Times New Roman" w:cs="Times New Roman"/>
          <w:sz w:val="22"/>
          <w:szCs w:val="20"/>
        </w:rPr>
        <w:tab/>
      </w:r>
      <w:r w:rsidRPr="001E1E53">
        <w:rPr>
          <w:rFonts w:ascii="Times New Roman" w:hAnsi="Times New Roman" w:cs="Times New Roman"/>
          <w:b/>
          <w:sz w:val="22"/>
          <w:szCs w:val="20"/>
        </w:rPr>
        <w:t xml:space="preserve">0 </w:t>
      </w:r>
      <w:r w:rsidRPr="001E1E53">
        <w:rPr>
          <w:rFonts w:ascii="Times New Roman" w:hAnsi="Times New Roman" w:cs="Times New Roman"/>
          <w:sz w:val="22"/>
          <w:szCs w:val="20"/>
        </w:rPr>
        <w:t xml:space="preserve">= stranger; </w:t>
      </w:r>
      <w:r w:rsidRPr="001E1E53">
        <w:rPr>
          <w:rFonts w:ascii="Times New Roman" w:hAnsi="Times New Roman" w:cs="Times New Roman"/>
          <w:b/>
          <w:sz w:val="22"/>
          <w:szCs w:val="20"/>
        </w:rPr>
        <w:t>1</w:t>
      </w:r>
      <w:r w:rsidRPr="001E1E53">
        <w:rPr>
          <w:rFonts w:ascii="Times New Roman" w:hAnsi="Times New Roman" w:cs="Times New Roman"/>
          <w:sz w:val="22"/>
          <w:szCs w:val="20"/>
        </w:rPr>
        <w:t xml:space="preserve"> = acquaintance; </w:t>
      </w:r>
      <w:r w:rsidRPr="001E1E53">
        <w:rPr>
          <w:rFonts w:ascii="Times New Roman" w:hAnsi="Times New Roman" w:cs="Times New Roman"/>
          <w:b/>
          <w:sz w:val="22"/>
          <w:szCs w:val="20"/>
        </w:rPr>
        <w:t xml:space="preserve">2 </w:t>
      </w:r>
      <w:r w:rsidRPr="001E1E53">
        <w:rPr>
          <w:rFonts w:ascii="Times New Roman" w:hAnsi="Times New Roman" w:cs="Times New Roman"/>
          <w:sz w:val="22"/>
          <w:szCs w:val="20"/>
        </w:rPr>
        <w:t xml:space="preserve">= friend; </w:t>
      </w:r>
      <w:r w:rsidRPr="001E1E53">
        <w:rPr>
          <w:rFonts w:ascii="Times New Roman" w:hAnsi="Times New Roman" w:cs="Times New Roman"/>
          <w:b/>
          <w:sz w:val="22"/>
          <w:szCs w:val="20"/>
        </w:rPr>
        <w:t>3</w:t>
      </w:r>
      <w:r w:rsidRPr="001E1E53">
        <w:rPr>
          <w:rFonts w:ascii="Times New Roman" w:hAnsi="Times New Roman" w:cs="Times New Roman"/>
          <w:sz w:val="22"/>
          <w:szCs w:val="20"/>
        </w:rPr>
        <w:t xml:space="preserve"> = romantic partner, child/sibling/parent</w:t>
      </w:r>
    </w:p>
    <w:p w14:paraId="193D8803" w14:textId="7B36594B"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 xml:space="preserve">Distancing </w:t>
      </w:r>
      <w:r w:rsidRPr="001E1E53">
        <w:rPr>
          <w:rFonts w:ascii="Times New Roman" w:hAnsi="Times New Roman" w:cs="Times New Roman"/>
          <w:sz w:val="22"/>
          <w:szCs w:val="20"/>
        </w:rPr>
        <w:t>(if 1</w:t>
      </w:r>
      <w:r w:rsidRPr="001E1E53">
        <w:rPr>
          <w:rFonts w:ascii="Times New Roman" w:hAnsi="Times New Roman" w:cs="Times New Roman"/>
          <w:sz w:val="22"/>
          <w:szCs w:val="20"/>
          <w:vertAlign w:val="superscript"/>
        </w:rPr>
        <w:t>st</w:t>
      </w:r>
      <w:r w:rsidRPr="001E1E53">
        <w:rPr>
          <w:rFonts w:ascii="Times New Roman" w:hAnsi="Times New Roman" w:cs="Times New Roman"/>
          <w:sz w:val="22"/>
          <w:szCs w:val="20"/>
        </w:rPr>
        <w:t xml:space="preserve"> </w:t>
      </w:r>
      <w:proofErr w:type="gramStart"/>
      <w:r w:rsidRPr="001E1E53">
        <w:rPr>
          <w:rFonts w:ascii="Times New Roman" w:hAnsi="Times New Roman" w:cs="Times New Roman"/>
          <w:sz w:val="22"/>
          <w:szCs w:val="20"/>
        </w:rPr>
        <w:t>p:</w:t>
      </w:r>
      <w:proofErr w:type="gramEnd"/>
      <w:r w:rsidRPr="001E1E53">
        <w:rPr>
          <w:rFonts w:ascii="Times New Roman" w:hAnsi="Times New Roman" w:cs="Times New Roman"/>
          <w:sz w:val="22"/>
          <w:szCs w:val="20"/>
        </w:rPr>
        <w:t>)</w:t>
      </w:r>
      <w:r w:rsidRPr="001E1E53">
        <w:rPr>
          <w:rFonts w:ascii="Times New Roman" w:hAnsi="Times New Roman" w:cs="Times New Roman"/>
          <w:b/>
          <w:sz w:val="22"/>
          <w:szCs w:val="20"/>
        </w:rPr>
        <w:tab/>
        <w:t>0</w:t>
      </w:r>
      <w:r w:rsidRPr="001E1E53">
        <w:rPr>
          <w:rFonts w:ascii="Times New Roman" w:hAnsi="Times New Roman" w:cs="Times New Roman"/>
          <w:sz w:val="22"/>
          <w:szCs w:val="20"/>
        </w:rPr>
        <w:t xml:space="preserve"> = none apparent;  </w:t>
      </w:r>
      <w:r w:rsidRPr="001E1E53">
        <w:rPr>
          <w:rFonts w:ascii="Times New Roman" w:hAnsi="Times New Roman" w:cs="Times New Roman"/>
          <w:b/>
          <w:sz w:val="22"/>
          <w:szCs w:val="20"/>
        </w:rPr>
        <w:t xml:space="preserve">   1</w:t>
      </w: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 xml:space="preserve"> </w:t>
      </w:r>
      <w:r w:rsidRPr="001E1E53">
        <w:rPr>
          <w:rFonts w:ascii="Times New Roman" w:hAnsi="Times New Roman" w:cs="Times New Roman"/>
          <w:sz w:val="22"/>
          <w:szCs w:val="20"/>
        </w:rPr>
        <w:t xml:space="preserve">self-protective distancing/deflecting  </w:t>
      </w:r>
    </w:p>
    <w:p w14:paraId="6897ABA3" w14:textId="77777777"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 xml:space="preserve">Expert </w:t>
      </w:r>
      <w:r w:rsidRPr="001E1E53">
        <w:rPr>
          <w:rFonts w:ascii="Times New Roman" w:hAnsi="Times New Roman" w:cs="Times New Roman"/>
          <w:sz w:val="22"/>
          <w:szCs w:val="20"/>
        </w:rPr>
        <w:tab/>
      </w:r>
      <w:r w:rsidRPr="001E1E53">
        <w:rPr>
          <w:rFonts w:ascii="Times New Roman" w:hAnsi="Times New Roman" w:cs="Times New Roman"/>
          <w:b/>
          <w:sz w:val="22"/>
          <w:szCs w:val="20"/>
        </w:rPr>
        <w:t xml:space="preserve">0 = </w:t>
      </w:r>
      <w:r w:rsidRPr="001E1E53">
        <w:rPr>
          <w:rFonts w:ascii="Times New Roman" w:hAnsi="Times New Roman" w:cs="Times New Roman"/>
          <w:sz w:val="22"/>
          <w:szCs w:val="20"/>
        </w:rPr>
        <w:t xml:space="preserve">Lay person, reporter, etc.;     </w:t>
      </w:r>
      <w:r w:rsidRPr="001E1E53">
        <w:rPr>
          <w:rFonts w:ascii="Times New Roman" w:hAnsi="Times New Roman" w:cs="Times New Roman"/>
          <w:b/>
          <w:sz w:val="22"/>
          <w:szCs w:val="20"/>
        </w:rPr>
        <w:t xml:space="preserve">1 = </w:t>
      </w:r>
      <w:r w:rsidRPr="001E1E53">
        <w:rPr>
          <w:rFonts w:ascii="Times New Roman" w:hAnsi="Times New Roman" w:cs="Times New Roman"/>
          <w:sz w:val="22"/>
          <w:szCs w:val="20"/>
        </w:rPr>
        <w:t xml:space="preserve">Expert </w:t>
      </w:r>
    </w:p>
    <w:p w14:paraId="1DA0702C" w14:textId="77777777"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Gender</w:t>
      </w:r>
      <w:r w:rsidRPr="001E1E53">
        <w:rPr>
          <w:rFonts w:ascii="Times New Roman" w:hAnsi="Times New Roman" w:cs="Times New Roman"/>
          <w:sz w:val="22"/>
          <w:szCs w:val="20"/>
        </w:rPr>
        <w:tab/>
      </w:r>
      <w:r w:rsidRPr="001E1E53">
        <w:rPr>
          <w:rFonts w:ascii="Times New Roman" w:hAnsi="Times New Roman" w:cs="Times New Roman"/>
          <w:b/>
          <w:sz w:val="22"/>
          <w:szCs w:val="20"/>
        </w:rPr>
        <w:t xml:space="preserve">1 = </w:t>
      </w:r>
      <w:r w:rsidRPr="001E1E53">
        <w:rPr>
          <w:rFonts w:ascii="Times New Roman" w:hAnsi="Times New Roman" w:cs="Times New Roman"/>
          <w:sz w:val="22"/>
          <w:szCs w:val="20"/>
        </w:rPr>
        <w:t xml:space="preserve">Female;     </w:t>
      </w:r>
      <w:r w:rsidRPr="001E1E53">
        <w:rPr>
          <w:rFonts w:ascii="Times New Roman" w:hAnsi="Times New Roman" w:cs="Times New Roman"/>
          <w:b/>
          <w:sz w:val="22"/>
          <w:szCs w:val="20"/>
        </w:rPr>
        <w:t>2</w:t>
      </w:r>
      <w:r w:rsidRPr="001E1E53">
        <w:rPr>
          <w:rFonts w:ascii="Times New Roman" w:hAnsi="Times New Roman" w:cs="Times New Roman"/>
          <w:sz w:val="22"/>
          <w:szCs w:val="20"/>
        </w:rPr>
        <w:t xml:space="preserve"> = Male</w:t>
      </w:r>
      <w:proofErr w:type="gramStart"/>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3</w:t>
      </w:r>
      <w:proofErr w:type="gramEnd"/>
      <w:r w:rsidRPr="001E1E53">
        <w:rPr>
          <w:rFonts w:ascii="Times New Roman" w:hAnsi="Times New Roman" w:cs="Times New Roman"/>
          <w:sz w:val="22"/>
          <w:szCs w:val="20"/>
        </w:rPr>
        <w:t xml:space="preserve"> = mixed group</w:t>
      </w:r>
    </w:p>
    <w:p w14:paraId="2EFC074D" w14:textId="77777777"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Control</w:t>
      </w:r>
      <w:r w:rsidRPr="001E1E53">
        <w:rPr>
          <w:rFonts w:ascii="Times New Roman" w:hAnsi="Times New Roman" w:cs="Times New Roman"/>
          <w:sz w:val="22"/>
          <w:szCs w:val="20"/>
        </w:rPr>
        <w:tab/>
      </w:r>
      <w:r w:rsidRPr="001E1E53">
        <w:rPr>
          <w:rFonts w:ascii="Times New Roman" w:hAnsi="Times New Roman" w:cs="Times New Roman"/>
          <w:b/>
          <w:sz w:val="22"/>
          <w:szCs w:val="20"/>
        </w:rPr>
        <w:t xml:space="preserve">0 </w:t>
      </w:r>
      <w:r w:rsidRPr="001E1E53">
        <w:rPr>
          <w:rFonts w:ascii="Times New Roman" w:hAnsi="Times New Roman" w:cs="Times New Roman"/>
          <w:sz w:val="22"/>
          <w:szCs w:val="20"/>
        </w:rPr>
        <w:t xml:space="preserve">= predictor has no control over the event;    </w:t>
      </w:r>
      <w:r w:rsidRPr="001E1E53">
        <w:rPr>
          <w:rFonts w:ascii="Times New Roman" w:hAnsi="Times New Roman" w:cs="Times New Roman"/>
          <w:b/>
          <w:sz w:val="22"/>
          <w:szCs w:val="20"/>
        </w:rPr>
        <w:t xml:space="preserve">1 </w:t>
      </w:r>
      <w:r w:rsidRPr="001E1E53">
        <w:rPr>
          <w:rFonts w:ascii="Times New Roman" w:hAnsi="Times New Roman" w:cs="Times New Roman"/>
          <w:sz w:val="22"/>
          <w:szCs w:val="20"/>
        </w:rPr>
        <w:t xml:space="preserve">= predictor can influence the event;     </w:t>
      </w:r>
      <w:r w:rsidRPr="001E1E53">
        <w:rPr>
          <w:rFonts w:ascii="Times New Roman" w:hAnsi="Times New Roman" w:cs="Times New Roman"/>
          <w:b/>
          <w:sz w:val="22"/>
          <w:szCs w:val="20"/>
        </w:rPr>
        <w:t>2</w:t>
      </w:r>
      <w:r w:rsidRPr="001E1E53">
        <w:rPr>
          <w:rFonts w:ascii="Times New Roman" w:hAnsi="Times New Roman" w:cs="Times New Roman"/>
          <w:sz w:val="22"/>
          <w:szCs w:val="20"/>
        </w:rPr>
        <w:t xml:space="preserve"> = predictor can bring about the event (i.e., own action)</w:t>
      </w:r>
    </w:p>
    <w:p w14:paraId="15B0DB1C" w14:textId="77777777" w:rsidR="001E1E53" w:rsidRPr="001E1E53" w:rsidRDefault="001E1E53" w:rsidP="001E1E53">
      <w:pPr>
        <w:tabs>
          <w:tab w:val="left" w:pos="2340"/>
        </w:tabs>
        <w:spacing w:line="360" w:lineRule="auto"/>
        <w:ind w:left="2250" w:hanging="2250"/>
        <w:rPr>
          <w:rFonts w:ascii="Times New Roman" w:hAnsi="Times New Roman" w:cs="Times New Roman"/>
          <w:sz w:val="22"/>
          <w:szCs w:val="20"/>
        </w:rPr>
      </w:pPr>
    </w:p>
    <w:p w14:paraId="3CD2753F" w14:textId="7094B8FF" w:rsidR="001E1E53" w:rsidRPr="001E1E53" w:rsidRDefault="001E1E53" w:rsidP="001E1E53">
      <w:pPr>
        <w:pBdr>
          <w:bottom w:val="single" w:sz="4" w:space="1" w:color="auto"/>
        </w:pBdr>
        <w:tabs>
          <w:tab w:val="left" w:pos="2160"/>
          <w:tab w:val="left" w:pos="2880"/>
        </w:tabs>
        <w:spacing w:after="120"/>
        <w:ind w:left="2250" w:hanging="2250"/>
        <w:rPr>
          <w:rStyle w:val="red"/>
          <w:rFonts w:ascii="Times New Roman" w:hAnsi="Times New Roman" w:cs="Times New Roman"/>
          <w:b/>
          <w:color w:val="auto"/>
          <w:sz w:val="22"/>
          <w:szCs w:val="20"/>
          <w:u w:val="single"/>
        </w:rPr>
      </w:pPr>
      <w:r w:rsidRPr="001E1E53">
        <w:rPr>
          <w:rStyle w:val="red"/>
          <w:rFonts w:ascii="Times New Roman" w:hAnsi="Times New Roman" w:cs="Times New Roman"/>
          <w:b/>
          <w:color w:val="auto"/>
          <w:sz w:val="22"/>
          <w:szCs w:val="20"/>
          <w:u w:val="single"/>
        </w:rPr>
        <w:t>PREDICTION</w:t>
      </w:r>
    </w:p>
    <w:p w14:paraId="70E8D4F0" w14:textId="77777777" w:rsidR="001E1E53" w:rsidRPr="001E1E53" w:rsidRDefault="001E1E53" w:rsidP="001E1E53">
      <w:pPr>
        <w:tabs>
          <w:tab w:val="left" w:pos="2340"/>
        </w:tabs>
        <w:spacing w:before="60"/>
        <w:ind w:left="2250" w:hanging="2250"/>
        <w:rPr>
          <w:rStyle w:val="black"/>
          <w:rFonts w:ascii="Times New Roman" w:hAnsi="Times New Roman" w:cs="Times New Roman"/>
          <w:sz w:val="22"/>
          <w:szCs w:val="20"/>
        </w:rPr>
      </w:pPr>
      <w:r w:rsidRPr="001E1E53">
        <w:rPr>
          <w:rStyle w:val="black"/>
          <w:rFonts w:ascii="Times New Roman" w:hAnsi="Times New Roman" w:cs="Times New Roman"/>
          <w:b/>
          <w:sz w:val="22"/>
          <w:szCs w:val="20"/>
        </w:rPr>
        <w:t xml:space="preserve">  Source</w:t>
      </w:r>
      <w:r w:rsidRPr="001E1E53">
        <w:rPr>
          <w:rStyle w:val="black"/>
          <w:rFonts w:ascii="Times New Roman" w:hAnsi="Times New Roman" w:cs="Times New Roman"/>
          <w:sz w:val="22"/>
          <w:szCs w:val="20"/>
        </w:rPr>
        <w:tab/>
      </w:r>
      <w:r w:rsidRPr="001E1E53">
        <w:rPr>
          <w:rStyle w:val="black"/>
          <w:rFonts w:ascii="Times New Roman" w:hAnsi="Times New Roman" w:cs="Times New Roman"/>
          <w:b/>
          <w:sz w:val="22"/>
          <w:szCs w:val="20"/>
        </w:rPr>
        <w:t xml:space="preserve">1 </w:t>
      </w:r>
      <w:r w:rsidRPr="001E1E53">
        <w:rPr>
          <w:rStyle w:val="black"/>
          <w:rFonts w:ascii="Times New Roman" w:hAnsi="Times New Roman" w:cs="Times New Roman"/>
          <w:sz w:val="22"/>
          <w:szCs w:val="20"/>
        </w:rPr>
        <w:t xml:space="preserve">= none/intuition;     </w:t>
      </w:r>
      <w:r w:rsidRPr="001E1E53">
        <w:rPr>
          <w:rStyle w:val="black"/>
          <w:rFonts w:ascii="Times New Roman" w:hAnsi="Times New Roman" w:cs="Times New Roman"/>
          <w:b/>
          <w:sz w:val="22"/>
          <w:szCs w:val="20"/>
        </w:rPr>
        <w:t>2</w:t>
      </w:r>
      <w:r w:rsidRPr="001E1E53">
        <w:rPr>
          <w:rStyle w:val="black"/>
          <w:rFonts w:ascii="Times New Roman" w:hAnsi="Times New Roman" w:cs="Times New Roman"/>
          <w:sz w:val="22"/>
          <w:szCs w:val="20"/>
        </w:rPr>
        <w:t xml:space="preserve"> = trends, facts;      </w:t>
      </w:r>
      <w:r w:rsidRPr="001E1E53">
        <w:rPr>
          <w:rStyle w:val="black"/>
          <w:rFonts w:ascii="Times New Roman" w:hAnsi="Times New Roman" w:cs="Times New Roman"/>
          <w:b/>
          <w:sz w:val="22"/>
          <w:szCs w:val="20"/>
        </w:rPr>
        <w:t>3</w:t>
      </w:r>
      <w:r w:rsidRPr="001E1E53">
        <w:rPr>
          <w:rStyle w:val="black"/>
          <w:rFonts w:ascii="Times New Roman" w:hAnsi="Times New Roman" w:cs="Times New Roman"/>
          <w:sz w:val="22"/>
          <w:szCs w:val="20"/>
        </w:rPr>
        <w:t xml:space="preserve"> = calculation, logic</w:t>
      </w:r>
    </w:p>
    <w:p w14:paraId="2F3E0056" w14:textId="77777777" w:rsidR="001E1E53" w:rsidRPr="001E1E53" w:rsidRDefault="001E1E53" w:rsidP="001E1E53">
      <w:pPr>
        <w:tabs>
          <w:tab w:val="left" w:pos="2340"/>
        </w:tabs>
        <w:spacing w:before="60"/>
        <w:ind w:left="2250" w:hanging="2250"/>
        <w:rPr>
          <w:rStyle w:val="black"/>
          <w:rFonts w:ascii="Times New Roman" w:hAnsi="Times New Roman" w:cs="Times New Roman"/>
          <w:sz w:val="22"/>
          <w:szCs w:val="20"/>
        </w:rPr>
      </w:pPr>
      <w:r w:rsidRPr="001E1E53">
        <w:rPr>
          <w:rStyle w:val="black"/>
          <w:rFonts w:ascii="Times New Roman" w:hAnsi="Times New Roman" w:cs="Times New Roman"/>
          <w:b/>
          <w:sz w:val="22"/>
          <w:szCs w:val="20"/>
        </w:rPr>
        <w:t xml:space="preserve">  Backing</w:t>
      </w:r>
      <w:r w:rsidRPr="001E1E53">
        <w:rPr>
          <w:rStyle w:val="black"/>
          <w:rFonts w:ascii="Times New Roman" w:hAnsi="Times New Roman" w:cs="Times New Roman"/>
          <w:b/>
          <w:sz w:val="22"/>
          <w:szCs w:val="20"/>
        </w:rPr>
        <w:tab/>
        <w:t>0</w:t>
      </w:r>
      <w:r w:rsidRPr="001E1E53">
        <w:rPr>
          <w:rStyle w:val="black"/>
          <w:rFonts w:ascii="Times New Roman" w:hAnsi="Times New Roman" w:cs="Times New Roman"/>
          <w:sz w:val="22"/>
          <w:szCs w:val="20"/>
        </w:rPr>
        <w:t xml:space="preserve"> = none;      </w:t>
      </w:r>
      <w:r w:rsidRPr="001E1E53">
        <w:rPr>
          <w:rStyle w:val="black"/>
          <w:rFonts w:ascii="Times New Roman" w:hAnsi="Times New Roman" w:cs="Times New Roman"/>
          <w:b/>
          <w:sz w:val="22"/>
          <w:szCs w:val="20"/>
        </w:rPr>
        <w:t>1</w:t>
      </w:r>
      <w:r w:rsidRPr="001E1E53">
        <w:rPr>
          <w:rStyle w:val="black"/>
          <w:rFonts w:ascii="Times New Roman" w:hAnsi="Times New Roman" w:cs="Times New Roman"/>
          <w:sz w:val="22"/>
          <w:szCs w:val="20"/>
        </w:rPr>
        <w:t xml:space="preserve"> = offers backing/justification (typically “because...”)</w:t>
      </w:r>
    </w:p>
    <w:p w14:paraId="789FB489" w14:textId="77777777" w:rsidR="001E1E53" w:rsidRPr="001E1E53" w:rsidRDefault="001E1E53" w:rsidP="001E1E53">
      <w:pPr>
        <w:tabs>
          <w:tab w:val="left" w:pos="2340"/>
        </w:tabs>
        <w:spacing w:before="60"/>
        <w:ind w:left="2250" w:hanging="2250"/>
        <w:rPr>
          <w:rStyle w:val="black"/>
          <w:rFonts w:ascii="Times New Roman" w:hAnsi="Times New Roman" w:cs="Times New Roman"/>
          <w:sz w:val="22"/>
          <w:szCs w:val="20"/>
        </w:rPr>
      </w:pPr>
      <w:r w:rsidRPr="001E1E53">
        <w:rPr>
          <w:rStyle w:val="black"/>
          <w:rFonts w:ascii="Times New Roman" w:hAnsi="Times New Roman" w:cs="Times New Roman"/>
          <w:b/>
          <w:sz w:val="22"/>
          <w:szCs w:val="20"/>
        </w:rPr>
        <w:t xml:space="preserve">  Modifier</w:t>
      </w:r>
      <w:r w:rsidRPr="001E1E53">
        <w:rPr>
          <w:rStyle w:val="black"/>
          <w:rFonts w:ascii="Times New Roman" w:hAnsi="Times New Roman" w:cs="Times New Roman"/>
          <w:b/>
          <w:sz w:val="22"/>
          <w:szCs w:val="20"/>
        </w:rPr>
        <w:tab/>
        <w:t xml:space="preserve">[type out]: </w:t>
      </w:r>
      <w:r w:rsidRPr="001E1E53">
        <w:rPr>
          <w:rStyle w:val="black"/>
          <w:rFonts w:ascii="Times New Roman" w:hAnsi="Times New Roman" w:cs="Times New Roman"/>
          <w:sz w:val="22"/>
          <w:szCs w:val="20"/>
        </w:rPr>
        <w:t xml:space="preserve">reasonably, very, somewhat, pretty, etc. </w:t>
      </w:r>
    </w:p>
    <w:p w14:paraId="21DDEF0C" w14:textId="77777777" w:rsidR="001E1E53" w:rsidRPr="001E1E53" w:rsidRDefault="001E1E53" w:rsidP="001E1E53">
      <w:pPr>
        <w:tabs>
          <w:tab w:val="left" w:pos="2340"/>
        </w:tabs>
        <w:spacing w:before="60"/>
        <w:ind w:left="2250" w:hanging="2250"/>
        <w:rPr>
          <w:rStyle w:val="black"/>
          <w:rFonts w:ascii="Times New Roman" w:hAnsi="Times New Roman" w:cs="Times New Roman"/>
          <w:b/>
          <w:sz w:val="22"/>
          <w:szCs w:val="20"/>
        </w:rPr>
      </w:pPr>
    </w:p>
    <w:p w14:paraId="5A285BD3" w14:textId="0B630E28" w:rsidR="001E1E53" w:rsidRPr="001E1E53" w:rsidRDefault="001E1E53" w:rsidP="001E1E53">
      <w:pPr>
        <w:pBdr>
          <w:bottom w:val="single" w:sz="4" w:space="1" w:color="auto"/>
        </w:pBdr>
        <w:tabs>
          <w:tab w:val="left" w:pos="2160"/>
          <w:tab w:val="left" w:pos="2880"/>
        </w:tabs>
        <w:spacing w:after="120"/>
        <w:ind w:left="2250" w:hanging="2250"/>
        <w:rPr>
          <w:rStyle w:val="red"/>
          <w:rFonts w:ascii="Times New Roman" w:hAnsi="Times New Roman" w:cs="Times New Roman"/>
          <w:b/>
          <w:color w:val="auto"/>
          <w:sz w:val="22"/>
          <w:szCs w:val="20"/>
          <w:u w:val="single"/>
        </w:rPr>
      </w:pPr>
      <w:r w:rsidRPr="001E1E53">
        <w:rPr>
          <w:rStyle w:val="red"/>
          <w:rFonts w:ascii="Times New Roman" w:hAnsi="Times New Roman" w:cs="Times New Roman"/>
          <w:b/>
          <w:color w:val="auto"/>
          <w:sz w:val="22"/>
          <w:szCs w:val="20"/>
          <w:u w:val="single"/>
        </w:rPr>
        <w:t>EVENT</w:t>
      </w:r>
    </w:p>
    <w:p w14:paraId="59579DE5" w14:textId="77777777"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 xml:space="preserve">Subject </w:t>
      </w:r>
      <w:r w:rsidRPr="001E1E53">
        <w:rPr>
          <w:rFonts w:ascii="Times New Roman" w:hAnsi="Times New Roman" w:cs="Times New Roman"/>
          <w:sz w:val="22"/>
          <w:szCs w:val="20"/>
        </w:rPr>
        <w:t xml:space="preserve">[of </w:t>
      </w:r>
      <w:r w:rsidRPr="001E1E53">
        <w:rPr>
          <w:rFonts w:ascii="Times New Roman" w:hAnsi="Times New Roman" w:cs="Times New Roman"/>
          <w:i/>
          <w:sz w:val="22"/>
          <w:szCs w:val="20"/>
        </w:rPr>
        <w:t xml:space="preserve">that </w:t>
      </w:r>
      <w:r w:rsidRPr="001E1E53">
        <w:rPr>
          <w:rFonts w:ascii="Times New Roman" w:hAnsi="Times New Roman" w:cs="Times New Roman"/>
          <w:sz w:val="22"/>
          <w:szCs w:val="20"/>
        </w:rPr>
        <w:t>clause]</w:t>
      </w:r>
      <w:r w:rsidRPr="001E1E53">
        <w:rPr>
          <w:rFonts w:ascii="Times New Roman" w:hAnsi="Times New Roman" w:cs="Times New Roman"/>
          <w:sz w:val="22"/>
          <w:szCs w:val="20"/>
        </w:rPr>
        <w:tab/>
      </w:r>
      <w:r w:rsidRPr="001E1E53">
        <w:rPr>
          <w:rFonts w:ascii="Times New Roman" w:hAnsi="Times New Roman" w:cs="Times New Roman"/>
          <w:b/>
          <w:sz w:val="22"/>
          <w:szCs w:val="20"/>
        </w:rPr>
        <w:t xml:space="preserve">1 = </w:t>
      </w:r>
      <w:r w:rsidRPr="001E1E53">
        <w:rPr>
          <w:rFonts w:ascii="Times New Roman" w:hAnsi="Times New Roman" w:cs="Times New Roman"/>
          <w:sz w:val="22"/>
          <w:szCs w:val="20"/>
        </w:rPr>
        <w:t>Sentient</w:t>
      </w:r>
      <w:r w:rsidRPr="001E1E53">
        <w:rPr>
          <w:rStyle w:val="FootnoteReference"/>
          <w:rFonts w:ascii="Times New Roman" w:hAnsi="Times New Roman" w:cs="Times New Roman"/>
          <w:sz w:val="22"/>
          <w:szCs w:val="20"/>
        </w:rPr>
        <w:footnoteReference w:id="4"/>
      </w:r>
      <w:r w:rsidRPr="001E1E53">
        <w:rPr>
          <w:rFonts w:ascii="Times New Roman" w:hAnsi="Times New Roman" w:cs="Times New Roman"/>
          <w:sz w:val="22"/>
          <w:szCs w:val="20"/>
        </w:rPr>
        <w:t xml:space="preserve">;     </w:t>
      </w:r>
      <w:r w:rsidRPr="001E1E53">
        <w:rPr>
          <w:rFonts w:ascii="Times New Roman" w:hAnsi="Times New Roman" w:cs="Times New Roman"/>
          <w:sz w:val="22"/>
          <w:szCs w:val="20"/>
          <w:vertAlign w:val="superscript"/>
        </w:rPr>
        <w:t xml:space="preserve"> </w:t>
      </w:r>
      <w:r w:rsidRPr="001E1E53">
        <w:rPr>
          <w:rFonts w:ascii="Times New Roman" w:hAnsi="Times New Roman" w:cs="Times New Roman"/>
          <w:b/>
          <w:sz w:val="22"/>
          <w:szCs w:val="20"/>
        </w:rPr>
        <w:t xml:space="preserve">2 </w:t>
      </w:r>
      <w:r w:rsidRPr="001E1E53">
        <w:rPr>
          <w:rFonts w:ascii="Times New Roman" w:hAnsi="Times New Roman" w:cs="Times New Roman"/>
          <w:sz w:val="22"/>
          <w:szCs w:val="20"/>
        </w:rPr>
        <w:t>= Facts, things, processes, events</w:t>
      </w:r>
    </w:p>
    <w:p w14:paraId="115137C8" w14:textId="0D37722B"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 xml:space="preserve">Type </w:t>
      </w:r>
      <w:r w:rsidRPr="001E1E53">
        <w:rPr>
          <w:rFonts w:ascii="Times New Roman" w:hAnsi="Times New Roman" w:cs="Times New Roman"/>
          <w:sz w:val="22"/>
          <w:szCs w:val="20"/>
        </w:rPr>
        <w:t xml:space="preserve">(if </w:t>
      </w:r>
      <w:proofErr w:type="gramStart"/>
      <w:r w:rsidRPr="001E1E53">
        <w:rPr>
          <w:rFonts w:ascii="Times New Roman" w:hAnsi="Times New Roman" w:cs="Times New Roman"/>
          <w:sz w:val="22"/>
          <w:szCs w:val="20"/>
        </w:rPr>
        <w:t>Sentient:</w:t>
      </w:r>
      <w:proofErr w:type="gramEnd"/>
      <w:r w:rsidRPr="001E1E53">
        <w:rPr>
          <w:rFonts w:ascii="Times New Roman" w:hAnsi="Times New Roman" w:cs="Times New Roman"/>
          <w:sz w:val="22"/>
          <w:szCs w:val="20"/>
        </w:rPr>
        <w:t>)</w:t>
      </w:r>
      <w:r w:rsidRPr="001E1E53">
        <w:rPr>
          <w:rFonts w:ascii="Times New Roman" w:hAnsi="Times New Roman" w:cs="Times New Roman"/>
          <w:sz w:val="22"/>
          <w:szCs w:val="20"/>
        </w:rPr>
        <w:tab/>
      </w:r>
      <w:r w:rsidRPr="001E1E53">
        <w:rPr>
          <w:rFonts w:ascii="Times New Roman" w:hAnsi="Times New Roman" w:cs="Times New Roman"/>
          <w:b/>
          <w:sz w:val="22"/>
          <w:szCs w:val="20"/>
        </w:rPr>
        <w:t xml:space="preserve">1 = </w:t>
      </w:r>
      <w:r w:rsidRPr="001E1E53">
        <w:rPr>
          <w:rFonts w:ascii="Times New Roman" w:hAnsi="Times New Roman" w:cs="Times New Roman"/>
          <w:sz w:val="22"/>
          <w:szCs w:val="20"/>
        </w:rPr>
        <w:t xml:space="preserve">Mental event;    </w:t>
      </w:r>
      <w:r w:rsidRPr="001E1E53">
        <w:rPr>
          <w:rFonts w:ascii="Times New Roman" w:hAnsi="Times New Roman" w:cs="Times New Roman"/>
          <w:b/>
          <w:sz w:val="22"/>
          <w:szCs w:val="20"/>
        </w:rPr>
        <w:t>2</w:t>
      </w:r>
      <w:r w:rsidRPr="001E1E53">
        <w:rPr>
          <w:rFonts w:ascii="Times New Roman" w:hAnsi="Times New Roman" w:cs="Times New Roman"/>
          <w:sz w:val="22"/>
          <w:szCs w:val="20"/>
        </w:rPr>
        <w:t xml:space="preserve"> = Behavioral event (and everything else)</w:t>
      </w:r>
    </w:p>
    <w:p w14:paraId="73D5A21C" w14:textId="77777777"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Negation</w:t>
      </w:r>
      <w:r w:rsidRPr="001E1E53">
        <w:rPr>
          <w:rFonts w:ascii="Times New Roman" w:hAnsi="Times New Roman" w:cs="Times New Roman"/>
          <w:sz w:val="22"/>
          <w:szCs w:val="20"/>
        </w:rPr>
        <w:tab/>
      </w:r>
      <w:r w:rsidRPr="001E1E53">
        <w:rPr>
          <w:rFonts w:ascii="Times New Roman" w:hAnsi="Times New Roman" w:cs="Times New Roman"/>
          <w:b/>
          <w:sz w:val="22"/>
          <w:szCs w:val="20"/>
        </w:rPr>
        <w:t xml:space="preserve">1 = </w:t>
      </w:r>
      <w:r w:rsidRPr="001E1E53">
        <w:rPr>
          <w:rFonts w:ascii="Times New Roman" w:hAnsi="Times New Roman" w:cs="Times New Roman"/>
          <w:sz w:val="22"/>
          <w:szCs w:val="20"/>
        </w:rPr>
        <w:t>Event is formulated as negation (e.g., “...confident that he won’t...”)</w:t>
      </w:r>
    </w:p>
    <w:p w14:paraId="65B8FDB0" w14:textId="77777777"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Tense</w:t>
      </w:r>
      <w:r w:rsidRPr="001E1E53">
        <w:rPr>
          <w:rFonts w:ascii="Times New Roman" w:hAnsi="Times New Roman" w:cs="Times New Roman"/>
          <w:b/>
          <w:sz w:val="22"/>
          <w:szCs w:val="20"/>
        </w:rPr>
        <w:tab/>
        <w:t xml:space="preserve">1 = </w:t>
      </w:r>
      <w:r w:rsidRPr="001E1E53">
        <w:rPr>
          <w:rFonts w:ascii="Times New Roman" w:hAnsi="Times New Roman" w:cs="Times New Roman"/>
          <w:sz w:val="22"/>
          <w:szCs w:val="20"/>
        </w:rPr>
        <w:t xml:space="preserve">Future or hypothetical event;    </w:t>
      </w:r>
      <w:r w:rsidRPr="001E1E53">
        <w:rPr>
          <w:rFonts w:ascii="Times New Roman" w:hAnsi="Times New Roman" w:cs="Times New Roman"/>
          <w:b/>
          <w:sz w:val="22"/>
          <w:szCs w:val="20"/>
        </w:rPr>
        <w:t>2</w:t>
      </w:r>
      <w:r w:rsidRPr="001E1E53">
        <w:rPr>
          <w:rFonts w:ascii="Times New Roman" w:hAnsi="Times New Roman" w:cs="Times New Roman"/>
          <w:sz w:val="22"/>
          <w:szCs w:val="20"/>
        </w:rPr>
        <w:t xml:space="preserve"> = taking place right now or is a timeless fact; </w:t>
      </w:r>
      <w:r w:rsidRPr="001E1E53">
        <w:rPr>
          <w:rFonts w:ascii="Times New Roman" w:hAnsi="Times New Roman" w:cs="Times New Roman"/>
          <w:sz w:val="22"/>
          <w:szCs w:val="20"/>
        </w:rPr>
        <w:br/>
      </w:r>
      <w:r w:rsidRPr="001E1E53">
        <w:rPr>
          <w:rFonts w:ascii="Times New Roman" w:hAnsi="Times New Roman" w:cs="Times New Roman"/>
          <w:b/>
          <w:sz w:val="22"/>
          <w:szCs w:val="20"/>
        </w:rPr>
        <w:t>3</w:t>
      </w:r>
      <w:r w:rsidRPr="001E1E53">
        <w:rPr>
          <w:rFonts w:ascii="Times New Roman" w:hAnsi="Times New Roman" w:cs="Times New Roman"/>
          <w:sz w:val="22"/>
          <w:szCs w:val="20"/>
        </w:rPr>
        <w:t xml:space="preserve"> = Past event</w:t>
      </w:r>
    </w:p>
    <w:p w14:paraId="04E929F9" w14:textId="77777777"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Desirability</w:t>
      </w:r>
      <w:r w:rsidRPr="001E1E53">
        <w:rPr>
          <w:rFonts w:ascii="Times New Roman" w:hAnsi="Times New Roman" w:cs="Times New Roman"/>
          <w:sz w:val="22"/>
          <w:szCs w:val="20"/>
        </w:rPr>
        <w:tab/>
      </w:r>
      <w:r w:rsidRPr="001E1E53">
        <w:rPr>
          <w:rFonts w:ascii="Times New Roman" w:hAnsi="Times New Roman" w:cs="Times New Roman"/>
          <w:b/>
          <w:sz w:val="22"/>
          <w:szCs w:val="20"/>
        </w:rPr>
        <w:t xml:space="preserve">-1 </w:t>
      </w:r>
      <w:r w:rsidRPr="001E1E53">
        <w:rPr>
          <w:rFonts w:ascii="Times New Roman" w:hAnsi="Times New Roman" w:cs="Times New Roman"/>
          <w:sz w:val="22"/>
          <w:szCs w:val="20"/>
        </w:rPr>
        <w:t xml:space="preserve">= Undesirable event;     </w:t>
      </w:r>
      <w:r w:rsidRPr="001E1E53">
        <w:rPr>
          <w:rFonts w:ascii="Times New Roman" w:hAnsi="Times New Roman" w:cs="Times New Roman"/>
          <w:b/>
          <w:sz w:val="22"/>
          <w:szCs w:val="20"/>
        </w:rPr>
        <w:t>0</w:t>
      </w:r>
      <w:r w:rsidRPr="001E1E53">
        <w:rPr>
          <w:rFonts w:ascii="Times New Roman" w:hAnsi="Times New Roman" w:cs="Times New Roman"/>
          <w:sz w:val="22"/>
          <w:szCs w:val="20"/>
        </w:rPr>
        <w:t xml:space="preserve"> = Neutral/indeterminate;     </w:t>
      </w:r>
      <w:r w:rsidRPr="001E1E53">
        <w:rPr>
          <w:rFonts w:ascii="Times New Roman" w:hAnsi="Times New Roman" w:cs="Times New Roman"/>
          <w:b/>
          <w:sz w:val="22"/>
          <w:szCs w:val="20"/>
        </w:rPr>
        <w:t>1</w:t>
      </w:r>
      <w:r w:rsidRPr="001E1E53">
        <w:rPr>
          <w:rFonts w:ascii="Times New Roman" w:hAnsi="Times New Roman" w:cs="Times New Roman"/>
          <w:sz w:val="22"/>
          <w:szCs w:val="20"/>
        </w:rPr>
        <w:t xml:space="preserve"> = Desirable</w:t>
      </w:r>
    </w:p>
    <w:p w14:paraId="7FFBF18C" w14:textId="77777777"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Temporality</w:t>
      </w:r>
      <w:r w:rsidRPr="001E1E53">
        <w:rPr>
          <w:rFonts w:ascii="Times New Roman" w:hAnsi="Times New Roman" w:cs="Times New Roman"/>
          <w:sz w:val="22"/>
          <w:szCs w:val="20"/>
        </w:rPr>
        <w:tab/>
      </w:r>
      <w:r w:rsidRPr="001E1E53">
        <w:rPr>
          <w:rFonts w:ascii="Times New Roman" w:hAnsi="Times New Roman" w:cs="Times New Roman"/>
          <w:b/>
          <w:sz w:val="22"/>
          <w:szCs w:val="20"/>
        </w:rPr>
        <w:t>1</w:t>
      </w:r>
      <w:r w:rsidRPr="001E1E53">
        <w:rPr>
          <w:rFonts w:ascii="Times New Roman" w:hAnsi="Times New Roman" w:cs="Times New Roman"/>
          <w:sz w:val="22"/>
          <w:szCs w:val="20"/>
        </w:rPr>
        <w:t xml:space="preserve"> = Punctuated (one time) event;     </w:t>
      </w:r>
      <w:r w:rsidRPr="001E1E53">
        <w:rPr>
          <w:rFonts w:ascii="Times New Roman" w:hAnsi="Times New Roman" w:cs="Times New Roman"/>
          <w:b/>
          <w:sz w:val="22"/>
          <w:szCs w:val="20"/>
        </w:rPr>
        <w:t>2</w:t>
      </w:r>
      <w:r w:rsidRPr="001E1E53">
        <w:rPr>
          <w:rFonts w:ascii="Times New Roman" w:hAnsi="Times New Roman" w:cs="Times New Roman"/>
          <w:sz w:val="22"/>
          <w:szCs w:val="20"/>
        </w:rPr>
        <w:t xml:space="preserve"> = extended (repeated or stretched over time);    </w:t>
      </w:r>
      <w:r w:rsidRPr="001E1E53">
        <w:rPr>
          <w:rFonts w:ascii="Times New Roman" w:hAnsi="Times New Roman" w:cs="Times New Roman"/>
          <w:b/>
          <w:sz w:val="22"/>
          <w:szCs w:val="20"/>
        </w:rPr>
        <w:t>3</w:t>
      </w:r>
      <w:r w:rsidRPr="001E1E53">
        <w:rPr>
          <w:rFonts w:ascii="Times New Roman" w:hAnsi="Times New Roman" w:cs="Times New Roman"/>
          <w:sz w:val="22"/>
          <w:szCs w:val="20"/>
        </w:rPr>
        <w:t xml:space="preserve"> = timeless (e.g., dispositional) </w:t>
      </w:r>
    </w:p>
    <w:p w14:paraId="7F6E7B9F" w14:textId="77777777" w:rsidR="001E1E53" w:rsidRPr="001E1E53" w:rsidRDefault="001E1E53" w:rsidP="001E1E53">
      <w:pPr>
        <w:tabs>
          <w:tab w:val="left" w:pos="2340"/>
        </w:tabs>
        <w:spacing w:before="60"/>
        <w:ind w:left="2250" w:hanging="2250"/>
        <w:rPr>
          <w:rFonts w:ascii="Times New Roman" w:hAnsi="Times New Roman" w:cs="Times New Roman"/>
          <w:sz w:val="22"/>
          <w:szCs w:val="20"/>
        </w:rPr>
      </w:pPr>
      <w:r w:rsidRPr="001E1E53">
        <w:rPr>
          <w:rFonts w:ascii="Times New Roman" w:hAnsi="Times New Roman" w:cs="Times New Roman"/>
          <w:sz w:val="22"/>
          <w:szCs w:val="20"/>
        </w:rPr>
        <w:t xml:space="preserve">  </w:t>
      </w:r>
      <w:r w:rsidRPr="001E1E53">
        <w:rPr>
          <w:rFonts w:ascii="Times New Roman" w:hAnsi="Times New Roman" w:cs="Times New Roman"/>
          <w:b/>
          <w:sz w:val="22"/>
          <w:szCs w:val="20"/>
        </w:rPr>
        <w:t>Locus</w:t>
      </w:r>
      <w:r w:rsidRPr="001E1E53">
        <w:rPr>
          <w:rFonts w:ascii="Times New Roman" w:hAnsi="Times New Roman" w:cs="Times New Roman"/>
          <w:sz w:val="22"/>
          <w:szCs w:val="20"/>
        </w:rPr>
        <w:tab/>
      </w:r>
      <w:r w:rsidRPr="001E1E53">
        <w:rPr>
          <w:rFonts w:ascii="Times New Roman" w:hAnsi="Times New Roman" w:cs="Times New Roman"/>
          <w:b/>
          <w:sz w:val="22"/>
          <w:szCs w:val="20"/>
        </w:rPr>
        <w:t>1</w:t>
      </w:r>
      <w:r w:rsidRPr="001E1E53">
        <w:rPr>
          <w:rFonts w:ascii="Times New Roman" w:hAnsi="Times New Roman" w:cs="Times New Roman"/>
          <w:sz w:val="22"/>
          <w:szCs w:val="20"/>
        </w:rPr>
        <w:t xml:space="preserve"> = event’s uncertainty lies fully within the predictor (i.e., lack of knowledge or evidence);    </w:t>
      </w:r>
      <w:r w:rsidRPr="001E1E53">
        <w:rPr>
          <w:rFonts w:ascii="Times New Roman" w:hAnsi="Times New Roman" w:cs="Times New Roman"/>
          <w:b/>
          <w:sz w:val="22"/>
          <w:szCs w:val="20"/>
        </w:rPr>
        <w:t>2</w:t>
      </w:r>
      <w:r w:rsidRPr="001E1E53">
        <w:rPr>
          <w:rFonts w:ascii="Times New Roman" w:hAnsi="Times New Roman" w:cs="Times New Roman"/>
          <w:sz w:val="22"/>
          <w:szCs w:val="20"/>
        </w:rPr>
        <w:t xml:space="preserve"> = outside the predictor (inherently random/probabilistic) </w:t>
      </w:r>
    </w:p>
    <w:p w14:paraId="367DFC83" w14:textId="7212F025" w:rsidR="00F3374A" w:rsidRPr="00F3374A" w:rsidRDefault="00F3374A" w:rsidP="00F3374A">
      <w:pPr>
        <w:ind w:firstLine="720"/>
        <w:jc w:val="center"/>
        <w:rPr>
          <w:rFonts w:ascii="Times New Roman" w:hAnsi="Times New Roman" w:cs="Times New Roman"/>
          <w:b/>
        </w:rPr>
      </w:pPr>
      <w:r w:rsidRPr="00F3374A">
        <w:rPr>
          <w:rFonts w:ascii="Times New Roman" w:hAnsi="Times New Roman" w:cs="Times New Roman"/>
          <w:b/>
        </w:rPr>
        <w:lastRenderedPageBreak/>
        <w:t>Characteristics of Uncertainty Expressions That We Were Able to Code and Include in Our Analysis (Study 1)</w:t>
      </w:r>
    </w:p>
    <w:p w14:paraId="1A4CEF01" w14:textId="77777777" w:rsidR="00F3374A" w:rsidRPr="00F3374A" w:rsidRDefault="00F3374A" w:rsidP="00F3374A">
      <w:pPr>
        <w:ind w:firstLine="720"/>
        <w:rPr>
          <w:rFonts w:ascii="Times New Roman" w:hAnsi="Times New Roman" w:cs="Times New Roman"/>
        </w:rPr>
      </w:pPr>
    </w:p>
    <w:p w14:paraId="1479C2CC" w14:textId="77777777" w:rsidR="00F3374A" w:rsidRPr="00F3374A" w:rsidRDefault="00F3374A" w:rsidP="00F3374A">
      <w:pPr>
        <w:ind w:firstLine="720"/>
        <w:rPr>
          <w:rFonts w:ascii="Times New Roman" w:hAnsi="Times New Roman" w:cs="Times New Roman"/>
        </w:rPr>
      </w:pPr>
      <w:r w:rsidRPr="00F3374A">
        <w:rPr>
          <w:rFonts w:ascii="Times New Roman" w:hAnsi="Times New Roman" w:cs="Times New Roman"/>
        </w:rPr>
        <w:t xml:space="preserve">A </w:t>
      </w:r>
      <w:proofErr w:type="spellStart"/>
      <w:r w:rsidRPr="00F3374A">
        <w:rPr>
          <w:rFonts w:ascii="Times New Roman" w:hAnsi="Times New Roman" w:cs="Times New Roman"/>
        </w:rPr>
        <w:t>codeable</w:t>
      </w:r>
      <w:proofErr w:type="spellEnd"/>
      <w:r w:rsidRPr="00F3374A">
        <w:rPr>
          <w:rFonts w:ascii="Times New Roman" w:hAnsi="Times New Roman" w:cs="Times New Roman"/>
        </w:rPr>
        <w:t xml:space="preserve"> expression must contain a real statement of uncertainty made by or ascribed to a sentient predictor regarding an event that was mentioned in that sentence or surrounding sentences.  </w:t>
      </w:r>
    </w:p>
    <w:p w14:paraId="1E32BFE3" w14:textId="77777777" w:rsidR="00F3374A" w:rsidRPr="00F3374A" w:rsidRDefault="00F3374A" w:rsidP="00F3374A">
      <w:pPr>
        <w:ind w:firstLine="720"/>
        <w:rPr>
          <w:rFonts w:ascii="Times New Roman" w:hAnsi="Times New Roman" w:cs="Times New Roman"/>
        </w:rPr>
      </w:pPr>
    </w:p>
    <w:p w14:paraId="1BF82EA6" w14:textId="77777777" w:rsidR="00F3374A" w:rsidRPr="00C4734C" w:rsidRDefault="00F3374A" w:rsidP="00F3374A">
      <w:pPr>
        <w:ind w:firstLine="720"/>
        <w:rPr>
          <w:rFonts w:ascii="Times New Roman" w:hAnsi="Times New Roman" w:cs="Times New Roman"/>
        </w:rPr>
      </w:pPr>
      <w:r w:rsidRPr="00F3374A">
        <w:rPr>
          <w:rFonts w:ascii="Times New Roman" w:hAnsi="Times New Roman" w:cs="Times New Roman"/>
        </w:rPr>
        <w:t xml:space="preserve">A real statement of uncertainty consists of many parts. A statement is real if the statement, as a whole, is not hypothetical (e.g. "Suppose there is a 90% chance...."). An uncertainty term must be assigned to an owner of uncertainty. The owner is whomever the event is going to happen to (e.g. "I have a good chance of winning." The owner is "I" because winning is going to happen to "I"). The owner is often hypothetical or abstract (e.g. "In Blackjack, there is a 55% chance of winning". or "In Blackjack, a person has a 55% chance of winning." "There" or "a person" is the owner, even though you don't know what or who "there" or "a person" is. This is often a more passive way of saying something is universal than using a proverbial "you" statement, e.g. "In Blackjack, you have a 55% chance of winning."). The owner can sometimes be assumed, and therefore may not appear in the sentence (this is rare, an example is "Winning is highly probable." The owner is probably in the sentence before, or may be another example of a passive way to say something universal.). Lastly, meta-statements of uncertainty are also </w:t>
      </w:r>
      <w:proofErr w:type="spellStart"/>
      <w:r w:rsidRPr="00F3374A">
        <w:rPr>
          <w:rFonts w:ascii="Times New Roman" w:hAnsi="Times New Roman" w:cs="Times New Roman"/>
        </w:rPr>
        <w:t>uncodeable</w:t>
      </w:r>
      <w:proofErr w:type="spellEnd"/>
      <w:r w:rsidRPr="00F3374A">
        <w:rPr>
          <w:rFonts w:ascii="Times New Roman" w:hAnsi="Times New Roman" w:cs="Times New Roman"/>
        </w:rPr>
        <w:t xml:space="preserve">. These are statements about statements of uncertainty. An example is "Google detected </w:t>
      </w:r>
      <w:r w:rsidRPr="00C4734C">
        <w:rPr>
          <w:rFonts w:ascii="Times New Roman" w:hAnsi="Times New Roman" w:cs="Times New Roman"/>
          <w:u w:val="single"/>
        </w:rPr>
        <w:t>a high probability that a user wanted more refined search results</w:t>
      </w:r>
      <w:r w:rsidRPr="00C4734C">
        <w:rPr>
          <w:rFonts w:ascii="Times New Roman" w:hAnsi="Times New Roman" w:cs="Times New Roman"/>
        </w:rPr>
        <w:t>." The statement of uncertainty is underlined, with an assumed, abstract owner; however, the word "detected" makes it such that the statement, as a whole, is about the act of discovering an uncertainty, and is therefore not a statement of uncertainty by itself.</w:t>
      </w:r>
    </w:p>
    <w:p w14:paraId="1B225F36" w14:textId="77777777" w:rsidR="00F3374A" w:rsidRPr="00C4734C" w:rsidRDefault="00F3374A" w:rsidP="00F3374A">
      <w:pPr>
        <w:ind w:firstLine="720"/>
        <w:rPr>
          <w:rFonts w:ascii="Times New Roman" w:hAnsi="Times New Roman" w:cs="Times New Roman"/>
        </w:rPr>
      </w:pPr>
    </w:p>
    <w:p w14:paraId="10AB6A58" w14:textId="77777777" w:rsidR="00F3374A" w:rsidRPr="00C4734C" w:rsidRDefault="00F3374A" w:rsidP="00F3374A">
      <w:pPr>
        <w:ind w:firstLine="720"/>
        <w:rPr>
          <w:rFonts w:ascii="Times New Roman" w:hAnsi="Times New Roman" w:cs="Times New Roman"/>
        </w:rPr>
      </w:pPr>
      <w:r w:rsidRPr="00C4734C">
        <w:rPr>
          <w:rFonts w:ascii="Times New Roman" w:hAnsi="Times New Roman" w:cs="Times New Roman"/>
        </w:rPr>
        <w:t xml:space="preserve">The predictor must be sentient for it to be </w:t>
      </w:r>
      <w:proofErr w:type="spellStart"/>
      <w:r w:rsidRPr="00C4734C">
        <w:rPr>
          <w:rFonts w:ascii="Times New Roman" w:hAnsi="Times New Roman" w:cs="Times New Roman"/>
        </w:rPr>
        <w:t>codeable</w:t>
      </w:r>
      <w:proofErr w:type="spellEnd"/>
      <w:r w:rsidRPr="00C4734C">
        <w:rPr>
          <w:rFonts w:ascii="Times New Roman" w:hAnsi="Times New Roman" w:cs="Times New Roman"/>
        </w:rPr>
        <w:t xml:space="preserve"> (do not confuse this with the sentient code in the "Subject" category). A lot of the predictions are made by computers or other non-sentient predictors (e.g. weather forecasts, sports prediction algorithms, etc.). It was decided that these are not </w:t>
      </w:r>
      <w:proofErr w:type="spellStart"/>
      <w:r w:rsidRPr="00C4734C">
        <w:rPr>
          <w:rFonts w:ascii="Times New Roman" w:hAnsi="Times New Roman" w:cs="Times New Roman"/>
        </w:rPr>
        <w:t>codeable</w:t>
      </w:r>
      <w:proofErr w:type="spellEnd"/>
      <w:r w:rsidRPr="00C4734C">
        <w:rPr>
          <w:rFonts w:ascii="Times New Roman" w:hAnsi="Times New Roman" w:cs="Times New Roman"/>
        </w:rPr>
        <w:t xml:space="preserve"> predictions. There are a number of exceptions that fall into the category where the person stating the prediction takes on the prediction as there own, and expresses it as a claim. This would look like: "According to the computer, there is a 90% chance of winning at this point." Another example is meteorologists' statements of uncertainty when referencing computer models. These are </w:t>
      </w:r>
      <w:proofErr w:type="spellStart"/>
      <w:r w:rsidRPr="00C4734C">
        <w:rPr>
          <w:rFonts w:ascii="Times New Roman" w:hAnsi="Times New Roman" w:cs="Times New Roman"/>
        </w:rPr>
        <w:t>codeable</w:t>
      </w:r>
      <w:proofErr w:type="spellEnd"/>
      <w:r w:rsidRPr="00C4734C">
        <w:rPr>
          <w:rFonts w:ascii="Times New Roman" w:hAnsi="Times New Roman" w:cs="Times New Roman"/>
        </w:rPr>
        <w:t xml:space="preserve">. If the sentence just says something like "The Doppler radar says there is 90% chance of snow," this is not </w:t>
      </w:r>
      <w:proofErr w:type="spellStart"/>
      <w:r w:rsidRPr="00C4734C">
        <w:rPr>
          <w:rFonts w:ascii="Times New Roman" w:hAnsi="Times New Roman" w:cs="Times New Roman"/>
        </w:rPr>
        <w:t>codeable</w:t>
      </w:r>
      <w:proofErr w:type="spellEnd"/>
      <w:r w:rsidRPr="00C4734C">
        <w:rPr>
          <w:rFonts w:ascii="Times New Roman" w:hAnsi="Times New Roman" w:cs="Times New Roman"/>
        </w:rPr>
        <w:t>.</w:t>
      </w:r>
    </w:p>
    <w:p w14:paraId="1B1B6FA3" w14:textId="77777777" w:rsidR="00F3374A" w:rsidRPr="00C4734C" w:rsidRDefault="00F3374A" w:rsidP="00F3374A">
      <w:pPr>
        <w:ind w:firstLine="720"/>
        <w:rPr>
          <w:rFonts w:ascii="Times New Roman" w:hAnsi="Times New Roman" w:cs="Times New Roman"/>
        </w:rPr>
      </w:pPr>
    </w:p>
    <w:p w14:paraId="06968680" w14:textId="77777777" w:rsidR="00F3374A" w:rsidRPr="00C4734C" w:rsidRDefault="00F3374A" w:rsidP="00F3374A">
      <w:pPr>
        <w:ind w:firstLine="720"/>
        <w:rPr>
          <w:rFonts w:ascii="Times New Roman" w:hAnsi="Times New Roman" w:cs="Times New Roman"/>
        </w:rPr>
      </w:pPr>
      <w:r w:rsidRPr="00C4734C">
        <w:rPr>
          <w:rFonts w:ascii="Times New Roman" w:hAnsi="Times New Roman" w:cs="Times New Roman"/>
        </w:rPr>
        <w:t xml:space="preserve">There needs to be an event attached to the uncertainty. This is often in the form of a prediction, but often regards past events or current states as well. The event can be in the actual sentence or in sentences surrounding it. Context is important in this regard in that, with identical sentences, one may be </w:t>
      </w:r>
      <w:proofErr w:type="spellStart"/>
      <w:r w:rsidRPr="00C4734C">
        <w:rPr>
          <w:rFonts w:ascii="Times New Roman" w:hAnsi="Times New Roman" w:cs="Times New Roman"/>
        </w:rPr>
        <w:t>codeable</w:t>
      </w:r>
      <w:proofErr w:type="spellEnd"/>
      <w:r w:rsidRPr="00C4734C">
        <w:rPr>
          <w:rFonts w:ascii="Times New Roman" w:hAnsi="Times New Roman" w:cs="Times New Roman"/>
        </w:rPr>
        <w:t xml:space="preserve"> and one may not be. An example of this is the sentence "I am confident." If the sentence before it is "Many people are not confident consumers" then it is not </w:t>
      </w:r>
      <w:proofErr w:type="spellStart"/>
      <w:r w:rsidRPr="00C4734C">
        <w:rPr>
          <w:rFonts w:ascii="Times New Roman" w:hAnsi="Times New Roman" w:cs="Times New Roman"/>
        </w:rPr>
        <w:t>codeable</w:t>
      </w:r>
      <w:proofErr w:type="spellEnd"/>
      <w:r w:rsidRPr="00C4734C">
        <w:rPr>
          <w:rFonts w:ascii="Times New Roman" w:hAnsi="Times New Roman" w:cs="Times New Roman"/>
        </w:rPr>
        <w:t xml:space="preserve">, because the confidence is referring to a mental state or personal ascription, not uncertainty. However, if the sentence before is "I was asked if we are going to win the election" then it </w:t>
      </w:r>
      <w:proofErr w:type="spellStart"/>
      <w:r w:rsidRPr="00C4734C">
        <w:rPr>
          <w:rFonts w:ascii="Times New Roman" w:hAnsi="Times New Roman" w:cs="Times New Roman"/>
        </w:rPr>
        <w:t>codeable</w:t>
      </w:r>
      <w:proofErr w:type="spellEnd"/>
      <w:r w:rsidRPr="00C4734C">
        <w:rPr>
          <w:rFonts w:ascii="Times New Roman" w:hAnsi="Times New Roman" w:cs="Times New Roman"/>
        </w:rPr>
        <w:t xml:space="preserve"> because what the predictor is really saying is  "I am confident that we are going to win the election."</w:t>
      </w:r>
    </w:p>
    <w:p w14:paraId="57B29E83" w14:textId="77777777" w:rsidR="00F3374A" w:rsidRPr="00C4734C" w:rsidRDefault="00F3374A" w:rsidP="00F3374A">
      <w:pPr>
        <w:ind w:firstLine="720"/>
        <w:rPr>
          <w:rFonts w:ascii="Times New Roman" w:hAnsi="Times New Roman" w:cs="Times New Roman"/>
        </w:rPr>
      </w:pPr>
      <w:r w:rsidRPr="00C4734C">
        <w:rPr>
          <w:rFonts w:ascii="Times New Roman" w:hAnsi="Times New Roman" w:cs="Times New Roman"/>
        </w:rPr>
        <w:lastRenderedPageBreak/>
        <w:t xml:space="preserve"> </w:t>
      </w:r>
    </w:p>
    <w:p w14:paraId="7A77E266" w14:textId="77777777" w:rsidR="00F3374A" w:rsidRPr="00C4734C" w:rsidRDefault="00F3374A" w:rsidP="00F3374A">
      <w:pPr>
        <w:ind w:firstLine="720"/>
        <w:rPr>
          <w:rFonts w:ascii="Times New Roman" w:hAnsi="Times New Roman" w:cs="Times New Roman"/>
        </w:rPr>
      </w:pPr>
      <w:r w:rsidRPr="00C4734C">
        <w:rPr>
          <w:rFonts w:ascii="Times New Roman" w:hAnsi="Times New Roman" w:cs="Times New Roman"/>
        </w:rPr>
        <w:t>Most non-</w:t>
      </w:r>
      <w:proofErr w:type="spellStart"/>
      <w:r w:rsidRPr="00C4734C">
        <w:rPr>
          <w:rFonts w:ascii="Times New Roman" w:hAnsi="Times New Roman" w:cs="Times New Roman"/>
        </w:rPr>
        <w:t>codeable</w:t>
      </w:r>
      <w:proofErr w:type="spellEnd"/>
      <w:r w:rsidRPr="00C4734C">
        <w:rPr>
          <w:rFonts w:ascii="Times New Roman" w:hAnsi="Times New Roman" w:cs="Times New Roman"/>
        </w:rPr>
        <w:t xml:space="preserve"> entries will become apparent when trying to figure out a number of the code categories. If you are having a hard find figuring out the "Number", maybe there is no predictor, or the predictor is not sentient. If you cannot figure out the "Perspective", then maybe the uncertainty was never assigned to an owner (it was decided that abstract owners generally get a code of 3 - 3rd person, unless there is evidence for it getting a 1 or 2 code). If you cannot figure out the "Source," maybe there is no event/prediction. The same goes for "Timing" and "Temporality."</w:t>
      </w:r>
    </w:p>
    <w:p w14:paraId="1092B7EB" w14:textId="2A532553" w:rsidR="00FD583C" w:rsidRDefault="00FD583C">
      <w:pPr>
        <w:rPr>
          <w:rFonts w:ascii="Times New Roman" w:hAnsi="Times New Roman" w:cs="Times New Roman"/>
          <w:sz w:val="28"/>
        </w:rPr>
      </w:pPr>
      <w:r>
        <w:rPr>
          <w:rFonts w:ascii="Times New Roman" w:hAnsi="Times New Roman" w:cs="Times New Roman"/>
          <w:sz w:val="28"/>
        </w:rPr>
        <w:br w:type="page"/>
      </w:r>
    </w:p>
    <w:p w14:paraId="34CA78CE" w14:textId="04621E38" w:rsidR="00FD583C" w:rsidRDefault="00FD583C" w:rsidP="00C4734C">
      <w:pPr>
        <w:spacing w:line="480" w:lineRule="auto"/>
        <w:ind w:left="-270" w:right="-810"/>
        <w:jc w:val="center"/>
        <w:rPr>
          <w:rFonts w:ascii="Times New Roman" w:hAnsi="Times New Roman" w:cs="Times New Roman"/>
          <w:b/>
          <w:szCs w:val="20"/>
        </w:rPr>
      </w:pPr>
      <w:r>
        <w:rPr>
          <w:rFonts w:ascii="Times New Roman" w:hAnsi="Times New Roman" w:cs="Times New Roman"/>
          <w:b/>
          <w:szCs w:val="20"/>
        </w:rPr>
        <w:lastRenderedPageBreak/>
        <w:t>Complete List of Results From Study 1</w:t>
      </w:r>
    </w:p>
    <w:p w14:paraId="3F0A0C39" w14:textId="77777777" w:rsidR="00891D9A" w:rsidRPr="00C4734C" w:rsidRDefault="00891D9A" w:rsidP="00C4734C">
      <w:pPr>
        <w:spacing w:line="480" w:lineRule="auto"/>
        <w:ind w:left="-270" w:right="-810"/>
        <w:jc w:val="center"/>
        <w:rPr>
          <w:rFonts w:ascii="Times New Roman" w:hAnsi="Times New Roman" w:cs="Times New Roman"/>
          <w:b/>
          <w:szCs w:val="20"/>
        </w:rPr>
      </w:pPr>
    </w:p>
    <w:tbl>
      <w:tblPr>
        <w:tblStyle w:val="TableGrid"/>
        <w:tblW w:w="963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2340"/>
        <w:gridCol w:w="2250"/>
        <w:gridCol w:w="1170"/>
        <w:gridCol w:w="1170"/>
        <w:gridCol w:w="900"/>
      </w:tblGrid>
      <w:tr w:rsidR="00FD583C" w:rsidRPr="00CD71F0" w14:paraId="10776567" w14:textId="77777777" w:rsidTr="00730B7B">
        <w:trPr>
          <w:trHeight w:val="540"/>
        </w:trPr>
        <w:tc>
          <w:tcPr>
            <w:tcW w:w="1800" w:type="dxa"/>
            <w:tcBorders>
              <w:bottom w:val="single" w:sz="18" w:space="0" w:color="auto"/>
            </w:tcBorders>
          </w:tcPr>
          <w:p w14:paraId="5689425D" w14:textId="77777777" w:rsidR="00FD583C" w:rsidRPr="00CD71F0" w:rsidRDefault="00FD583C" w:rsidP="00FD583C">
            <w:pPr>
              <w:rPr>
                <w:rFonts w:ascii="Times New Roman" w:hAnsi="Times New Roman" w:cs="Times New Roman"/>
                <w:sz w:val="20"/>
                <w:szCs w:val="20"/>
              </w:rPr>
            </w:pPr>
          </w:p>
        </w:tc>
        <w:tc>
          <w:tcPr>
            <w:tcW w:w="2340" w:type="dxa"/>
            <w:tcBorders>
              <w:bottom w:val="single" w:sz="18" w:space="0" w:color="auto"/>
            </w:tcBorders>
          </w:tcPr>
          <w:p w14:paraId="6AC3C738" w14:textId="77777777" w:rsidR="00FD583C" w:rsidRPr="00CD71F0" w:rsidRDefault="00FD583C" w:rsidP="00FD583C">
            <w:pPr>
              <w:rPr>
                <w:rFonts w:ascii="Times New Roman" w:hAnsi="Times New Roman" w:cs="Times New Roman"/>
                <w:sz w:val="20"/>
                <w:szCs w:val="20"/>
              </w:rPr>
            </w:pPr>
          </w:p>
        </w:tc>
        <w:tc>
          <w:tcPr>
            <w:tcW w:w="2250" w:type="dxa"/>
            <w:tcBorders>
              <w:bottom w:val="single" w:sz="18" w:space="0" w:color="auto"/>
            </w:tcBorders>
          </w:tcPr>
          <w:p w14:paraId="73BE9C96" w14:textId="77777777" w:rsidR="00FD583C" w:rsidRPr="00CD71F0" w:rsidRDefault="00FD583C" w:rsidP="00FD583C">
            <w:pPr>
              <w:rPr>
                <w:rFonts w:ascii="Times New Roman" w:hAnsi="Times New Roman" w:cs="Times New Roman"/>
                <w:sz w:val="20"/>
                <w:szCs w:val="20"/>
              </w:rPr>
            </w:pPr>
          </w:p>
        </w:tc>
        <w:tc>
          <w:tcPr>
            <w:tcW w:w="1170" w:type="dxa"/>
            <w:tcBorders>
              <w:bottom w:val="single" w:sz="18" w:space="0" w:color="auto"/>
            </w:tcBorders>
          </w:tcPr>
          <w:p w14:paraId="728A203F" w14:textId="77777777" w:rsidR="00FD583C" w:rsidRPr="00BB6D35" w:rsidRDefault="00FD583C" w:rsidP="00613329">
            <w:pPr>
              <w:keepNext/>
              <w:keepLines/>
              <w:jc w:val="center"/>
              <w:outlineLvl w:val="6"/>
              <w:rPr>
                <w:rFonts w:ascii="Times New Roman" w:hAnsi="Times New Roman" w:cs="Times New Roman"/>
                <w:b/>
                <w:i/>
                <w:sz w:val="20"/>
                <w:szCs w:val="20"/>
              </w:rPr>
            </w:pPr>
            <w:r w:rsidRPr="00BB6D35">
              <w:rPr>
                <w:rFonts w:ascii="Times New Roman" w:hAnsi="Times New Roman" w:cs="Times New Roman"/>
                <w:b/>
                <w:i/>
                <w:sz w:val="20"/>
                <w:szCs w:val="20"/>
              </w:rPr>
              <w:t>Confidence (N)</w:t>
            </w:r>
          </w:p>
        </w:tc>
        <w:tc>
          <w:tcPr>
            <w:tcW w:w="1170" w:type="dxa"/>
            <w:tcBorders>
              <w:bottom w:val="single" w:sz="18" w:space="0" w:color="auto"/>
            </w:tcBorders>
          </w:tcPr>
          <w:p w14:paraId="38041789" w14:textId="77777777" w:rsidR="00FD583C" w:rsidRPr="00BB6D35" w:rsidRDefault="00FD583C" w:rsidP="00613329">
            <w:pPr>
              <w:keepNext/>
              <w:keepLines/>
              <w:jc w:val="center"/>
              <w:outlineLvl w:val="6"/>
              <w:rPr>
                <w:rFonts w:ascii="Times New Roman" w:hAnsi="Times New Roman" w:cs="Times New Roman"/>
                <w:b/>
                <w:i/>
                <w:sz w:val="20"/>
                <w:szCs w:val="20"/>
              </w:rPr>
            </w:pPr>
            <w:r w:rsidRPr="00BB6D35">
              <w:rPr>
                <w:rFonts w:ascii="Times New Roman" w:hAnsi="Times New Roman" w:cs="Times New Roman"/>
                <w:b/>
                <w:i/>
                <w:sz w:val="20"/>
                <w:szCs w:val="20"/>
              </w:rPr>
              <w:t>Likelihood (N)</w:t>
            </w:r>
          </w:p>
        </w:tc>
        <w:tc>
          <w:tcPr>
            <w:tcW w:w="900" w:type="dxa"/>
            <w:tcBorders>
              <w:bottom w:val="single" w:sz="18" w:space="0" w:color="auto"/>
            </w:tcBorders>
          </w:tcPr>
          <w:p w14:paraId="1007A5FC" w14:textId="77777777" w:rsidR="00FD583C" w:rsidRPr="00CD71F0" w:rsidRDefault="00FD583C" w:rsidP="00613329">
            <w:pPr>
              <w:jc w:val="center"/>
              <w:rPr>
                <w:rFonts w:ascii="Times New Roman" w:hAnsi="Times New Roman" w:cs="Times New Roman"/>
                <w:b/>
                <w:sz w:val="20"/>
                <w:szCs w:val="20"/>
              </w:rPr>
            </w:pPr>
            <w:r w:rsidRPr="00CD71F0">
              <w:rPr>
                <w:rFonts w:ascii="Times New Roman" w:hAnsi="Times New Roman" w:cs="Times New Roman"/>
                <w:b/>
                <w:i/>
                <w:sz w:val="20"/>
                <w:szCs w:val="20"/>
              </w:rPr>
              <w:t>p</w:t>
            </w:r>
            <w:r w:rsidRPr="00CD71F0">
              <w:rPr>
                <w:rFonts w:ascii="Times New Roman" w:hAnsi="Times New Roman" w:cs="Times New Roman"/>
                <w:b/>
                <w:sz w:val="20"/>
                <w:szCs w:val="20"/>
              </w:rPr>
              <w:t xml:space="preserve"> value</w:t>
            </w:r>
          </w:p>
        </w:tc>
      </w:tr>
      <w:tr w:rsidR="00FD583C" w:rsidRPr="00CD71F0" w14:paraId="462363E3" w14:textId="77777777" w:rsidTr="00730B7B">
        <w:tc>
          <w:tcPr>
            <w:tcW w:w="1800" w:type="dxa"/>
            <w:tcBorders>
              <w:top w:val="single" w:sz="4" w:space="0" w:color="auto"/>
            </w:tcBorders>
          </w:tcPr>
          <w:p w14:paraId="4F79E461" w14:textId="77777777" w:rsidR="00FD583C" w:rsidRPr="00CD71F0" w:rsidRDefault="00FD583C" w:rsidP="00FD583C">
            <w:pPr>
              <w:rPr>
                <w:rFonts w:ascii="Times New Roman" w:hAnsi="Times New Roman" w:cs="Times New Roman"/>
                <w:sz w:val="20"/>
                <w:szCs w:val="20"/>
              </w:rPr>
            </w:pPr>
            <w:r w:rsidRPr="00CD71F0">
              <w:rPr>
                <w:rFonts w:ascii="Times New Roman" w:hAnsi="Times New Roman" w:cs="Times New Roman"/>
                <w:b/>
                <w:i/>
                <w:sz w:val="20"/>
                <w:szCs w:val="20"/>
              </w:rPr>
              <w:t>Speaker</w:t>
            </w:r>
          </w:p>
        </w:tc>
        <w:tc>
          <w:tcPr>
            <w:tcW w:w="2340" w:type="dxa"/>
            <w:tcBorders>
              <w:top w:val="single" w:sz="4" w:space="0" w:color="auto"/>
            </w:tcBorders>
          </w:tcPr>
          <w:p w14:paraId="123B2D6A" w14:textId="10246C39" w:rsidR="00FD583C" w:rsidRPr="00CD71F0" w:rsidRDefault="00BD4A5D" w:rsidP="00FD583C">
            <w:pPr>
              <w:rPr>
                <w:rFonts w:ascii="Times New Roman" w:hAnsi="Times New Roman" w:cs="Times New Roman"/>
                <w:sz w:val="20"/>
                <w:szCs w:val="20"/>
              </w:rPr>
            </w:pPr>
            <w:r>
              <w:rPr>
                <w:rFonts w:ascii="Times New Roman" w:hAnsi="Times New Roman" w:cs="Times New Roman"/>
                <w:sz w:val="20"/>
                <w:szCs w:val="20"/>
              </w:rPr>
              <w:t>Number</w:t>
            </w:r>
          </w:p>
        </w:tc>
        <w:tc>
          <w:tcPr>
            <w:tcW w:w="2250" w:type="dxa"/>
            <w:tcBorders>
              <w:top w:val="single" w:sz="4" w:space="0" w:color="auto"/>
            </w:tcBorders>
          </w:tcPr>
          <w:p w14:paraId="0349FCA0" w14:textId="60588D4A" w:rsidR="00FD583C" w:rsidRPr="00CD71F0" w:rsidRDefault="00BD4A5D" w:rsidP="00FD583C">
            <w:pPr>
              <w:rPr>
                <w:rFonts w:ascii="Times New Roman" w:hAnsi="Times New Roman" w:cs="Times New Roman"/>
                <w:sz w:val="20"/>
                <w:szCs w:val="20"/>
              </w:rPr>
            </w:pPr>
            <w:r>
              <w:rPr>
                <w:rFonts w:ascii="Times New Roman" w:hAnsi="Times New Roman" w:cs="Times New Roman"/>
                <w:sz w:val="20"/>
                <w:szCs w:val="20"/>
              </w:rPr>
              <w:t>Singular</w:t>
            </w:r>
          </w:p>
        </w:tc>
        <w:tc>
          <w:tcPr>
            <w:tcW w:w="1170" w:type="dxa"/>
            <w:tcBorders>
              <w:top w:val="single" w:sz="4" w:space="0" w:color="auto"/>
            </w:tcBorders>
          </w:tcPr>
          <w:p w14:paraId="486D33AE" w14:textId="35D3AD6A" w:rsidR="00FD583C"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274</w:t>
            </w:r>
          </w:p>
        </w:tc>
        <w:tc>
          <w:tcPr>
            <w:tcW w:w="1170" w:type="dxa"/>
            <w:tcBorders>
              <w:top w:val="single" w:sz="4" w:space="0" w:color="auto"/>
            </w:tcBorders>
          </w:tcPr>
          <w:p w14:paraId="206484D7" w14:textId="14B081F2" w:rsidR="00FD583C"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475</w:t>
            </w:r>
          </w:p>
        </w:tc>
        <w:tc>
          <w:tcPr>
            <w:tcW w:w="900" w:type="dxa"/>
            <w:tcBorders>
              <w:top w:val="single" w:sz="4" w:space="0" w:color="auto"/>
            </w:tcBorders>
          </w:tcPr>
          <w:p w14:paraId="4B48E26E" w14:textId="19B8FAD4" w:rsidR="00FD583C" w:rsidRPr="00CD71F0" w:rsidRDefault="00730B7B" w:rsidP="00FD583C">
            <w:pPr>
              <w:rPr>
                <w:rFonts w:ascii="Times New Roman" w:hAnsi="Times New Roman" w:cs="Times New Roman"/>
                <w:sz w:val="20"/>
                <w:szCs w:val="20"/>
              </w:rPr>
            </w:pPr>
            <w:r w:rsidRPr="00730B7B">
              <w:rPr>
                <w:rFonts w:ascii="Times New Roman" w:hAnsi="Times New Roman" w:cs="Times New Roman"/>
                <w:i/>
                <w:sz w:val="20"/>
                <w:szCs w:val="20"/>
              </w:rPr>
              <w:t>p</w:t>
            </w:r>
            <w:r>
              <w:rPr>
                <w:rFonts w:ascii="Times New Roman" w:hAnsi="Times New Roman" w:cs="Times New Roman"/>
                <w:sz w:val="20"/>
                <w:szCs w:val="20"/>
              </w:rPr>
              <w:t xml:space="preserve"> &gt; .100</w:t>
            </w:r>
          </w:p>
        </w:tc>
      </w:tr>
      <w:tr w:rsidR="00BD4A5D" w:rsidRPr="00CD71F0" w14:paraId="60C37B53" w14:textId="77777777" w:rsidTr="00730B7B">
        <w:tc>
          <w:tcPr>
            <w:tcW w:w="1800" w:type="dxa"/>
          </w:tcPr>
          <w:p w14:paraId="62372A79" w14:textId="77777777" w:rsidR="00BD4A5D" w:rsidRPr="00CD71F0" w:rsidRDefault="00BD4A5D" w:rsidP="00FD583C">
            <w:pPr>
              <w:rPr>
                <w:rFonts w:ascii="Times New Roman" w:hAnsi="Times New Roman" w:cs="Times New Roman"/>
                <w:sz w:val="20"/>
                <w:szCs w:val="20"/>
              </w:rPr>
            </w:pPr>
          </w:p>
        </w:tc>
        <w:tc>
          <w:tcPr>
            <w:tcW w:w="2340" w:type="dxa"/>
            <w:tcBorders>
              <w:bottom w:val="single" w:sz="4" w:space="0" w:color="auto"/>
            </w:tcBorders>
          </w:tcPr>
          <w:p w14:paraId="796561AF" w14:textId="77777777" w:rsidR="00BD4A5D" w:rsidRPr="00CD71F0" w:rsidRDefault="00BD4A5D" w:rsidP="00FD583C">
            <w:pPr>
              <w:rPr>
                <w:rFonts w:ascii="Times New Roman" w:hAnsi="Times New Roman" w:cs="Times New Roman"/>
                <w:sz w:val="20"/>
                <w:szCs w:val="20"/>
              </w:rPr>
            </w:pPr>
          </w:p>
        </w:tc>
        <w:tc>
          <w:tcPr>
            <w:tcW w:w="2250" w:type="dxa"/>
            <w:tcBorders>
              <w:bottom w:val="single" w:sz="4" w:space="0" w:color="auto"/>
            </w:tcBorders>
          </w:tcPr>
          <w:p w14:paraId="41616ED6" w14:textId="403144C5" w:rsidR="00BD4A5D" w:rsidRPr="00CD71F0" w:rsidRDefault="00BD4A5D" w:rsidP="00FD583C">
            <w:pPr>
              <w:rPr>
                <w:rFonts w:ascii="Times New Roman" w:hAnsi="Times New Roman" w:cs="Times New Roman"/>
                <w:sz w:val="20"/>
                <w:szCs w:val="20"/>
              </w:rPr>
            </w:pPr>
            <w:r>
              <w:rPr>
                <w:rFonts w:ascii="Times New Roman" w:hAnsi="Times New Roman" w:cs="Times New Roman"/>
                <w:sz w:val="20"/>
                <w:szCs w:val="20"/>
              </w:rPr>
              <w:t>Plural</w:t>
            </w:r>
          </w:p>
        </w:tc>
        <w:tc>
          <w:tcPr>
            <w:tcW w:w="1170" w:type="dxa"/>
            <w:tcBorders>
              <w:bottom w:val="single" w:sz="4" w:space="0" w:color="auto"/>
            </w:tcBorders>
          </w:tcPr>
          <w:p w14:paraId="51E5CFBF" w14:textId="5275CA80"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87</w:t>
            </w:r>
          </w:p>
        </w:tc>
        <w:tc>
          <w:tcPr>
            <w:tcW w:w="1170" w:type="dxa"/>
            <w:tcBorders>
              <w:bottom w:val="single" w:sz="4" w:space="0" w:color="auto"/>
            </w:tcBorders>
          </w:tcPr>
          <w:p w14:paraId="785FC194" w14:textId="0BE66313"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129</w:t>
            </w:r>
          </w:p>
        </w:tc>
        <w:tc>
          <w:tcPr>
            <w:tcW w:w="900" w:type="dxa"/>
            <w:tcBorders>
              <w:bottom w:val="single" w:sz="4" w:space="0" w:color="auto"/>
            </w:tcBorders>
          </w:tcPr>
          <w:p w14:paraId="0C9239E3" w14:textId="77777777" w:rsidR="00BD4A5D" w:rsidRPr="00CD71F0" w:rsidRDefault="00BD4A5D" w:rsidP="00FD583C">
            <w:pPr>
              <w:rPr>
                <w:rFonts w:ascii="Times New Roman" w:hAnsi="Times New Roman" w:cs="Times New Roman"/>
                <w:sz w:val="20"/>
                <w:szCs w:val="20"/>
              </w:rPr>
            </w:pPr>
          </w:p>
        </w:tc>
      </w:tr>
      <w:tr w:rsidR="00BD4A5D" w:rsidRPr="00CD71F0" w14:paraId="265D5A69" w14:textId="77777777" w:rsidTr="00730B7B">
        <w:tc>
          <w:tcPr>
            <w:tcW w:w="1800" w:type="dxa"/>
          </w:tcPr>
          <w:p w14:paraId="1F610899" w14:textId="77777777" w:rsidR="00BD4A5D" w:rsidRPr="00CD71F0" w:rsidRDefault="00BD4A5D" w:rsidP="00FD583C">
            <w:pPr>
              <w:rPr>
                <w:rFonts w:ascii="Times New Roman" w:hAnsi="Times New Roman" w:cs="Times New Roman"/>
                <w:sz w:val="20"/>
                <w:szCs w:val="20"/>
              </w:rPr>
            </w:pPr>
          </w:p>
        </w:tc>
        <w:tc>
          <w:tcPr>
            <w:tcW w:w="2340" w:type="dxa"/>
            <w:tcBorders>
              <w:top w:val="single" w:sz="4" w:space="0" w:color="auto"/>
            </w:tcBorders>
          </w:tcPr>
          <w:p w14:paraId="6893ABAC" w14:textId="28CD81A3"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Perspective</w:t>
            </w:r>
          </w:p>
        </w:tc>
        <w:tc>
          <w:tcPr>
            <w:tcW w:w="2250" w:type="dxa"/>
            <w:tcBorders>
              <w:top w:val="single" w:sz="4" w:space="0" w:color="auto"/>
            </w:tcBorders>
          </w:tcPr>
          <w:p w14:paraId="042DDA60" w14:textId="6EF313A4"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1</w:t>
            </w:r>
            <w:r w:rsidRPr="00CD71F0">
              <w:rPr>
                <w:rFonts w:ascii="Times New Roman" w:hAnsi="Times New Roman" w:cs="Times New Roman"/>
                <w:sz w:val="20"/>
                <w:szCs w:val="20"/>
                <w:vertAlign w:val="superscript"/>
              </w:rPr>
              <w:t>st</w:t>
            </w:r>
            <w:r w:rsidRPr="00CD71F0">
              <w:rPr>
                <w:rFonts w:ascii="Times New Roman" w:hAnsi="Times New Roman" w:cs="Times New Roman"/>
                <w:sz w:val="20"/>
                <w:szCs w:val="20"/>
              </w:rPr>
              <w:t xml:space="preserve"> Person</w:t>
            </w:r>
          </w:p>
        </w:tc>
        <w:tc>
          <w:tcPr>
            <w:tcW w:w="1170" w:type="dxa"/>
            <w:tcBorders>
              <w:top w:val="single" w:sz="4" w:space="0" w:color="auto"/>
            </w:tcBorders>
          </w:tcPr>
          <w:p w14:paraId="6E1F5623" w14:textId="7E457B14"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290</w:t>
            </w:r>
          </w:p>
        </w:tc>
        <w:tc>
          <w:tcPr>
            <w:tcW w:w="1170" w:type="dxa"/>
            <w:tcBorders>
              <w:top w:val="single" w:sz="4" w:space="0" w:color="auto"/>
            </w:tcBorders>
          </w:tcPr>
          <w:p w14:paraId="43385E92" w14:textId="4A8F9BE3"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41</w:t>
            </w:r>
            <w:r>
              <w:rPr>
                <w:rFonts w:ascii="Times New Roman" w:hAnsi="Times New Roman" w:cs="Times New Roman"/>
                <w:sz w:val="20"/>
                <w:szCs w:val="20"/>
              </w:rPr>
              <w:t>1</w:t>
            </w:r>
          </w:p>
        </w:tc>
        <w:tc>
          <w:tcPr>
            <w:tcW w:w="900" w:type="dxa"/>
            <w:tcBorders>
              <w:top w:val="single" w:sz="4" w:space="0" w:color="auto"/>
            </w:tcBorders>
          </w:tcPr>
          <w:p w14:paraId="6490E991" w14:textId="025C236B"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i/>
                <w:sz w:val="20"/>
                <w:szCs w:val="20"/>
              </w:rPr>
              <w:t>p</w:t>
            </w:r>
            <w:r w:rsidRPr="00CD71F0">
              <w:rPr>
                <w:rFonts w:ascii="Times New Roman" w:hAnsi="Times New Roman" w:cs="Times New Roman"/>
                <w:sz w:val="20"/>
                <w:szCs w:val="20"/>
              </w:rPr>
              <w:t xml:space="preserve"> </w:t>
            </w:r>
            <w:r>
              <w:rPr>
                <w:rFonts w:ascii="Times New Roman" w:hAnsi="Times New Roman" w:cs="Times New Roman"/>
                <w:sz w:val="20"/>
                <w:szCs w:val="20"/>
              </w:rPr>
              <w:t>&lt;</w:t>
            </w:r>
            <w:r w:rsidRPr="00CD71F0">
              <w:rPr>
                <w:rFonts w:ascii="Times New Roman" w:hAnsi="Times New Roman" w:cs="Times New Roman"/>
                <w:sz w:val="20"/>
                <w:szCs w:val="20"/>
              </w:rPr>
              <w:t xml:space="preserve"> .00</w:t>
            </w:r>
            <w:r>
              <w:rPr>
                <w:rFonts w:ascii="Times New Roman" w:hAnsi="Times New Roman" w:cs="Times New Roman"/>
                <w:sz w:val="20"/>
                <w:szCs w:val="20"/>
              </w:rPr>
              <w:t>1</w:t>
            </w:r>
          </w:p>
        </w:tc>
      </w:tr>
      <w:tr w:rsidR="00BD4A5D" w:rsidRPr="00CD71F0" w14:paraId="2A6885A7" w14:textId="77777777" w:rsidTr="00730B7B">
        <w:tc>
          <w:tcPr>
            <w:tcW w:w="1800" w:type="dxa"/>
          </w:tcPr>
          <w:p w14:paraId="56BBD1B5" w14:textId="77777777" w:rsidR="00BD4A5D" w:rsidRPr="00CD71F0" w:rsidRDefault="00BD4A5D" w:rsidP="00FD583C">
            <w:pPr>
              <w:rPr>
                <w:rFonts w:ascii="Times New Roman" w:hAnsi="Times New Roman" w:cs="Times New Roman"/>
                <w:sz w:val="20"/>
                <w:szCs w:val="20"/>
              </w:rPr>
            </w:pPr>
          </w:p>
        </w:tc>
        <w:tc>
          <w:tcPr>
            <w:tcW w:w="2340" w:type="dxa"/>
          </w:tcPr>
          <w:p w14:paraId="7E68E936" w14:textId="77777777" w:rsidR="00BD4A5D" w:rsidRPr="00CD71F0" w:rsidRDefault="00BD4A5D" w:rsidP="00FD583C">
            <w:pPr>
              <w:rPr>
                <w:rFonts w:ascii="Times New Roman" w:hAnsi="Times New Roman" w:cs="Times New Roman"/>
                <w:sz w:val="20"/>
                <w:szCs w:val="20"/>
              </w:rPr>
            </w:pPr>
          </w:p>
        </w:tc>
        <w:tc>
          <w:tcPr>
            <w:tcW w:w="2250" w:type="dxa"/>
          </w:tcPr>
          <w:p w14:paraId="19C7C25E"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2</w:t>
            </w:r>
            <w:r w:rsidRPr="00CD71F0">
              <w:rPr>
                <w:rFonts w:ascii="Times New Roman" w:hAnsi="Times New Roman" w:cs="Times New Roman"/>
                <w:sz w:val="20"/>
                <w:szCs w:val="20"/>
                <w:vertAlign w:val="superscript"/>
              </w:rPr>
              <w:t>nd</w:t>
            </w:r>
            <w:r w:rsidRPr="00CD71F0">
              <w:rPr>
                <w:rFonts w:ascii="Times New Roman" w:hAnsi="Times New Roman" w:cs="Times New Roman"/>
                <w:sz w:val="20"/>
                <w:szCs w:val="20"/>
              </w:rPr>
              <w:t xml:space="preserve"> or 3</w:t>
            </w:r>
            <w:r w:rsidRPr="00CD71F0">
              <w:rPr>
                <w:rFonts w:ascii="Times New Roman" w:hAnsi="Times New Roman" w:cs="Times New Roman"/>
                <w:sz w:val="20"/>
                <w:szCs w:val="20"/>
                <w:vertAlign w:val="superscript"/>
              </w:rPr>
              <w:t>rd</w:t>
            </w:r>
            <w:r w:rsidRPr="00CD71F0">
              <w:rPr>
                <w:rFonts w:ascii="Times New Roman" w:hAnsi="Times New Roman" w:cs="Times New Roman"/>
                <w:sz w:val="20"/>
                <w:szCs w:val="20"/>
              </w:rPr>
              <w:t xml:space="preserve"> Person</w:t>
            </w:r>
          </w:p>
        </w:tc>
        <w:tc>
          <w:tcPr>
            <w:tcW w:w="1170" w:type="dxa"/>
          </w:tcPr>
          <w:p w14:paraId="1F784C78"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7</w:t>
            </w:r>
            <w:r>
              <w:rPr>
                <w:rFonts w:ascii="Times New Roman" w:hAnsi="Times New Roman" w:cs="Times New Roman"/>
                <w:sz w:val="20"/>
                <w:szCs w:val="20"/>
              </w:rPr>
              <w:t>1</w:t>
            </w:r>
          </w:p>
        </w:tc>
        <w:tc>
          <w:tcPr>
            <w:tcW w:w="1170" w:type="dxa"/>
          </w:tcPr>
          <w:p w14:paraId="651A5389"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193</w:t>
            </w:r>
          </w:p>
        </w:tc>
        <w:tc>
          <w:tcPr>
            <w:tcW w:w="900" w:type="dxa"/>
          </w:tcPr>
          <w:p w14:paraId="3E039499" w14:textId="77777777" w:rsidR="00BD4A5D" w:rsidRPr="00CD71F0" w:rsidRDefault="00BD4A5D" w:rsidP="00FD583C">
            <w:pPr>
              <w:rPr>
                <w:rFonts w:ascii="Times New Roman" w:hAnsi="Times New Roman" w:cs="Times New Roman"/>
                <w:sz w:val="20"/>
                <w:szCs w:val="20"/>
              </w:rPr>
            </w:pPr>
          </w:p>
        </w:tc>
      </w:tr>
      <w:tr w:rsidR="00BD4A5D" w:rsidRPr="00CD71F0" w14:paraId="05D2EE31" w14:textId="77777777" w:rsidTr="00730B7B">
        <w:tc>
          <w:tcPr>
            <w:tcW w:w="1800" w:type="dxa"/>
          </w:tcPr>
          <w:p w14:paraId="06DC29DE" w14:textId="77777777" w:rsidR="00BD4A5D" w:rsidRPr="00CD71F0" w:rsidRDefault="00BD4A5D" w:rsidP="00FD583C">
            <w:pPr>
              <w:rPr>
                <w:rFonts w:ascii="Times New Roman" w:hAnsi="Times New Roman" w:cs="Times New Roman"/>
                <w:sz w:val="20"/>
                <w:szCs w:val="20"/>
              </w:rPr>
            </w:pPr>
          </w:p>
        </w:tc>
        <w:tc>
          <w:tcPr>
            <w:tcW w:w="2340" w:type="dxa"/>
            <w:tcBorders>
              <w:top w:val="single" w:sz="4" w:space="0" w:color="auto"/>
            </w:tcBorders>
          </w:tcPr>
          <w:p w14:paraId="473EE717" w14:textId="77777777" w:rsidR="00BD4A5D" w:rsidRPr="00CD71F0" w:rsidRDefault="00BD4A5D" w:rsidP="00FD583C">
            <w:pPr>
              <w:tabs>
                <w:tab w:val="left" w:pos="342"/>
                <w:tab w:val="left" w:pos="828"/>
              </w:tabs>
              <w:rPr>
                <w:rFonts w:ascii="Times New Roman" w:eastAsiaTheme="majorEastAsia" w:hAnsi="Times New Roman" w:cs="Times New Roman"/>
                <w:i/>
                <w:iCs/>
                <w:color w:val="404040" w:themeColor="text1" w:themeTint="BF"/>
                <w:sz w:val="20"/>
                <w:szCs w:val="20"/>
              </w:rPr>
            </w:pPr>
            <w:r>
              <w:rPr>
                <w:rFonts w:ascii="Times New Roman" w:hAnsi="Times New Roman" w:cs="Times New Roman"/>
                <w:sz w:val="20"/>
                <w:szCs w:val="20"/>
              </w:rPr>
              <w:t xml:space="preserve">     </w:t>
            </w:r>
            <w:r w:rsidRPr="00CD71F0">
              <w:rPr>
                <w:rFonts w:ascii="Times New Roman" w:hAnsi="Times New Roman" w:cs="Times New Roman"/>
                <w:sz w:val="20"/>
                <w:szCs w:val="20"/>
              </w:rPr>
              <w:t>Relation</w:t>
            </w:r>
            <w:r>
              <w:rPr>
                <w:rFonts w:ascii="Times New Roman" w:hAnsi="Times New Roman" w:cs="Times New Roman"/>
                <w:sz w:val="20"/>
                <w:szCs w:val="20"/>
              </w:rPr>
              <w:t xml:space="preserve"> (if 3</w:t>
            </w:r>
            <w:r w:rsidRPr="003B694B">
              <w:rPr>
                <w:rFonts w:ascii="Times New Roman" w:hAnsi="Times New Roman" w:cs="Times New Roman"/>
                <w:sz w:val="20"/>
                <w:szCs w:val="20"/>
                <w:vertAlign w:val="superscript"/>
              </w:rPr>
              <w:t>rd</w:t>
            </w:r>
            <w:r>
              <w:rPr>
                <w:rFonts w:ascii="Times New Roman" w:hAnsi="Times New Roman" w:cs="Times New Roman"/>
                <w:sz w:val="20"/>
                <w:szCs w:val="20"/>
              </w:rPr>
              <w:t xml:space="preserve"> p.)</w:t>
            </w:r>
          </w:p>
        </w:tc>
        <w:tc>
          <w:tcPr>
            <w:tcW w:w="2250" w:type="dxa"/>
            <w:tcBorders>
              <w:top w:val="single" w:sz="4" w:space="0" w:color="auto"/>
            </w:tcBorders>
          </w:tcPr>
          <w:p w14:paraId="53343518"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Stranger or acquaintance</w:t>
            </w:r>
          </w:p>
        </w:tc>
        <w:tc>
          <w:tcPr>
            <w:tcW w:w="1170" w:type="dxa"/>
            <w:tcBorders>
              <w:top w:val="single" w:sz="4" w:space="0" w:color="auto"/>
            </w:tcBorders>
          </w:tcPr>
          <w:p w14:paraId="14E5CE76"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50</w:t>
            </w:r>
          </w:p>
        </w:tc>
        <w:tc>
          <w:tcPr>
            <w:tcW w:w="1170" w:type="dxa"/>
            <w:tcBorders>
              <w:top w:val="single" w:sz="4" w:space="0" w:color="auto"/>
            </w:tcBorders>
          </w:tcPr>
          <w:p w14:paraId="4F2E3831"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155</w:t>
            </w:r>
          </w:p>
        </w:tc>
        <w:tc>
          <w:tcPr>
            <w:tcW w:w="900" w:type="dxa"/>
            <w:tcBorders>
              <w:top w:val="single" w:sz="4" w:space="0" w:color="auto"/>
            </w:tcBorders>
          </w:tcPr>
          <w:p w14:paraId="3B2E99E6" w14:textId="77777777" w:rsidR="00BD4A5D" w:rsidRPr="00CD71F0" w:rsidRDefault="00BD4A5D" w:rsidP="00FD583C">
            <w:pPr>
              <w:rPr>
                <w:rFonts w:ascii="Times New Roman" w:hAnsi="Times New Roman" w:cs="Times New Roman"/>
                <w:i/>
                <w:sz w:val="20"/>
                <w:szCs w:val="20"/>
              </w:rPr>
            </w:pPr>
            <w:r w:rsidRPr="00CD71F0">
              <w:rPr>
                <w:rFonts w:ascii="Times New Roman" w:hAnsi="Times New Roman" w:cs="Times New Roman"/>
                <w:i/>
                <w:sz w:val="20"/>
                <w:szCs w:val="20"/>
              </w:rPr>
              <w:t xml:space="preserve">p </w:t>
            </w:r>
            <w:r>
              <w:rPr>
                <w:rFonts w:ascii="Times New Roman" w:hAnsi="Times New Roman" w:cs="Times New Roman"/>
                <w:sz w:val="20"/>
                <w:szCs w:val="20"/>
              </w:rPr>
              <w:t>&lt;</w:t>
            </w:r>
            <w:r w:rsidRPr="00CD71F0">
              <w:rPr>
                <w:rFonts w:ascii="Times New Roman" w:hAnsi="Times New Roman" w:cs="Times New Roman"/>
                <w:sz w:val="20"/>
                <w:szCs w:val="20"/>
              </w:rPr>
              <w:t xml:space="preserve"> .00</w:t>
            </w:r>
            <w:r>
              <w:rPr>
                <w:rFonts w:ascii="Times New Roman" w:hAnsi="Times New Roman" w:cs="Times New Roman"/>
                <w:sz w:val="20"/>
                <w:szCs w:val="20"/>
              </w:rPr>
              <w:t>5</w:t>
            </w:r>
          </w:p>
        </w:tc>
      </w:tr>
      <w:tr w:rsidR="00BD4A5D" w:rsidRPr="00CD71F0" w14:paraId="47347EB2" w14:textId="77777777" w:rsidTr="00730B7B">
        <w:tc>
          <w:tcPr>
            <w:tcW w:w="1800" w:type="dxa"/>
          </w:tcPr>
          <w:p w14:paraId="080874EB" w14:textId="77777777" w:rsidR="00BD4A5D" w:rsidRPr="00CD71F0" w:rsidRDefault="00BD4A5D" w:rsidP="00FD583C">
            <w:pPr>
              <w:rPr>
                <w:rFonts w:ascii="Times New Roman" w:hAnsi="Times New Roman" w:cs="Times New Roman"/>
                <w:sz w:val="20"/>
                <w:szCs w:val="20"/>
              </w:rPr>
            </w:pPr>
          </w:p>
        </w:tc>
        <w:tc>
          <w:tcPr>
            <w:tcW w:w="2340" w:type="dxa"/>
            <w:tcBorders>
              <w:bottom w:val="single" w:sz="4" w:space="0" w:color="auto"/>
            </w:tcBorders>
          </w:tcPr>
          <w:p w14:paraId="477A07CE" w14:textId="77777777" w:rsidR="00BD4A5D" w:rsidRPr="00CD71F0" w:rsidRDefault="00BD4A5D" w:rsidP="00FD583C">
            <w:pPr>
              <w:rPr>
                <w:rFonts w:ascii="Times New Roman" w:hAnsi="Times New Roman" w:cs="Times New Roman"/>
                <w:sz w:val="20"/>
                <w:szCs w:val="20"/>
              </w:rPr>
            </w:pPr>
          </w:p>
        </w:tc>
        <w:tc>
          <w:tcPr>
            <w:tcW w:w="2250" w:type="dxa"/>
            <w:tcBorders>
              <w:bottom w:val="single" w:sz="4" w:space="0" w:color="auto"/>
            </w:tcBorders>
          </w:tcPr>
          <w:p w14:paraId="2F8A38A9"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Friend, romantic partner or close relative</w:t>
            </w:r>
          </w:p>
        </w:tc>
        <w:tc>
          <w:tcPr>
            <w:tcW w:w="1170" w:type="dxa"/>
            <w:tcBorders>
              <w:bottom w:val="single" w:sz="4" w:space="0" w:color="auto"/>
            </w:tcBorders>
          </w:tcPr>
          <w:p w14:paraId="64AC8887"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8</w:t>
            </w:r>
          </w:p>
        </w:tc>
        <w:tc>
          <w:tcPr>
            <w:tcW w:w="1170" w:type="dxa"/>
            <w:tcBorders>
              <w:bottom w:val="single" w:sz="4" w:space="0" w:color="auto"/>
            </w:tcBorders>
          </w:tcPr>
          <w:p w14:paraId="49FE9AC7"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4</w:t>
            </w:r>
          </w:p>
        </w:tc>
        <w:tc>
          <w:tcPr>
            <w:tcW w:w="900" w:type="dxa"/>
            <w:tcBorders>
              <w:bottom w:val="single" w:sz="4" w:space="0" w:color="auto"/>
            </w:tcBorders>
          </w:tcPr>
          <w:p w14:paraId="4784A82C" w14:textId="77777777" w:rsidR="00BD4A5D" w:rsidRPr="00CD71F0" w:rsidRDefault="00BD4A5D" w:rsidP="00FD583C">
            <w:pPr>
              <w:rPr>
                <w:rFonts w:ascii="Times New Roman" w:hAnsi="Times New Roman" w:cs="Times New Roman"/>
                <w:i/>
                <w:sz w:val="20"/>
                <w:szCs w:val="20"/>
              </w:rPr>
            </w:pPr>
          </w:p>
        </w:tc>
      </w:tr>
      <w:tr w:rsidR="00BD4A5D" w:rsidRPr="00CD71F0" w14:paraId="299D80EC" w14:textId="77777777" w:rsidTr="00730B7B">
        <w:tc>
          <w:tcPr>
            <w:tcW w:w="1800" w:type="dxa"/>
          </w:tcPr>
          <w:p w14:paraId="43ED3CEB" w14:textId="77777777" w:rsidR="00BD4A5D" w:rsidRPr="00CD71F0" w:rsidRDefault="00BD4A5D" w:rsidP="00FD583C">
            <w:pPr>
              <w:rPr>
                <w:rFonts w:ascii="Times New Roman" w:hAnsi="Times New Roman" w:cs="Times New Roman"/>
                <w:sz w:val="20"/>
                <w:szCs w:val="20"/>
              </w:rPr>
            </w:pPr>
          </w:p>
        </w:tc>
        <w:tc>
          <w:tcPr>
            <w:tcW w:w="2340" w:type="dxa"/>
            <w:tcBorders>
              <w:top w:val="single" w:sz="4" w:space="0" w:color="auto"/>
            </w:tcBorders>
          </w:tcPr>
          <w:p w14:paraId="7F46DD6E" w14:textId="77777777" w:rsidR="00BD4A5D" w:rsidRPr="00BB6D35" w:rsidRDefault="00BD4A5D" w:rsidP="00FD583C">
            <w:pPr>
              <w:rPr>
                <w:rFonts w:ascii="Times New Roman" w:hAnsi="Times New Roman" w:cs="Times New Roman"/>
                <w:sz w:val="20"/>
                <w:szCs w:val="20"/>
              </w:rPr>
            </w:pPr>
            <w:r>
              <w:rPr>
                <w:rFonts w:ascii="Times New Roman" w:hAnsi="Times New Roman" w:cs="Times New Roman"/>
                <w:sz w:val="20"/>
                <w:szCs w:val="20"/>
              </w:rPr>
              <w:t xml:space="preserve">     </w:t>
            </w:r>
            <w:r w:rsidRPr="00BB6D35">
              <w:rPr>
                <w:rFonts w:ascii="Times New Roman" w:hAnsi="Times New Roman" w:cs="Times New Roman"/>
                <w:sz w:val="20"/>
                <w:szCs w:val="20"/>
              </w:rPr>
              <w:t>Distancing</w:t>
            </w:r>
            <w:r>
              <w:rPr>
                <w:rFonts w:ascii="Times New Roman" w:hAnsi="Times New Roman" w:cs="Times New Roman"/>
                <w:sz w:val="20"/>
                <w:szCs w:val="20"/>
              </w:rPr>
              <w:t xml:space="preserve"> (if 1</w:t>
            </w:r>
            <w:r>
              <w:rPr>
                <w:rFonts w:ascii="Times New Roman" w:hAnsi="Times New Roman" w:cs="Times New Roman"/>
                <w:sz w:val="20"/>
                <w:szCs w:val="20"/>
                <w:vertAlign w:val="superscript"/>
              </w:rPr>
              <w:t>st</w:t>
            </w:r>
            <w:r>
              <w:rPr>
                <w:rFonts w:ascii="Times New Roman" w:hAnsi="Times New Roman" w:cs="Times New Roman"/>
                <w:sz w:val="20"/>
                <w:szCs w:val="20"/>
              </w:rPr>
              <w:t xml:space="preserve"> p.)</w:t>
            </w:r>
          </w:p>
        </w:tc>
        <w:tc>
          <w:tcPr>
            <w:tcW w:w="2250" w:type="dxa"/>
            <w:tcBorders>
              <w:top w:val="single" w:sz="4" w:space="0" w:color="auto"/>
            </w:tcBorders>
          </w:tcPr>
          <w:p w14:paraId="5CA9D1E6" w14:textId="77777777" w:rsidR="00BD4A5D" w:rsidRPr="00CD71F0" w:rsidRDefault="00BD4A5D" w:rsidP="00FD583C">
            <w:pPr>
              <w:rPr>
                <w:rFonts w:ascii="Times New Roman" w:hAnsi="Times New Roman" w:cs="Times New Roman"/>
                <w:sz w:val="20"/>
                <w:szCs w:val="20"/>
              </w:rPr>
            </w:pPr>
            <w:r>
              <w:rPr>
                <w:rFonts w:ascii="Times New Roman" w:hAnsi="Times New Roman" w:cs="Times New Roman"/>
                <w:sz w:val="20"/>
                <w:szCs w:val="20"/>
              </w:rPr>
              <w:t>None apparent</w:t>
            </w:r>
          </w:p>
        </w:tc>
        <w:tc>
          <w:tcPr>
            <w:tcW w:w="1170" w:type="dxa"/>
            <w:tcBorders>
              <w:top w:val="single" w:sz="4" w:space="0" w:color="auto"/>
            </w:tcBorders>
          </w:tcPr>
          <w:p w14:paraId="79E65804"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282</w:t>
            </w:r>
          </w:p>
        </w:tc>
        <w:tc>
          <w:tcPr>
            <w:tcW w:w="1170" w:type="dxa"/>
            <w:tcBorders>
              <w:top w:val="single" w:sz="4" w:space="0" w:color="auto"/>
            </w:tcBorders>
          </w:tcPr>
          <w:p w14:paraId="14CB8E23"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402</w:t>
            </w:r>
          </w:p>
        </w:tc>
        <w:tc>
          <w:tcPr>
            <w:tcW w:w="900" w:type="dxa"/>
            <w:tcBorders>
              <w:top w:val="single" w:sz="4" w:space="0" w:color="auto"/>
            </w:tcBorders>
          </w:tcPr>
          <w:p w14:paraId="601891C8" w14:textId="77777777" w:rsidR="00BD4A5D" w:rsidRPr="00CD71F0" w:rsidRDefault="00BD4A5D" w:rsidP="00FD583C">
            <w:pPr>
              <w:rPr>
                <w:rFonts w:ascii="Times New Roman" w:hAnsi="Times New Roman" w:cs="Times New Roman"/>
                <w:i/>
                <w:sz w:val="20"/>
                <w:szCs w:val="20"/>
              </w:rPr>
            </w:pPr>
            <w:r w:rsidRPr="00CD71F0">
              <w:rPr>
                <w:rFonts w:ascii="Times New Roman" w:hAnsi="Times New Roman" w:cs="Times New Roman"/>
                <w:i/>
                <w:sz w:val="20"/>
                <w:szCs w:val="20"/>
              </w:rPr>
              <w:t xml:space="preserve">p </w:t>
            </w:r>
            <w:r>
              <w:rPr>
                <w:rFonts w:ascii="Times New Roman" w:hAnsi="Times New Roman" w:cs="Times New Roman"/>
                <w:sz w:val="20"/>
                <w:szCs w:val="20"/>
              </w:rPr>
              <w:t>&lt; .</w:t>
            </w:r>
            <w:r w:rsidRPr="00CD71F0">
              <w:rPr>
                <w:rFonts w:ascii="Times New Roman" w:hAnsi="Times New Roman" w:cs="Times New Roman"/>
                <w:sz w:val="20"/>
                <w:szCs w:val="20"/>
              </w:rPr>
              <w:t>0</w:t>
            </w:r>
            <w:r>
              <w:rPr>
                <w:rFonts w:ascii="Times New Roman" w:hAnsi="Times New Roman" w:cs="Times New Roman"/>
                <w:sz w:val="20"/>
                <w:szCs w:val="20"/>
              </w:rPr>
              <w:t>50</w:t>
            </w:r>
          </w:p>
        </w:tc>
      </w:tr>
      <w:tr w:rsidR="00BD4A5D" w:rsidRPr="00CD71F0" w14:paraId="636A7D24" w14:textId="77777777" w:rsidTr="00730B7B">
        <w:trPr>
          <w:trHeight w:val="477"/>
        </w:trPr>
        <w:tc>
          <w:tcPr>
            <w:tcW w:w="1800" w:type="dxa"/>
          </w:tcPr>
          <w:p w14:paraId="1A679A5B" w14:textId="77777777" w:rsidR="00BD4A5D" w:rsidRPr="00CD71F0" w:rsidRDefault="00BD4A5D" w:rsidP="00FD583C">
            <w:pPr>
              <w:rPr>
                <w:rFonts w:ascii="Times New Roman" w:hAnsi="Times New Roman" w:cs="Times New Roman"/>
                <w:sz w:val="20"/>
                <w:szCs w:val="20"/>
              </w:rPr>
            </w:pPr>
          </w:p>
        </w:tc>
        <w:tc>
          <w:tcPr>
            <w:tcW w:w="2340" w:type="dxa"/>
            <w:tcBorders>
              <w:bottom w:val="single" w:sz="4" w:space="0" w:color="auto"/>
            </w:tcBorders>
          </w:tcPr>
          <w:p w14:paraId="13994684" w14:textId="77777777" w:rsidR="00BD4A5D" w:rsidRPr="00BB6D35" w:rsidRDefault="00BD4A5D" w:rsidP="00FD583C">
            <w:pPr>
              <w:rPr>
                <w:rFonts w:ascii="Times New Roman" w:hAnsi="Times New Roman" w:cs="Times New Roman"/>
                <w:sz w:val="20"/>
                <w:szCs w:val="20"/>
              </w:rPr>
            </w:pPr>
          </w:p>
        </w:tc>
        <w:tc>
          <w:tcPr>
            <w:tcW w:w="2250" w:type="dxa"/>
            <w:tcBorders>
              <w:bottom w:val="single" w:sz="4" w:space="0" w:color="auto"/>
            </w:tcBorders>
          </w:tcPr>
          <w:p w14:paraId="7A32E4EE" w14:textId="77777777" w:rsidR="00BD4A5D" w:rsidRPr="00CD71F0" w:rsidRDefault="00BD4A5D" w:rsidP="00FD583C">
            <w:pPr>
              <w:rPr>
                <w:rFonts w:ascii="Times New Roman" w:hAnsi="Times New Roman" w:cs="Times New Roman"/>
                <w:sz w:val="20"/>
                <w:szCs w:val="20"/>
              </w:rPr>
            </w:pPr>
            <w:r>
              <w:rPr>
                <w:rFonts w:ascii="Times New Roman" w:hAnsi="Times New Roman" w:cs="Times New Roman"/>
                <w:sz w:val="20"/>
                <w:szCs w:val="20"/>
              </w:rPr>
              <w:t>Self-protective distancing/deflecting</w:t>
            </w:r>
          </w:p>
        </w:tc>
        <w:tc>
          <w:tcPr>
            <w:tcW w:w="1170" w:type="dxa"/>
            <w:tcBorders>
              <w:bottom w:val="single" w:sz="4" w:space="0" w:color="auto"/>
            </w:tcBorders>
          </w:tcPr>
          <w:p w14:paraId="0D857A65"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14</w:t>
            </w:r>
          </w:p>
        </w:tc>
        <w:tc>
          <w:tcPr>
            <w:tcW w:w="1170" w:type="dxa"/>
            <w:tcBorders>
              <w:bottom w:val="single" w:sz="4" w:space="0" w:color="auto"/>
            </w:tcBorders>
          </w:tcPr>
          <w:p w14:paraId="54B538F3"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6</w:t>
            </w:r>
          </w:p>
        </w:tc>
        <w:tc>
          <w:tcPr>
            <w:tcW w:w="900" w:type="dxa"/>
            <w:tcBorders>
              <w:bottom w:val="single" w:sz="4" w:space="0" w:color="auto"/>
            </w:tcBorders>
          </w:tcPr>
          <w:p w14:paraId="4756AE53" w14:textId="77777777" w:rsidR="00BD4A5D" w:rsidRPr="00CD71F0" w:rsidRDefault="00BD4A5D" w:rsidP="00FD583C">
            <w:pPr>
              <w:rPr>
                <w:rFonts w:ascii="Times New Roman" w:hAnsi="Times New Roman" w:cs="Times New Roman"/>
                <w:i/>
                <w:sz w:val="20"/>
                <w:szCs w:val="20"/>
              </w:rPr>
            </w:pPr>
          </w:p>
        </w:tc>
      </w:tr>
      <w:tr w:rsidR="00BD4A5D" w:rsidRPr="00CD71F0" w14:paraId="67D86429" w14:textId="77777777" w:rsidTr="00613329">
        <w:trPr>
          <w:trHeight w:val="170"/>
        </w:trPr>
        <w:tc>
          <w:tcPr>
            <w:tcW w:w="1800" w:type="dxa"/>
          </w:tcPr>
          <w:p w14:paraId="074FC9DD" w14:textId="77777777" w:rsidR="00BD4A5D" w:rsidRPr="00CD71F0" w:rsidRDefault="00BD4A5D" w:rsidP="004B0708">
            <w:pPr>
              <w:rPr>
                <w:rFonts w:ascii="Times New Roman" w:hAnsi="Times New Roman" w:cs="Times New Roman"/>
                <w:sz w:val="20"/>
                <w:szCs w:val="20"/>
              </w:rPr>
            </w:pPr>
          </w:p>
        </w:tc>
        <w:tc>
          <w:tcPr>
            <w:tcW w:w="2340" w:type="dxa"/>
            <w:tcBorders>
              <w:top w:val="single" w:sz="4" w:space="0" w:color="auto"/>
            </w:tcBorders>
          </w:tcPr>
          <w:p w14:paraId="1AFFD976" w14:textId="77777777" w:rsidR="00BD4A5D" w:rsidRPr="00BB6D35" w:rsidRDefault="00BD4A5D" w:rsidP="00613329">
            <w:pPr>
              <w:keepNext/>
              <w:keepLines/>
              <w:outlineLvl w:val="6"/>
              <w:rPr>
                <w:rFonts w:ascii="Times New Roman" w:hAnsi="Times New Roman" w:cs="Times New Roman"/>
                <w:sz w:val="20"/>
                <w:szCs w:val="20"/>
              </w:rPr>
            </w:pPr>
            <w:r w:rsidRPr="00D4450E">
              <w:rPr>
                <w:rFonts w:ascii="Times New Roman" w:hAnsi="Times New Roman" w:cs="Times New Roman"/>
                <w:sz w:val="20"/>
                <w:szCs w:val="20"/>
              </w:rPr>
              <w:t>Expertise</w:t>
            </w:r>
          </w:p>
        </w:tc>
        <w:tc>
          <w:tcPr>
            <w:tcW w:w="2250" w:type="dxa"/>
            <w:tcBorders>
              <w:top w:val="single" w:sz="4" w:space="0" w:color="auto"/>
            </w:tcBorders>
          </w:tcPr>
          <w:p w14:paraId="644643DB" w14:textId="43389C06" w:rsidR="00BD4A5D" w:rsidRPr="00CD71F0" w:rsidRDefault="00BD4A5D" w:rsidP="004B0708">
            <w:pPr>
              <w:rPr>
                <w:rFonts w:ascii="Times New Roman" w:hAnsi="Times New Roman" w:cs="Times New Roman"/>
                <w:sz w:val="20"/>
                <w:szCs w:val="20"/>
              </w:rPr>
            </w:pPr>
            <w:r w:rsidRPr="00CD71F0">
              <w:rPr>
                <w:rFonts w:ascii="Times New Roman" w:hAnsi="Times New Roman" w:cs="Times New Roman"/>
                <w:sz w:val="20"/>
                <w:szCs w:val="20"/>
              </w:rPr>
              <w:t>Exper</w:t>
            </w:r>
            <w:r w:rsidR="00730B7B">
              <w:rPr>
                <w:rFonts w:ascii="Times New Roman" w:hAnsi="Times New Roman" w:cs="Times New Roman"/>
                <w:sz w:val="20"/>
                <w:szCs w:val="20"/>
              </w:rPr>
              <w:t>t</w:t>
            </w:r>
          </w:p>
        </w:tc>
        <w:tc>
          <w:tcPr>
            <w:tcW w:w="1170" w:type="dxa"/>
            <w:tcBorders>
              <w:top w:val="single" w:sz="4" w:space="0" w:color="auto"/>
            </w:tcBorders>
          </w:tcPr>
          <w:p w14:paraId="76A6070A" w14:textId="77777777" w:rsidR="00BD4A5D" w:rsidRPr="00CD71F0" w:rsidRDefault="00BD4A5D" w:rsidP="004B0708">
            <w:pPr>
              <w:jc w:val="center"/>
              <w:rPr>
                <w:rFonts w:ascii="Times New Roman" w:hAnsi="Times New Roman" w:cs="Times New Roman"/>
                <w:sz w:val="20"/>
                <w:szCs w:val="20"/>
              </w:rPr>
            </w:pPr>
            <w:r w:rsidRPr="00CD71F0">
              <w:rPr>
                <w:rFonts w:ascii="Times New Roman" w:hAnsi="Times New Roman" w:cs="Times New Roman"/>
                <w:sz w:val="20"/>
                <w:szCs w:val="20"/>
              </w:rPr>
              <w:t>195</w:t>
            </w:r>
          </w:p>
        </w:tc>
        <w:tc>
          <w:tcPr>
            <w:tcW w:w="1170" w:type="dxa"/>
            <w:tcBorders>
              <w:top w:val="single" w:sz="4" w:space="0" w:color="auto"/>
            </w:tcBorders>
          </w:tcPr>
          <w:p w14:paraId="5A690CB5" w14:textId="77777777" w:rsidR="00BD4A5D" w:rsidRPr="00CD71F0" w:rsidRDefault="00BD4A5D" w:rsidP="004B0708">
            <w:pPr>
              <w:jc w:val="center"/>
              <w:rPr>
                <w:rFonts w:ascii="Times New Roman" w:hAnsi="Times New Roman" w:cs="Times New Roman"/>
                <w:sz w:val="20"/>
                <w:szCs w:val="20"/>
              </w:rPr>
            </w:pPr>
            <w:r w:rsidRPr="00CD71F0">
              <w:rPr>
                <w:rFonts w:ascii="Times New Roman" w:hAnsi="Times New Roman" w:cs="Times New Roman"/>
                <w:sz w:val="20"/>
                <w:szCs w:val="20"/>
              </w:rPr>
              <w:t>299</w:t>
            </w:r>
          </w:p>
        </w:tc>
        <w:tc>
          <w:tcPr>
            <w:tcW w:w="900" w:type="dxa"/>
            <w:tcBorders>
              <w:top w:val="single" w:sz="4" w:space="0" w:color="auto"/>
            </w:tcBorders>
          </w:tcPr>
          <w:p w14:paraId="0B19622F" w14:textId="77777777" w:rsidR="00BD4A5D" w:rsidRPr="00CD71F0" w:rsidRDefault="00BD4A5D" w:rsidP="004B0708">
            <w:pPr>
              <w:rPr>
                <w:rFonts w:ascii="Times New Roman" w:eastAsiaTheme="minorEastAsia" w:hAnsi="Times New Roman" w:cs="Times New Roman"/>
                <w:sz w:val="20"/>
                <w:szCs w:val="20"/>
              </w:rPr>
            </w:pPr>
            <w:r w:rsidRPr="00CD71F0">
              <w:rPr>
                <w:rFonts w:ascii="Times New Roman" w:hAnsi="Times New Roman" w:cs="Times New Roman"/>
                <w:i/>
                <w:sz w:val="20"/>
                <w:szCs w:val="20"/>
              </w:rPr>
              <w:t>p</w:t>
            </w:r>
            <w:r w:rsidRPr="00CD71F0">
              <w:rPr>
                <w:rFonts w:ascii="Times New Roman" w:hAnsi="Times New Roman" w:cs="Times New Roman"/>
                <w:sz w:val="20"/>
                <w:szCs w:val="20"/>
              </w:rPr>
              <w:t xml:space="preserve"> </w:t>
            </w:r>
            <w:r>
              <w:rPr>
                <w:rFonts w:ascii="Times New Roman" w:hAnsi="Times New Roman" w:cs="Times New Roman"/>
                <w:sz w:val="20"/>
                <w:szCs w:val="20"/>
              </w:rPr>
              <w:t>&lt;</w:t>
            </w:r>
            <w:r w:rsidRPr="00CD71F0">
              <w:rPr>
                <w:rFonts w:ascii="Times New Roman" w:hAnsi="Times New Roman" w:cs="Times New Roman"/>
                <w:sz w:val="20"/>
                <w:szCs w:val="20"/>
              </w:rPr>
              <w:t xml:space="preserve"> .</w:t>
            </w:r>
            <w:r>
              <w:rPr>
                <w:rFonts w:ascii="Times New Roman" w:hAnsi="Times New Roman" w:cs="Times New Roman"/>
                <w:sz w:val="20"/>
                <w:szCs w:val="20"/>
              </w:rPr>
              <w:t>100</w:t>
            </w:r>
          </w:p>
        </w:tc>
      </w:tr>
      <w:tr w:rsidR="00BD4A5D" w:rsidRPr="00CD71F0" w14:paraId="4C8D7AD6" w14:textId="77777777" w:rsidTr="00730B7B">
        <w:tc>
          <w:tcPr>
            <w:tcW w:w="1800" w:type="dxa"/>
          </w:tcPr>
          <w:p w14:paraId="738776D9" w14:textId="77777777" w:rsidR="00BD4A5D" w:rsidRPr="00CD71F0" w:rsidRDefault="00BD4A5D" w:rsidP="00FD583C">
            <w:pPr>
              <w:rPr>
                <w:rFonts w:ascii="Times New Roman" w:hAnsi="Times New Roman" w:cs="Times New Roman"/>
                <w:sz w:val="20"/>
                <w:szCs w:val="20"/>
              </w:rPr>
            </w:pPr>
          </w:p>
        </w:tc>
        <w:tc>
          <w:tcPr>
            <w:tcW w:w="2340" w:type="dxa"/>
            <w:tcBorders>
              <w:bottom w:val="single" w:sz="4" w:space="0" w:color="auto"/>
            </w:tcBorders>
          </w:tcPr>
          <w:p w14:paraId="2EE749A3" w14:textId="77777777" w:rsidR="00BD4A5D" w:rsidRPr="00BB6D35" w:rsidRDefault="00BD4A5D" w:rsidP="00FD583C">
            <w:pPr>
              <w:rPr>
                <w:rFonts w:ascii="Times New Roman" w:hAnsi="Times New Roman" w:cs="Times New Roman"/>
                <w:sz w:val="20"/>
                <w:szCs w:val="20"/>
              </w:rPr>
            </w:pPr>
          </w:p>
        </w:tc>
        <w:tc>
          <w:tcPr>
            <w:tcW w:w="2250" w:type="dxa"/>
            <w:tcBorders>
              <w:bottom w:val="single" w:sz="4" w:space="0" w:color="auto"/>
            </w:tcBorders>
          </w:tcPr>
          <w:p w14:paraId="7A00ADC8"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Non-expert</w:t>
            </w:r>
          </w:p>
        </w:tc>
        <w:tc>
          <w:tcPr>
            <w:tcW w:w="1170" w:type="dxa"/>
            <w:tcBorders>
              <w:bottom w:val="single" w:sz="4" w:space="0" w:color="auto"/>
            </w:tcBorders>
          </w:tcPr>
          <w:p w14:paraId="0717BB02"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166</w:t>
            </w:r>
          </w:p>
        </w:tc>
        <w:tc>
          <w:tcPr>
            <w:tcW w:w="1170" w:type="dxa"/>
            <w:tcBorders>
              <w:bottom w:val="single" w:sz="4" w:space="0" w:color="auto"/>
            </w:tcBorders>
          </w:tcPr>
          <w:p w14:paraId="346DFE30"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305</w:t>
            </w:r>
          </w:p>
        </w:tc>
        <w:tc>
          <w:tcPr>
            <w:tcW w:w="900" w:type="dxa"/>
            <w:tcBorders>
              <w:bottom w:val="single" w:sz="4" w:space="0" w:color="auto"/>
            </w:tcBorders>
          </w:tcPr>
          <w:p w14:paraId="7ABD55B2" w14:textId="77777777" w:rsidR="00BD4A5D" w:rsidRPr="00CD71F0" w:rsidRDefault="00BD4A5D" w:rsidP="00FD583C">
            <w:pPr>
              <w:rPr>
                <w:rFonts w:ascii="Times New Roman" w:hAnsi="Times New Roman" w:cs="Times New Roman"/>
                <w:sz w:val="20"/>
                <w:szCs w:val="20"/>
              </w:rPr>
            </w:pPr>
          </w:p>
        </w:tc>
      </w:tr>
      <w:tr w:rsidR="00BD4A5D" w:rsidRPr="00CD71F0" w14:paraId="4EDE602C" w14:textId="77777777" w:rsidTr="00730B7B">
        <w:tc>
          <w:tcPr>
            <w:tcW w:w="1800" w:type="dxa"/>
          </w:tcPr>
          <w:p w14:paraId="6AAE303E" w14:textId="77777777" w:rsidR="00BD4A5D" w:rsidRPr="00CD71F0" w:rsidRDefault="00BD4A5D" w:rsidP="00FD583C">
            <w:pPr>
              <w:rPr>
                <w:rFonts w:ascii="Times New Roman" w:hAnsi="Times New Roman" w:cs="Times New Roman"/>
                <w:sz w:val="20"/>
                <w:szCs w:val="20"/>
              </w:rPr>
            </w:pPr>
          </w:p>
        </w:tc>
        <w:tc>
          <w:tcPr>
            <w:tcW w:w="2340" w:type="dxa"/>
            <w:tcBorders>
              <w:top w:val="single" w:sz="4" w:space="0" w:color="auto"/>
            </w:tcBorders>
          </w:tcPr>
          <w:p w14:paraId="377DA5D2" w14:textId="77777777" w:rsidR="00BD4A5D" w:rsidRPr="00BB6D35" w:rsidRDefault="00BD4A5D" w:rsidP="00613329">
            <w:pPr>
              <w:keepNext/>
              <w:keepLines/>
              <w:outlineLvl w:val="6"/>
              <w:rPr>
                <w:rFonts w:ascii="Times New Roman" w:hAnsi="Times New Roman" w:cs="Times New Roman"/>
                <w:sz w:val="20"/>
                <w:szCs w:val="20"/>
              </w:rPr>
            </w:pPr>
            <w:r w:rsidRPr="00D4450E">
              <w:rPr>
                <w:rFonts w:ascii="Times New Roman" w:hAnsi="Times New Roman" w:cs="Times New Roman"/>
                <w:sz w:val="20"/>
                <w:szCs w:val="20"/>
              </w:rPr>
              <w:t>Gender</w:t>
            </w:r>
          </w:p>
        </w:tc>
        <w:tc>
          <w:tcPr>
            <w:tcW w:w="2250" w:type="dxa"/>
            <w:tcBorders>
              <w:top w:val="single" w:sz="4" w:space="0" w:color="auto"/>
            </w:tcBorders>
          </w:tcPr>
          <w:p w14:paraId="6A4F4752"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Male</w:t>
            </w:r>
          </w:p>
        </w:tc>
        <w:tc>
          <w:tcPr>
            <w:tcW w:w="1170" w:type="dxa"/>
            <w:tcBorders>
              <w:top w:val="single" w:sz="4" w:space="0" w:color="auto"/>
            </w:tcBorders>
          </w:tcPr>
          <w:p w14:paraId="7E70136A"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249</w:t>
            </w:r>
          </w:p>
        </w:tc>
        <w:tc>
          <w:tcPr>
            <w:tcW w:w="1170" w:type="dxa"/>
            <w:tcBorders>
              <w:top w:val="single" w:sz="4" w:space="0" w:color="auto"/>
            </w:tcBorders>
          </w:tcPr>
          <w:p w14:paraId="2CA5C8AA"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347</w:t>
            </w:r>
          </w:p>
        </w:tc>
        <w:tc>
          <w:tcPr>
            <w:tcW w:w="900" w:type="dxa"/>
            <w:tcBorders>
              <w:top w:val="single" w:sz="4" w:space="0" w:color="auto"/>
            </w:tcBorders>
          </w:tcPr>
          <w:p w14:paraId="6F0FDEAC"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i/>
                <w:sz w:val="20"/>
                <w:szCs w:val="20"/>
              </w:rPr>
              <w:t>p</w:t>
            </w:r>
            <w:r>
              <w:rPr>
                <w:rFonts w:ascii="Times New Roman" w:hAnsi="Times New Roman" w:cs="Times New Roman"/>
                <w:sz w:val="20"/>
                <w:szCs w:val="20"/>
              </w:rPr>
              <w:t xml:space="preserve"> &lt; .001</w:t>
            </w:r>
          </w:p>
        </w:tc>
      </w:tr>
      <w:tr w:rsidR="00BD4A5D" w:rsidRPr="00CD71F0" w14:paraId="067F99B0" w14:textId="77777777" w:rsidTr="00730B7B">
        <w:tc>
          <w:tcPr>
            <w:tcW w:w="1800" w:type="dxa"/>
          </w:tcPr>
          <w:p w14:paraId="441C6335" w14:textId="77777777" w:rsidR="00BD4A5D" w:rsidRPr="00CD71F0" w:rsidRDefault="00BD4A5D" w:rsidP="00FD583C">
            <w:pPr>
              <w:rPr>
                <w:rFonts w:ascii="Times New Roman" w:hAnsi="Times New Roman" w:cs="Times New Roman"/>
                <w:sz w:val="20"/>
                <w:szCs w:val="20"/>
              </w:rPr>
            </w:pPr>
          </w:p>
        </w:tc>
        <w:tc>
          <w:tcPr>
            <w:tcW w:w="2340" w:type="dxa"/>
          </w:tcPr>
          <w:p w14:paraId="1016BF53" w14:textId="77777777" w:rsidR="00BD4A5D" w:rsidRPr="00BB6D35" w:rsidRDefault="00BD4A5D" w:rsidP="00FD583C">
            <w:pPr>
              <w:rPr>
                <w:rFonts w:ascii="Times New Roman" w:hAnsi="Times New Roman" w:cs="Times New Roman"/>
                <w:sz w:val="20"/>
                <w:szCs w:val="20"/>
              </w:rPr>
            </w:pPr>
          </w:p>
        </w:tc>
        <w:tc>
          <w:tcPr>
            <w:tcW w:w="2250" w:type="dxa"/>
          </w:tcPr>
          <w:p w14:paraId="53B6892D"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Female</w:t>
            </w:r>
          </w:p>
        </w:tc>
        <w:tc>
          <w:tcPr>
            <w:tcW w:w="1170" w:type="dxa"/>
          </w:tcPr>
          <w:p w14:paraId="1CB95BC4"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71</w:t>
            </w:r>
          </w:p>
        </w:tc>
        <w:tc>
          <w:tcPr>
            <w:tcW w:w="1170" w:type="dxa"/>
          </w:tcPr>
          <w:p w14:paraId="0E022E92"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89</w:t>
            </w:r>
          </w:p>
        </w:tc>
        <w:tc>
          <w:tcPr>
            <w:tcW w:w="900" w:type="dxa"/>
          </w:tcPr>
          <w:p w14:paraId="04C14BA5" w14:textId="77777777" w:rsidR="00BD4A5D" w:rsidRPr="00CD71F0" w:rsidRDefault="00BD4A5D" w:rsidP="00FD583C">
            <w:pPr>
              <w:rPr>
                <w:rFonts w:ascii="Times New Roman" w:hAnsi="Times New Roman" w:cs="Times New Roman"/>
                <w:sz w:val="20"/>
                <w:szCs w:val="20"/>
              </w:rPr>
            </w:pPr>
          </w:p>
        </w:tc>
      </w:tr>
      <w:tr w:rsidR="00BD4A5D" w:rsidRPr="00CD71F0" w14:paraId="53CF7868" w14:textId="77777777" w:rsidTr="00730B7B">
        <w:tc>
          <w:tcPr>
            <w:tcW w:w="1800" w:type="dxa"/>
          </w:tcPr>
          <w:p w14:paraId="6837B6DF" w14:textId="77777777" w:rsidR="00BD4A5D" w:rsidRPr="00CD71F0" w:rsidRDefault="00BD4A5D" w:rsidP="00FD583C">
            <w:pPr>
              <w:rPr>
                <w:rFonts w:ascii="Times New Roman" w:hAnsi="Times New Roman" w:cs="Times New Roman"/>
                <w:sz w:val="20"/>
                <w:szCs w:val="20"/>
              </w:rPr>
            </w:pPr>
          </w:p>
        </w:tc>
        <w:tc>
          <w:tcPr>
            <w:tcW w:w="2340" w:type="dxa"/>
            <w:tcBorders>
              <w:bottom w:val="single" w:sz="4" w:space="0" w:color="auto"/>
            </w:tcBorders>
          </w:tcPr>
          <w:p w14:paraId="3C6F8338" w14:textId="77777777" w:rsidR="00BD4A5D" w:rsidRPr="00BB6D35" w:rsidRDefault="00BD4A5D" w:rsidP="00FD583C">
            <w:pPr>
              <w:rPr>
                <w:rFonts w:ascii="Times New Roman" w:hAnsi="Times New Roman" w:cs="Times New Roman"/>
                <w:sz w:val="20"/>
                <w:szCs w:val="20"/>
              </w:rPr>
            </w:pPr>
          </w:p>
        </w:tc>
        <w:tc>
          <w:tcPr>
            <w:tcW w:w="2250" w:type="dxa"/>
            <w:tcBorders>
              <w:bottom w:val="single" w:sz="4" w:space="0" w:color="auto"/>
            </w:tcBorders>
          </w:tcPr>
          <w:p w14:paraId="1D09DF00"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Mixed</w:t>
            </w:r>
          </w:p>
        </w:tc>
        <w:tc>
          <w:tcPr>
            <w:tcW w:w="1170" w:type="dxa"/>
            <w:tcBorders>
              <w:bottom w:val="single" w:sz="4" w:space="0" w:color="auto"/>
            </w:tcBorders>
          </w:tcPr>
          <w:p w14:paraId="1EBCCCCF"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39</w:t>
            </w:r>
          </w:p>
        </w:tc>
        <w:tc>
          <w:tcPr>
            <w:tcW w:w="1170" w:type="dxa"/>
            <w:tcBorders>
              <w:bottom w:val="single" w:sz="4" w:space="0" w:color="auto"/>
            </w:tcBorders>
          </w:tcPr>
          <w:p w14:paraId="4C09D174"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165</w:t>
            </w:r>
          </w:p>
        </w:tc>
        <w:tc>
          <w:tcPr>
            <w:tcW w:w="900" w:type="dxa"/>
            <w:tcBorders>
              <w:bottom w:val="single" w:sz="4" w:space="0" w:color="auto"/>
            </w:tcBorders>
          </w:tcPr>
          <w:p w14:paraId="2FB52815" w14:textId="77777777" w:rsidR="00BD4A5D" w:rsidRPr="00CD71F0" w:rsidRDefault="00BD4A5D" w:rsidP="00FD583C">
            <w:pPr>
              <w:rPr>
                <w:rFonts w:ascii="Times New Roman" w:hAnsi="Times New Roman" w:cs="Times New Roman"/>
                <w:sz w:val="20"/>
                <w:szCs w:val="20"/>
              </w:rPr>
            </w:pPr>
          </w:p>
        </w:tc>
      </w:tr>
      <w:tr w:rsidR="00BD4A5D" w:rsidRPr="00CD71F0" w14:paraId="49758CB5" w14:textId="77777777" w:rsidTr="00730B7B">
        <w:tc>
          <w:tcPr>
            <w:tcW w:w="1800" w:type="dxa"/>
          </w:tcPr>
          <w:p w14:paraId="594B1242" w14:textId="77777777" w:rsidR="00BD4A5D" w:rsidRPr="00CD71F0" w:rsidRDefault="00BD4A5D" w:rsidP="00FD583C">
            <w:pPr>
              <w:rPr>
                <w:rFonts w:ascii="Times New Roman" w:hAnsi="Times New Roman" w:cs="Times New Roman"/>
                <w:sz w:val="20"/>
                <w:szCs w:val="20"/>
              </w:rPr>
            </w:pPr>
          </w:p>
        </w:tc>
        <w:tc>
          <w:tcPr>
            <w:tcW w:w="2340" w:type="dxa"/>
            <w:tcBorders>
              <w:top w:val="single" w:sz="4" w:space="0" w:color="auto"/>
            </w:tcBorders>
          </w:tcPr>
          <w:p w14:paraId="30085E12" w14:textId="77777777" w:rsidR="00BD4A5D" w:rsidRPr="00BB6D35" w:rsidRDefault="00BD4A5D" w:rsidP="00613329">
            <w:pPr>
              <w:keepNext/>
              <w:keepLines/>
              <w:outlineLvl w:val="6"/>
              <w:rPr>
                <w:rFonts w:ascii="Times New Roman" w:hAnsi="Times New Roman" w:cs="Times New Roman"/>
                <w:sz w:val="20"/>
                <w:szCs w:val="20"/>
              </w:rPr>
            </w:pPr>
            <w:r w:rsidRPr="00D4450E">
              <w:rPr>
                <w:rFonts w:ascii="Times New Roman" w:hAnsi="Times New Roman" w:cs="Times New Roman"/>
                <w:sz w:val="20"/>
                <w:szCs w:val="20"/>
              </w:rPr>
              <w:t>Control</w:t>
            </w:r>
          </w:p>
        </w:tc>
        <w:tc>
          <w:tcPr>
            <w:tcW w:w="2250" w:type="dxa"/>
            <w:tcBorders>
              <w:top w:val="single" w:sz="4" w:space="0" w:color="auto"/>
            </w:tcBorders>
          </w:tcPr>
          <w:p w14:paraId="4C0DA830"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No control</w:t>
            </w:r>
          </w:p>
        </w:tc>
        <w:tc>
          <w:tcPr>
            <w:tcW w:w="1170" w:type="dxa"/>
            <w:tcBorders>
              <w:top w:val="single" w:sz="4" w:space="0" w:color="auto"/>
            </w:tcBorders>
          </w:tcPr>
          <w:p w14:paraId="42FA1680"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262</w:t>
            </w:r>
          </w:p>
        </w:tc>
        <w:tc>
          <w:tcPr>
            <w:tcW w:w="1170" w:type="dxa"/>
            <w:tcBorders>
              <w:top w:val="single" w:sz="4" w:space="0" w:color="auto"/>
            </w:tcBorders>
          </w:tcPr>
          <w:p w14:paraId="0F3DF6E8"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57</w:t>
            </w:r>
            <w:r>
              <w:rPr>
                <w:rFonts w:ascii="Times New Roman" w:hAnsi="Times New Roman" w:cs="Times New Roman"/>
                <w:sz w:val="20"/>
                <w:szCs w:val="20"/>
              </w:rPr>
              <w:t>4</w:t>
            </w:r>
          </w:p>
        </w:tc>
        <w:tc>
          <w:tcPr>
            <w:tcW w:w="900" w:type="dxa"/>
            <w:tcBorders>
              <w:top w:val="single" w:sz="4" w:space="0" w:color="auto"/>
            </w:tcBorders>
          </w:tcPr>
          <w:p w14:paraId="5735E3EB"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i/>
                <w:sz w:val="20"/>
                <w:szCs w:val="20"/>
              </w:rPr>
              <w:t>p</w:t>
            </w:r>
            <w:r w:rsidRPr="00CD71F0">
              <w:rPr>
                <w:rFonts w:ascii="Times New Roman" w:hAnsi="Times New Roman" w:cs="Times New Roman"/>
                <w:sz w:val="20"/>
                <w:szCs w:val="20"/>
              </w:rPr>
              <w:t xml:space="preserve"> </w:t>
            </w:r>
            <w:r>
              <w:rPr>
                <w:rFonts w:ascii="Times New Roman" w:hAnsi="Times New Roman" w:cs="Times New Roman"/>
                <w:sz w:val="20"/>
                <w:szCs w:val="20"/>
              </w:rPr>
              <w:t>&lt;</w:t>
            </w:r>
            <w:r w:rsidRPr="00CD71F0">
              <w:rPr>
                <w:rFonts w:ascii="Times New Roman" w:hAnsi="Times New Roman" w:cs="Times New Roman"/>
                <w:sz w:val="20"/>
                <w:szCs w:val="20"/>
              </w:rPr>
              <w:t xml:space="preserve"> .00</w:t>
            </w:r>
            <w:r>
              <w:rPr>
                <w:rFonts w:ascii="Times New Roman" w:hAnsi="Times New Roman" w:cs="Times New Roman"/>
                <w:sz w:val="20"/>
                <w:szCs w:val="20"/>
              </w:rPr>
              <w:t>1</w:t>
            </w:r>
          </w:p>
        </w:tc>
      </w:tr>
      <w:tr w:rsidR="00BD4A5D" w:rsidRPr="00CD71F0" w14:paraId="7E498B4B" w14:textId="77777777" w:rsidTr="00730B7B">
        <w:tc>
          <w:tcPr>
            <w:tcW w:w="1800" w:type="dxa"/>
          </w:tcPr>
          <w:p w14:paraId="3DA3C988" w14:textId="77777777" w:rsidR="00BD4A5D" w:rsidRPr="00CD71F0" w:rsidRDefault="00BD4A5D" w:rsidP="00FD583C">
            <w:pPr>
              <w:rPr>
                <w:rFonts w:ascii="Times New Roman" w:hAnsi="Times New Roman" w:cs="Times New Roman"/>
                <w:sz w:val="20"/>
                <w:szCs w:val="20"/>
              </w:rPr>
            </w:pPr>
          </w:p>
        </w:tc>
        <w:tc>
          <w:tcPr>
            <w:tcW w:w="2340" w:type="dxa"/>
          </w:tcPr>
          <w:p w14:paraId="4F772EB6" w14:textId="77777777" w:rsidR="00BD4A5D" w:rsidRPr="00BB6D35" w:rsidRDefault="00BD4A5D" w:rsidP="00FD583C">
            <w:pPr>
              <w:rPr>
                <w:rFonts w:ascii="Times New Roman" w:hAnsi="Times New Roman" w:cs="Times New Roman"/>
                <w:sz w:val="20"/>
                <w:szCs w:val="20"/>
              </w:rPr>
            </w:pPr>
          </w:p>
        </w:tc>
        <w:tc>
          <w:tcPr>
            <w:tcW w:w="2250" w:type="dxa"/>
          </w:tcPr>
          <w:p w14:paraId="2A47E0D3"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Influence</w:t>
            </w:r>
          </w:p>
        </w:tc>
        <w:tc>
          <w:tcPr>
            <w:tcW w:w="1170" w:type="dxa"/>
          </w:tcPr>
          <w:p w14:paraId="2288B6ED"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70</w:t>
            </w:r>
          </w:p>
        </w:tc>
        <w:tc>
          <w:tcPr>
            <w:tcW w:w="1170" w:type="dxa"/>
          </w:tcPr>
          <w:p w14:paraId="71DE6561"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19</w:t>
            </w:r>
          </w:p>
        </w:tc>
        <w:tc>
          <w:tcPr>
            <w:tcW w:w="900" w:type="dxa"/>
          </w:tcPr>
          <w:p w14:paraId="7BE43EC8" w14:textId="77777777" w:rsidR="00BD4A5D" w:rsidRPr="00CD71F0" w:rsidRDefault="00BD4A5D" w:rsidP="00FD583C">
            <w:pPr>
              <w:rPr>
                <w:rFonts w:ascii="Times New Roman" w:hAnsi="Times New Roman" w:cs="Times New Roman"/>
                <w:sz w:val="20"/>
                <w:szCs w:val="20"/>
              </w:rPr>
            </w:pPr>
          </w:p>
        </w:tc>
      </w:tr>
      <w:tr w:rsidR="00BD4A5D" w:rsidRPr="00CD71F0" w14:paraId="7DC85D7D" w14:textId="77777777" w:rsidTr="00730B7B">
        <w:tc>
          <w:tcPr>
            <w:tcW w:w="1800" w:type="dxa"/>
            <w:tcBorders>
              <w:bottom w:val="single" w:sz="18" w:space="0" w:color="auto"/>
            </w:tcBorders>
          </w:tcPr>
          <w:p w14:paraId="6671BA33" w14:textId="77777777" w:rsidR="00BD4A5D" w:rsidRPr="00CD71F0" w:rsidRDefault="00BD4A5D" w:rsidP="00FD583C">
            <w:pPr>
              <w:rPr>
                <w:rFonts w:ascii="Times New Roman" w:hAnsi="Times New Roman" w:cs="Times New Roman"/>
                <w:sz w:val="20"/>
                <w:szCs w:val="20"/>
              </w:rPr>
            </w:pPr>
          </w:p>
        </w:tc>
        <w:tc>
          <w:tcPr>
            <w:tcW w:w="2340" w:type="dxa"/>
            <w:tcBorders>
              <w:bottom w:val="single" w:sz="18" w:space="0" w:color="auto"/>
            </w:tcBorders>
          </w:tcPr>
          <w:p w14:paraId="34011D68" w14:textId="77777777" w:rsidR="00BD4A5D" w:rsidRPr="00BB6D35" w:rsidRDefault="00BD4A5D" w:rsidP="00FD583C">
            <w:pPr>
              <w:rPr>
                <w:rFonts w:ascii="Times New Roman" w:hAnsi="Times New Roman" w:cs="Times New Roman"/>
                <w:sz w:val="20"/>
                <w:szCs w:val="20"/>
              </w:rPr>
            </w:pPr>
          </w:p>
        </w:tc>
        <w:tc>
          <w:tcPr>
            <w:tcW w:w="2250" w:type="dxa"/>
            <w:tcBorders>
              <w:bottom w:val="single" w:sz="18" w:space="0" w:color="auto"/>
            </w:tcBorders>
          </w:tcPr>
          <w:p w14:paraId="29D1E152"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Can bring about event</w:t>
            </w:r>
          </w:p>
        </w:tc>
        <w:tc>
          <w:tcPr>
            <w:tcW w:w="1170" w:type="dxa"/>
            <w:tcBorders>
              <w:bottom w:val="single" w:sz="18" w:space="0" w:color="auto"/>
            </w:tcBorders>
          </w:tcPr>
          <w:p w14:paraId="73BDC5A7"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29</w:t>
            </w:r>
          </w:p>
        </w:tc>
        <w:tc>
          <w:tcPr>
            <w:tcW w:w="1170" w:type="dxa"/>
            <w:tcBorders>
              <w:bottom w:val="single" w:sz="18" w:space="0" w:color="auto"/>
            </w:tcBorders>
          </w:tcPr>
          <w:p w14:paraId="525480B7"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11</w:t>
            </w:r>
          </w:p>
        </w:tc>
        <w:tc>
          <w:tcPr>
            <w:tcW w:w="900" w:type="dxa"/>
            <w:tcBorders>
              <w:bottom w:val="single" w:sz="18" w:space="0" w:color="auto"/>
            </w:tcBorders>
          </w:tcPr>
          <w:p w14:paraId="0EDADFCC" w14:textId="77777777" w:rsidR="00BD4A5D" w:rsidRPr="00CD71F0" w:rsidRDefault="00BD4A5D" w:rsidP="00FD583C">
            <w:pPr>
              <w:rPr>
                <w:rFonts w:ascii="Times New Roman" w:hAnsi="Times New Roman" w:cs="Times New Roman"/>
                <w:sz w:val="20"/>
                <w:szCs w:val="20"/>
              </w:rPr>
            </w:pPr>
          </w:p>
        </w:tc>
      </w:tr>
      <w:tr w:rsidR="00BD4A5D" w:rsidRPr="00CD71F0" w14:paraId="6145E3E7" w14:textId="77777777" w:rsidTr="00730B7B">
        <w:tc>
          <w:tcPr>
            <w:tcW w:w="1800" w:type="dxa"/>
            <w:tcBorders>
              <w:top w:val="single" w:sz="18" w:space="0" w:color="auto"/>
            </w:tcBorders>
          </w:tcPr>
          <w:p w14:paraId="0AB77016" w14:textId="77777777" w:rsidR="00BD4A5D" w:rsidRPr="00CD71F0" w:rsidRDefault="00BD4A5D" w:rsidP="00FD583C">
            <w:pPr>
              <w:rPr>
                <w:rFonts w:ascii="Times New Roman" w:hAnsi="Times New Roman" w:cs="Times New Roman"/>
                <w:b/>
                <w:i/>
                <w:sz w:val="20"/>
                <w:szCs w:val="20"/>
              </w:rPr>
            </w:pPr>
            <w:r w:rsidRPr="00CD71F0">
              <w:rPr>
                <w:rFonts w:ascii="Times New Roman" w:hAnsi="Times New Roman" w:cs="Times New Roman"/>
                <w:b/>
                <w:i/>
                <w:sz w:val="20"/>
                <w:szCs w:val="20"/>
              </w:rPr>
              <w:t>Prediction</w:t>
            </w:r>
          </w:p>
        </w:tc>
        <w:tc>
          <w:tcPr>
            <w:tcW w:w="2340" w:type="dxa"/>
            <w:tcBorders>
              <w:top w:val="single" w:sz="18" w:space="0" w:color="auto"/>
            </w:tcBorders>
          </w:tcPr>
          <w:p w14:paraId="3A53B038" w14:textId="77777777" w:rsidR="00BD4A5D" w:rsidRPr="00BB6D35" w:rsidRDefault="00BD4A5D" w:rsidP="00613329">
            <w:pPr>
              <w:keepNext/>
              <w:keepLines/>
              <w:outlineLvl w:val="6"/>
              <w:rPr>
                <w:rFonts w:ascii="Times New Roman" w:hAnsi="Times New Roman" w:cs="Times New Roman"/>
                <w:sz w:val="20"/>
                <w:szCs w:val="20"/>
              </w:rPr>
            </w:pPr>
            <w:r w:rsidRPr="00D4450E">
              <w:rPr>
                <w:rFonts w:ascii="Times New Roman" w:hAnsi="Times New Roman" w:cs="Times New Roman"/>
                <w:sz w:val="20"/>
                <w:szCs w:val="20"/>
              </w:rPr>
              <w:t>Source</w:t>
            </w:r>
          </w:p>
        </w:tc>
        <w:tc>
          <w:tcPr>
            <w:tcW w:w="2250" w:type="dxa"/>
            <w:tcBorders>
              <w:top w:val="single" w:sz="18" w:space="0" w:color="auto"/>
            </w:tcBorders>
          </w:tcPr>
          <w:p w14:paraId="379C1EF9"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None/Intuition</w:t>
            </w:r>
          </w:p>
        </w:tc>
        <w:tc>
          <w:tcPr>
            <w:tcW w:w="1170" w:type="dxa"/>
            <w:tcBorders>
              <w:top w:val="single" w:sz="18" w:space="0" w:color="auto"/>
            </w:tcBorders>
          </w:tcPr>
          <w:p w14:paraId="7B5D0CFF"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282</w:t>
            </w:r>
          </w:p>
        </w:tc>
        <w:tc>
          <w:tcPr>
            <w:tcW w:w="1170" w:type="dxa"/>
            <w:tcBorders>
              <w:top w:val="single" w:sz="18" w:space="0" w:color="auto"/>
            </w:tcBorders>
          </w:tcPr>
          <w:p w14:paraId="3BC88AF9"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289</w:t>
            </w:r>
          </w:p>
        </w:tc>
        <w:tc>
          <w:tcPr>
            <w:tcW w:w="900" w:type="dxa"/>
            <w:tcBorders>
              <w:top w:val="single" w:sz="18" w:space="0" w:color="auto"/>
            </w:tcBorders>
          </w:tcPr>
          <w:p w14:paraId="17884182"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i/>
                <w:sz w:val="20"/>
                <w:szCs w:val="20"/>
              </w:rPr>
              <w:t>p</w:t>
            </w:r>
            <w:r w:rsidRPr="00CD71F0">
              <w:rPr>
                <w:rFonts w:ascii="Times New Roman" w:hAnsi="Times New Roman" w:cs="Times New Roman"/>
                <w:sz w:val="20"/>
                <w:szCs w:val="20"/>
              </w:rPr>
              <w:t xml:space="preserve"> </w:t>
            </w:r>
            <w:r>
              <w:rPr>
                <w:rFonts w:ascii="Times New Roman" w:hAnsi="Times New Roman" w:cs="Times New Roman"/>
                <w:sz w:val="20"/>
                <w:szCs w:val="20"/>
              </w:rPr>
              <w:t>&lt;</w:t>
            </w:r>
            <w:r w:rsidRPr="00CD71F0">
              <w:rPr>
                <w:rFonts w:ascii="Times New Roman" w:hAnsi="Times New Roman" w:cs="Times New Roman"/>
                <w:sz w:val="20"/>
                <w:szCs w:val="20"/>
              </w:rPr>
              <w:t xml:space="preserve"> .00</w:t>
            </w:r>
            <w:r>
              <w:rPr>
                <w:rFonts w:ascii="Times New Roman" w:hAnsi="Times New Roman" w:cs="Times New Roman"/>
                <w:sz w:val="20"/>
                <w:szCs w:val="20"/>
              </w:rPr>
              <w:t>1</w:t>
            </w:r>
          </w:p>
        </w:tc>
      </w:tr>
      <w:tr w:rsidR="00BD4A5D" w:rsidRPr="00CD71F0" w14:paraId="414D9D56" w14:textId="77777777" w:rsidTr="00730B7B">
        <w:tc>
          <w:tcPr>
            <w:tcW w:w="1800" w:type="dxa"/>
          </w:tcPr>
          <w:p w14:paraId="5145004A" w14:textId="77777777" w:rsidR="00BD4A5D" w:rsidRPr="00CD71F0" w:rsidRDefault="00BD4A5D" w:rsidP="00FD583C">
            <w:pPr>
              <w:rPr>
                <w:rFonts w:ascii="Times New Roman" w:hAnsi="Times New Roman" w:cs="Times New Roman"/>
                <w:sz w:val="20"/>
                <w:szCs w:val="20"/>
              </w:rPr>
            </w:pPr>
          </w:p>
        </w:tc>
        <w:tc>
          <w:tcPr>
            <w:tcW w:w="2340" w:type="dxa"/>
          </w:tcPr>
          <w:p w14:paraId="5F28FBE2" w14:textId="77777777" w:rsidR="00BD4A5D" w:rsidRPr="00BB6D35" w:rsidRDefault="00BD4A5D" w:rsidP="00FD583C">
            <w:pPr>
              <w:rPr>
                <w:rFonts w:ascii="Times New Roman" w:hAnsi="Times New Roman" w:cs="Times New Roman"/>
                <w:sz w:val="20"/>
                <w:szCs w:val="20"/>
              </w:rPr>
            </w:pPr>
          </w:p>
        </w:tc>
        <w:tc>
          <w:tcPr>
            <w:tcW w:w="2250" w:type="dxa"/>
          </w:tcPr>
          <w:p w14:paraId="4254079C"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Trends/Facts</w:t>
            </w:r>
          </w:p>
        </w:tc>
        <w:tc>
          <w:tcPr>
            <w:tcW w:w="1170" w:type="dxa"/>
          </w:tcPr>
          <w:p w14:paraId="2CB4C4D7"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77</w:t>
            </w:r>
          </w:p>
        </w:tc>
        <w:tc>
          <w:tcPr>
            <w:tcW w:w="1170" w:type="dxa"/>
          </w:tcPr>
          <w:p w14:paraId="2DF0256D"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28</w:t>
            </w:r>
            <w:r>
              <w:rPr>
                <w:rFonts w:ascii="Times New Roman" w:hAnsi="Times New Roman" w:cs="Times New Roman"/>
                <w:sz w:val="20"/>
                <w:szCs w:val="20"/>
              </w:rPr>
              <w:t>4</w:t>
            </w:r>
          </w:p>
        </w:tc>
        <w:tc>
          <w:tcPr>
            <w:tcW w:w="900" w:type="dxa"/>
          </w:tcPr>
          <w:p w14:paraId="70D89EB6" w14:textId="77777777" w:rsidR="00BD4A5D" w:rsidRPr="00CD71F0" w:rsidRDefault="00BD4A5D" w:rsidP="00FD583C">
            <w:pPr>
              <w:rPr>
                <w:rFonts w:ascii="Times New Roman" w:hAnsi="Times New Roman" w:cs="Times New Roman"/>
                <w:sz w:val="20"/>
                <w:szCs w:val="20"/>
              </w:rPr>
            </w:pPr>
          </w:p>
        </w:tc>
      </w:tr>
      <w:tr w:rsidR="00BD4A5D" w:rsidRPr="00CD71F0" w14:paraId="529E95DE" w14:textId="77777777" w:rsidTr="00730B7B">
        <w:tc>
          <w:tcPr>
            <w:tcW w:w="1800" w:type="dxa"/>
          </w:tcPr>
          <w:p w14:paraId="5999B166" w14:textId="77777777" w:rsidR="00BD4A5D" w:rsidRPr="00CD71F0" w:rsidRDefault="00BD4A5D" w:rsidP="00FD583C">
            <w:pPr>
              <w:rPr>
                <w:rFonts w:ascii="Times New Roman" w:hAnsi="Times New Roman" w:cs="Times New Roman"/>
                <w:sz w:val="20"/>
                <w:szCs w:val="20"/>
              </w:rPr>
            </w:pPr>
          </w:p>
        </w:tc>
        <w:tc>
          <w:tcPr>
            <w:tcW w:w="2340" w:type="dxa"/>
            <w:tcBorders>
              <w:bottom w:val="single" w:sz="4" w:space="0" w:color="auto"/>
            </w:tcBorders>
          </w:tcPr>
          <w:p w14:paraId="783788FE" w14:textId="77777777" w:rsidR="00BD4A5D" w:rsidRPr="00BB6D35" w:rsidRDefault="00BD4A5D" w:rsidP="00FD583C">
            <w:pPr>
              <w:rPr>
                <w:rFonts w:ascii="Times New Roman" w:hAnsi="Times New Roman" w:cs="Times New Roman"/>
                <w:sz w:val="20"/>
                <w:szCs w:val="20"/>
              </w:rPr>
            </w:pPr>
          </w:p>
        </w:tc>
        <w:tc>
          <w:tcPr>
            <w:tcW w:w="2250" w:type="dxa"/>
            <w:tcBorders>
              <w:bottom w:val="single" w:sz="4" w:space="0" w:color="auto"/>
            </w:tcBorders>
          </w:tcPr>
          <w:p w14:paraId="058F6A8B"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Calculation/Logic</w:t>
            </w:r>
          </w:p>
        </w:tc>
        <w:tc>
          <w:tcPr>
            <w:tcW w:w="1170" w:type="dxa"/>
            <w:tcBorders>
              <w:bottom w:val="single" w:sz="4" w:space="0" w:color="auto"/>
            </w:tcBorders>
          </w:tcPr>
          <w:p w14:paraId="69F70A1F"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w:t>
            </w:r>
          </w:p>
        </w:tc>
        <w:tc>
          <w:tcPr>
            <w:tcW w:w="1170" w:type="dxa"/>
            <w:tcBorders>
              <w:bottom w:val="single" w:sz="4" w:space="0" w:color="auto"/>
            </w:tcBorders>
          </w:tcPr>
          <w:p w14:paraId="454C26DF"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31</w:t>
            </w:r>
          </w:p>
        </w:tc>
        <w:tc>
          <w:tcPr>
            <w:tcW w:w="900" w:type="dxa"/>
            <w:tcBorders>
              <w:bottom w:val="single" w:sz="4" w:space="0" w:color="auto"/>
            </w:tcBorders>
          </w:tcPr>
          <w:p w14:paraId="157C0A29" w14:textId="77777777" w:rsidR="00BD4A5D" w:rsidRPr="00CD71F0" w:rsidRDefault="00BD4A5D" w:rsidP="00FD583C">
            <w:pPr>
              <w:rPr>
                <w:rFonts w:ascii="Times New Roman" w:hAnsi="Times New Roman" w:cs="Times New Roman"/>
                <w:sz w:val="20"/>
                <w:szCs w:val="20"/>
              </w:rPr>
            </w:pPr>
          </w:p>
        </w:tc>
      </w:tr>
      <w:tr w:rsidR="00BD4A5D" w:rsidRPr="00CD71F0" w14:paraId="0DF8BF2F" w14:textId="77777777" w:rsidTr="00730B7B">
        <w:tc>
          <w:tcPr>
            <w:tcW w:w="1800" w:type="dxa"/>
          </w:tcPr>
          <w:p w14:paraId="28E850B9" w14:textId="77777777" w:rsidR="00BD4A5D" w:rsidRPr="00CD71F0" w:rsidRDefault="00BD4A5D" w:rsidP="00FD583C">
            <w:pPr>
              <w:rPr>
                <w:rFonts w:ascii="Times New Roman" w:hAnsi="Times New Roman" w:cs="Times New Roman"/>
                <w:sz w:val="20"/>
                <w:szCs w:val="20"/>
              </w:rPr>
            </w:pPr>
          </w:p>
        </w:tc>
        <w:tc>
          <w:tcPr>
            <w:tcW w:w="2340" w:type="dxa"/>
            <w:tcBorders>
              <w:top w:val="single" w:sz="4" w:space="0" w:color="auto"/>
            </w:tcBorders>
          </w:tcPr>
          <w:p w14:paraId="736D9256" w14:textId="77777777" w:rsidR="00BD4A5D" w:rsidRPr="00BB6D35" w:rsidRDefault="00BD4A5D" w:rsidP="00FD583C">
            <w:pPr>
              <w:rPr>
                <w:rFonts w:ascii="Times New Roman" w:hAnsi="Times New Roman" w:cs="Times New Roman"/>
                <w:sz w:val="20"/>
                <w:szCs w:val="20"/>
              </w:rPr>
            </w:pPr>
            <w:r w:rsidRPr="00D4450E">
              <w:rPr>
                <w:rFonts w:ascii="Times New Roman" w:hAnsi="Times New Roman" w:cs="Times New Roman"/>
                <w:sz w:val="20"/>
                <w:szCs w:val="20"/>
              </w:rPr>
              <w:t>Backing</w:t>
            </w:r>
          </w:p>
        </w:tc>
        <w:tc>
          <w:tcPr>
            <w:tcW w:w="2250" w:type="dxa"/>
            <w:tcBorders>
              <w:top w:val="single" w:sz="4" w:space="0" w:color="auto"/>
            </w:tcBorders>
          </w:tcPr>
          <w:p w14:paraId="4D93D1DF"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None</w:t>
            </w:r>
          </w:p>
        </w:tc>
        <w:tc>
          <w:tcPr>
            <w:tcW w:w="1170" w:type="dxa"/>
            <w:tcBorders>
              <w:top w:val="single" w:sz="4" w:space="0" w:color="auto"/>
            </w:tcBorders>
          </w:tcPr>
          <w:p w14:paraId="3AE72FC1"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294</w:t>
            </w:r>
          </w:p>
        </w:tc>
        <w:tc>
          <w:tcPr>
            <w:tcW w:w="1170" w:type="dxa"/>
            <w:tcBorders>
              <w:top w:val="single" w:sz="4" w:space="0" w:color="auto"/>
            </w:tcBorders>
          </w:tcPr>
          <w:p w14:paraId="521FCD7D"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43</w:t>
            </w:r>
            <w:r>
              <w:rPr>
                <w:rFonts w:ascii="Times New Roman" w:hAnsi="Times New Roman" w:cs="Times New Roman"/>
                <w:sz w:val="20"/>
                <w:szCs w:val="20"/>
              </w:rPr>
              <w:t>1</w:t>
            </w:r>
          </w:p>
        </w:tc>
        <w:tc>
          <w:tcPr>
            <w:tcW w:w="900" w:type="dxa"/>
            <w:tcBorders>
              <w:top w:val="single" w:sz="4" w:space="0" w:color="auto"/>
            </w:tcBorders>
          </w:tcPr>
          <w:p w14:paraId="291B0E1A" w14:textId="77777777" w:rsidR="00BD4A5D" w:rsidRPr="00CD71F0" w:rsidRDefault="00BD4A5D" w:rsidP="00FD583C">
            <w:pPr>
              <w:rPr>
                <w:rFonts w:ascii="Times New Roman" w:hAnsi="Times New Roman" w:cs="Times New Roman"/>
                <w:i/>
                <w:sz w:val="20"/>
                <w:szCs w:val="20"/>
              </w:rPr>
            </w:pPr>
            <w:r w:rsidRPr="00CD71F0">
              <w:rPr>
                <w:rFonts w:ascii="Times New Roman" w:hAnsi="Times New Roman" w:cs="Times New Roman"/>
                <w:i/>
                <w:sz w:val="20"/>
                <w:szCs w:val="20"/>
              </w:rPr>
              <w:t>p</w:t>
            </w:r>
            <w:r w:rsidRPr="00CD71F0">
              <w:rPr>
                <w:rFonts w:ascii="Times New Roman" w:hAnsi="Times New Roman" w:cs="Times New Roman"/>
                <w:sz w:val="20"/>
                <w:szCs w:val="20"/>
              </w:rPr>
              <w:t xml:space="preserve"> </w:t>
            </w:r>
            <w:r>
              <w:rPr>
                <w:rFonts w:ascii="Times New Roman" w:hAnsi="Times New Roman" w:cs="Times New Roman"/>
                <w:sz w:val="20"/>
                <w:szCs w:val="20"/>
              </w:rPr>
              <w:t>&lt;</w:t>
            </w:r>
            <w:r w:rsidRPr="00CD71F0">
              <w:rPr>
                <w:rFonts w:ascii="Times New Roman" w:hAnsi="Times New Roman" w:cs="Times New Roman"/>
                <w:sz w:val="20"/>
                <w:szCs w:val="20"/>
              </w:rPr>
              <w:t xml:space="preserve"> .00</w:t>
            </w:r>
            <w:r>
              <w:rPr>
                <w:rFonts w:ascii="Times New Roman" w:hAnsi="Times New Roman" w:cs="Times New Roman"/>
                <w:sz w:val="20"/>
                <w:szCs w:val="20"/>
              </w:rPr>
              <w:t>1</w:t>
            </w:r>
          </w:p>
        </w:tc>
      </w:tr>
      <w:tr w:rsidR="00BD4A5D" w:rsidRPr="00CD71F0" w14:paraId="112DA92D" w14:textId="77777777" w:rsidTr="00730B7B">
        <w:tc>
          <w:tcPr>
            <w:tcW w:w="1800" w:type="dxa"/>
          </w:tcPr>
          <w:p w14:paraId="1ACB2958" w14:textId="77777777" w:rsidR="00BD4A5D" w:rsidRPr="00CD71F0" w:rsidRDefault="00BD4A5D" w:rsidP="00FD583C">
            <w:pPr>
              <w:rPr>
                <w:rFonts w:ascii="Times New Roman" w:hAnsi="Times New Roman" w:cs="Times New Roman"/>
                <w:sz w:val="20"/>
                <w:szCs w:val="20"/>
              </w:rPr>
            </w:pPr>
          </w:p>
        </w:tc>
        <w:tc>
          <w:tcPr>
            <w:tcW w:w="2340" w:type="dxa"/>
            <w:tcBorders>
              <w:bottom w:val="single" w:sz="4" w:space="0" w:color="auto"/>
            </w:tcBorders>
          </w:tcPr>
          <w:p w14:paraId="7EFDE271" w14:textId="77777777" w:rsidR="00BD4A5D" w:rsidRPr="00BB6D35" w:rsidRDefault="00BD4A5D" w:rsidP="00FD583C">
            <w:pPr>
              <w:rPr>
                <w:rFonts w:ascii="Times New Roman" w:hAnsi="Times New Roman" w:cs="Times New Roman"/>
                <w:sz w:val="20"/>
                <w:szCs w:val="20"/>
              </w:rPr>
            </w:pPr>
          </w:p>
        </w:tc>
        <w:tc>
          <w:tcPr>
            <w:tcW w:w="2250" w:type="dxa"/>
            <w:tcBorders>
              <w:bottom w:val="single" w:sz="4" w:space="0" w:color="auto"/>
            </w:tcBorders>
          </w:tcPr>
          <w:p w14:paraId="6CE50235"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Backing/Justification</w:t>
            </w:r>
          </w:p>
        </w:tc>
        <w:tc>
          <w:tcPr>
            <w:tcW w:w="1170" w:type="dxa"/>
            <w:tcBorders>
              <w:bottom w:val="single" w:sz="4" w:space="0" w:color="auto"/>
            </w:tcBorders>
          </w:tcPr>
          <w:p w14:paraId="2892A085"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67</w:t>
            </w:r>
          </w:p>
        </w:tc>
        <w:tc>
          <w:tcPr>
            <w:tcW w:w="1170" w:type="dxa"/>
            <w:tcBorders>
              <w:bottom w:val="single" w:sz="4" w:space="0" w:color="auto"/>
            </w:tcBorders>
          </w:tcPr>
          <w:p w14:paraId="1C24CC22"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173</w:t>
            </w:r>
          </w:p>
        </w:tc>
        <w:tc>
          <w:tcPr>
            <w:tcW w:w="900" w:type="dxa"/>
            <w:tcBorders>
              <w:bottom w:val="single" w:sz="4" w:space="0" w:color="auto"/>
            </w:tcBorders>
          </w:tcPr>
          <w:p w14:paraId="4AB80892" w14:textId="77777777" w:rsidR="00BD4A5D" w:rsidRPr="00CD71F0" w:rsidRDefault="00BD4A5D" w:rsidP="00FD583C">
            <w:pPr>
              <w:rPr>
                <w:rFonts w:ascii="Times New Roman" w:hAnsi="Times New Roman" w:cs="Times New Roman"/>
                <w:i/>
                <w:sz w:val="20"/>
                <w:szCs w:val="20"/>
              </w:rPr>
            </w:pPr>
          </w:p>
        </w:tc>
      </w:tr>
      <w:tr w:rsidR="00BD4A5D" w:rsidRPr="00CD71F0" w14:paraId="7296B667" w14:textId="77777777" w:rsidTr="00730B7B">
        <w:tc>
          <w:tcPr>
            <w:tcW w:w="1800" w:type="dxa"/>
          </w:tcPr>
          <w:p w14:paraId="1FBFD88D" w14:textId="77777777" w:rsidR="00BD4A5D" w:rsidRPr="00CD71F0" w:rsidRDefault="00BD4A5D" w:rsidP="00FD583C">
            <w:pPr>
              <w:rPr>
                <w:rFonts w:ascii="Times New Roman" w:hAnsi="Times New Roman" w:cs="Times New Roman"/>
                <w:sz w:val="20"/>
                <w:szCs w:val="20"/>
              </w:rPr>
            </w:pPr>
          </w:p>
        </w:tc>
        <w:tc>
          <w:tcPr>
            <w:tcW w:w="2340" w:type="dxa"/>
            <w:tcBorders>
              <w:top w:val="single" w:sz="4" w:space="0" w:color="auto"/>
            </w:tcBorders>
          </w:tcPr>
          <w:p w14:paraId="1DE34B5A" w14:textId="77777777" w:rsidR="00BD4A5D" w:rsidRPr="00BB6D35" w:rsidRDefault="00BD4A5D" w:rsidP="00613329">
            <w:pPr>
              <w:keepNext/>
              <w:keepLines/>
              <w:outlineLvl w:val="6"/>
              <w:rPr>
                <w:rFonts w:ascii="Times New Roman" w:hAnsi="Times New Roman" w:cs="Times New Roman"/>
                <w:sz w:val="20"/>
                <w:szCs w:val="20"/>
              </w:rPr>
            </w:pPr>
            <w:r w:rsidRPr="00D4450E">
              <w:rPr>
                <w:rFonts w:ascii="Times New Roman" w:hAnsi="Times New Roman" w:cs="Times New Roman"/>
                <w:sz w:val="20"/>
                <w:szCs w:val="20"/>
              </w:rPr>
              <w:t>Negation</w:t>
            </w:r>
          </w:p>
        </w:tc>
        <w:tc>
          <w:tcPr>
            <w:tcW w:w="2250" w:type="dxa"/>
            <w:tcBorders>
              <w:top w:val="single" w:sz="4" w:space="0" w:color="auto"/>
            </w:tcBorders>
          </w:tcPr>
          <w:p w14:paraId="33CE8307"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Non-negation</w:t>
            </w:r>
          </w:p>
        </w:tc>
        <w:tc>
          <w:tcPr>
            <w:tcW w:w="1170" w:type="dxa"/>
            <w:tcBorders>
              <w:top w:val="single" w:sz="4" w:space="0" w:color="auto"/>
            </w:tcBorders>
          </w:tcPr>
          <w:p w14:paraId="14857A63"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306</w:t>
            </w:r>
          </w:p>
        </w:tc>
        <w:tc>
          <w:tcPr>
            <w:tcW w:w="1170" w:type="dxa"/>
            <w:tcBorders>
              <w:top w:val="single" w:sz="4" w:space="0" w:color="auto"/>
            </w:tcBorders>
          </w:tcPr>
          <w:p w14:paraId="5FB4EF72"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582</w:t>
            </w:r>
          </w:p>
        </w:tc>
        <w:tc>
          <w:tcPr>
            <w:tcW w:w="900" w:type="dxa"/>
            <w:tcBorders>
              <w:top w:val="single" w:sz="4" w:space="0" w:color="auto"/>
            </w:tcBorders>
          </w:tcPr>
          <w:p w14:paraId="3B52CD31"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i/>
                <w:sz w:val="20"/>
                <w:szCs w:val="20"/>
              </w:rPr>
              <w:t>p</w:t>
            </w:r>
            <w:r>
              <w:rPr>
                <w:rFonts w:ascii="Times New Roman" w:hAnsi="Times New Roman" w:cs="Times New Roman"/>
                <w:sz w:val="20"/>
                <w:szCs w:val="20"/>
              </w:rPr>
              <w:t xml:space="preserve"> &lt; .001</w:t>
            </w:r>
          </w:p>
        </w:tc>
      </w:tr>
      <w:tr w:rsidR="00BD4A5D" w:rsidRPr="00CD71F0" w14:paraId="25F818B2" w14:textId="77777777" w:rsidTr="00730B7B">
        <w:tc>
          <w:tcPr>
            <w:tcW w:w="1800" w:type="dxa"/>
            <w:tcBorders>
              <w:bottom w:val="single" w:sz="18" w:space="0" w:color="auto"/>
            </w:tcBorders>
          </w:tcPr>
          <w:p w14:paraId="1AE072F3" w14:textId="77777777" w:rsidR="00BD4A5D" w:rsidRPr="00CD71F0" w:rsidRDefault="00BD4A5D" w:rsidP="00FD583C">
            <w:pPr>
              <w:rPr>
                <w:rFonts w:ascii="Times New Roman" w:hAnsi="Times New Roman" w:cs="Times New Roman"/>
                <w:sz w:val="20"/>
                <w:szCs w:val="20"/>
              </w:rPr>
            </w:pPr>
          </w:p>
        </w:tc>
        <w:tc>
          <w:tcPr>
            <w:tcW w:w="2340" w:type="dxa"/>
            <w:tcBorders>
              <w:bottom w:val="single" w:sz="18" w:space="0" w:color="auto"/>
            </w:tcBorders>
          </w:tcPr>
          <w:p w14:paraId="2FA68C8D" w14:textId="77777777" w:rsidR="00BD4A5D" w:rsidRPr="00BB6D35" w:rsidRDefault="00BD4A5D" w:rsidP="00FD583C">
            <w:pPr>
              <w:rPr>
                <w:rFonts w:ascii="Times New Roman" w:hAnsi="Times New Roman" w:cs="Times New Roman"/>
                <w:sz w:val="20"/>
                <w:szCs w:val="20"/>
              </w:rPr>
            </w:pPr>
          </w:p>
        </w:tc>
        <w:tc>
          <w:tcPr>
            <w:tcW w:w="2250" w:type="dxa"/>
            <w:tcBorders>
              <w:bottom w:val="single" w:sz="18" w:space="0" w:color="auto"/>
            </w:tcBorders>
          </w:tcPr>
          <w:p w14:paraId="236AC083"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Negation</w:t>
            </w:r>
          </w:p>
        </w:tc>
        <w:tc>
          <w:tcPr>
            <w:tcW w:w="1170" w:type="dxa"/>
            <w:tcBorders>
              <w:bottom w:val="single" w:sz="18" w:space="0" w:color="auto"/>
            </w:tcBorders>
          </w:tcPr>
          <w:p w14:paraId="51681969"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55</w:t>
            </w:r>
          </w:p>
        </w:tc>
        <w:tc>
          <w:tcPr>
            <w:tcW w:w="1170" w:type="dxa"/>
            <w:tcBorders>
              <w:bottom w:val="single" w:sz="18" w:space="0" w:color="auto"/>
            </w:tcBorders>
          </w:tcPr>
          <w:p w14:paraId="21A3B759"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22</w:t>
            </w:r>
          </w:p>
        </w:tc>
        <w:tc>
          <w:tcPr>
            <w:tcW w:w="900" w:type="dxa"/>
            <w:tcBorders>
              <w:bottom w:val="single" w:sz="18" w:space="0" w:color="auto"/>
            </w:tcBorders>
          </w:tcPr>
          <w:p w14:paraId="20BDA1E2" w14:textId="77777777" w:rsidR="00BD4A5D" w:rsidRPr="00CD71F0" w:rsidRDefault="00BD4A5D" w:rsidP="00FD583C">
            <w:pPr>
              <w:rPr>
                <w:rFonts w:ascii="Times New Roman" w:hAnsi="Times New Roman" w:cs="Times New Roman"/>
                <w:sz w:val="20"/>
                <w:szCs w:val="20"/>
              </w:rPr>
            </w:pPr>
          </w:p>
        </w:tc>
      </w:tr>
      <w:tr w:rsidR="00BD4A5D" w:rsidRPr="00CD71F0" w14:paraId="170D3C2B" w14:textId="77777777" w:rsidTr="00613329">
        <w:trPr>
          <w:trHeight w:val="180"/>
        </w:trPr>
        <w:tc>
          <w:tcPr>
            <w:tcW w:w="1800" w:type="dxa"/>
            <w:tcBorders>
              <w:top w:val="single" w:sz="18" w:space="0" w:color="auto"/>
            </w:tcBorders>
          </w:tcPr>
          <w:p w14:paraId="39D823FB" w14:textId="77777777" w:rsidR="00BD4A5D" w:rsidRPr="00CD71F0" w:rsidRDefault="00BD4A5D" w:rsidP="00613329">
            <w:pPr>
              <w:rPr>
                <w:rFonts w:ascii="Times New Roman" w:hAnsi="Times New Roman" w:cs="Times New Roman"/>
                <w:sz w:val="20"/>
                <w:szCs w:val="20"/>
              </w:rPr>
            </w:pPr>
            <w:r w:rsidRPr="00CD71F0">
              <w:rPr>
                <w:rFonts w:ascii="Times New Roman" w:hAnsi="Times New Roman" w:cs="Times New Roman"/>
                <w:b/>
                <w:i/>
                <w:sz w:val="20"/>
                <w:szCs w:val="20"/>
              </w:rPr>
              <w:t>Event</w:t>
            </w:r>
          </w:p>
        </w:tc>
        <w:tc>
          <w:tcPr>
            <w:tcW w:w="2340" w:type="dxa"/>
            <w:tcBorders>
              <w:top w:val="single" w:sz="18" w:space="0" w:color="auto"/>
            </w:tcBorders>
          </w:tcPr>
          <w:p w14:paraId="33E91A51" w14:textId="77777777" w:rsidR="00BD4A5D" w:rsidRPr="00BB6D35" w:rsidRDefault="00BD4A5D" w:rsidP="00613329">
            <w:pPr>
              <w:keepNext/>
              <w:keepLines/>
              <w:outlineLvl w:val="6"/>
              <w:rPr>
                <w:rFonts w:ascii="Times New Roman" w:hAnsi="Times New Roman" w:cs="Times New Roman"/>
                <w:sz w:val="20"/>
                <w:szCs w:val="20"/>
              </w:rPr>
            </w:pPr>
            <w:r w:rsidRPr="00D4450E">
              <w:rPr>
                <w:rFonts w:ascii="Times New Roman" w:hAnsi="Times New Roman" w:cs="Times New Roman"/>
                <w:sz w:val="20"/>
                <w:szCs w:val="20"/>
              </w:rPr>
              <w:t>Timing</w:t>
            </w:r>
          </w:p>
        </w:tc>
        <w:tc>
          <w:tcPr>
            <w:tcW w:w="2250" w:type="dxa"/>
            <w:tcBorders>
              <w:top w:val="single" w:sz="18" w:space="0" w:color="auto"/>
            </w:tcBorders>
          </w:tcPr>
          <w:p w14:paraId="10A36FDE" w14:textId="77777777" w:rsidR="00BD4A5D" w:rsidRPr="00CD71F0" w:rsidRDefault="00BD4A5D" w:rsidP="00613329">
            <w:pPr>
              <w:rPr>
                <w:rFonts w:ascii="Times New Roman" w:hAnsi="Times New Roman" w:cs="Times New Roman"/>
                <w:sz w:val="20"/>
                <w:szCs w:val="20"/>
              </w:rPr>
            </w:pPr>
            <w:r w:rsidRPr="00CD71F0">
              <w:rPr>
                <w:rFonts w:ascii="Times New Roman" w:hAnsi="Times New Roman" w:cs="Times New Roman"/>
                <w:sz w:val="20"/>
                <w:szCs w:val="20"/>
              </w:rPr>
              <w:t>Past</w:t>
            </w:r>
          </w:p>
        </w:tc>
        <w:tc>
          <w:tcPr>
            <w:tcW w:w="1170" w:type="dxa"/>
            <w:tcBorders>
              <w:top w:val="single" w:sz="18" w:space="0" w:color="auto"/>
            </w:tcBorders>
          </w:tcPr>
          <w:p w14:paraId="69075457" w14:textId="77777777" w:rsidR="00BD4A5D" w:rsidRPr="00CD71F0" w:rsidRDefault="00BD4A5D" w:rsidP="00613329">
            <w:pPr>
              <w:jc w:val="center"/>
              <w:rPr>
                <w:rFonts w:ascii="Times New Roman" w:hAnsi="Times New Roman" w:cs="Times New Roman"/>
                <w:sz w:val="20"/>
                <w:szCs w:val="20"/>
              </w:rPr>
            </w:pPr>
            <w:r w:rsidRPr="00CD71F0">
              <w:rPr>
                <w:rFonts w:ascii="Times New Roman" w:hAnsi="Times New Roman" w:cs="Times New Roman"/>
                <w:sz w:val="20"/>
                <w:szCs w:val="20"/>
              </w:rPr>
              <w:t>71</w:t>
            </w:r>
          </w:p>
        </w:tc>
        <w:tc>
          <w:tcPr>
            <w:tcW w:w="1170" w:type="dxa"/>
            <w:tcBorders>
              <w:top w:val="single" w:sz="18" w:space="0" w:color="auto"/>
            </w:tcBorders>
          </w:tcPr>
          <w:p w14:paraId="593B6C63" w14:textId="77777777" w:rsidR="00BD4A5D" w:rsidRPr="00CD71F0" w:rsidRDefault="00BD4A5D" w:rsidP="00613329">
            <w:pPr>
              <w:jc w:val="center"/>
              <w:rPr>
                <w:rFonts w:ascii="Times New Roman" w:hAnsi="Times New Roman" w:cs="Times New Roman"/>
                <w:sz w:val="20"/>
                <w:szCs w:val="20"/>
              </w:rPr>
            </w:pPr>
            <w:r w:rsidRPr="00CD71F0">
              <w:rPr>
                <w:rFonts w:ascii="Times New Roman" w:hAnsi="Times New Roman" w:cs="Times New Roman"/>
                <w:sz w:val="20"/>
                <w:szCs w:val="20"/>
              </w:rPr>
              <w:t>58</w:t>
            </w:r>
          </w:p>
        </w:tc>
        <w:tc>
          <w:tcPr>
            <w:tcW w:w="900" w:type="dxa"/>
            <w:tcBorders>
              <w:top w:val="single" w:sz="18" w:space="0" w:color="auto"/>
            </w:tcBorders>
          </w:tcPr>
          <w:p w14:paraId="57BA098D" w14:textId="77777777" w:rsidR="00BD4A5D" w:rsidRPr="00CD71F0" w:rsidRDefault="00BD4A5D" w:rsidP="00613329">
            <w:pPr>
              <w:rPr>
                <w:rFonts w:ascii="Times New Roman" w:hAnsi="Times New Roman" w:cs="Times New Roman"/>
                <w:i/>
                <w:sz w:val="20"/>
                <w:szCs w:val="20"/>
              </w:rPr>
            </w:pPr>
            <w:r w:rsidRPr="00CD71F0">
              <w:rPr>
                <w:rFonts w:ascii="Times New Roman" w:hAnsi="Times New Roman" w:cs="Times New Roman"/>
                <w:i/>
                <w:sz w:val="20"/>
                <w:szCs w:val="20"/>
              </w:rPr>
              <w:t>p</w:t>
            </w:r>
            <w:r w:rsidRPr="00CD71F0">
              <w:rPr>
                <w:rFonts w:ascii="Times New Roman" w:hAnsi="Times New Roman" w:cs="Times New Roman"/>
                <w:sz w:val="20"/>
                <w:szCs w:val="20"/>
              </w:rPr>
              <w:t xml:space="preserve"> </w:t>
            </w:r>
            <w:r>
              <w:rPr>
                <w:rFonts w:ascii="Times New Roman" w:hAnsi="Times New Roman" w:cs="Times New Roman"/>
                <w:sz w:val="20"/>
                <w:szCs w:val="20"/>
              </w:rPr>
              <w:t>&lt;</w:t>
            </w:r>
            <w:r w:rsidRPr="00CD71F0">
              <w:rPr>
                <w:rFonts w:ascii="Times New Roman" w:hAnsi="Times New Roman" w:cs="Times New Roman"/>
                <w:sz w:val="20"/>
                <w:szCs w:val="20"/>
              </w:rPr>
              <w:t xml:space="preserve"> .00</w:t>
            </w:r>
            <w:r>
              <w:rPr>
                <w:rFonts w:ascii="Times New Roman" w:hAnsi="Times New Roman" w:cs="Times New Roman"/>
                <w:sz w:val="20"/>
                <w:szCs w:val="20"/>
              </w:rPr>
              <w:t>1</w:t>
            </w:r>
          </w:p>
        </w:tc>
      </w:tr>
      <w:tr w:rsidR="00BD4A5D" w:rsidRPr="00CD71F0" w14:paraId="3789664A" w14:textId="77777777" w:rsidTr="00730B7B">
        <w:tc>
          <w:tcPr>
            <w:tcW w:w="1800" w:type="dxa"/>
          </w:tcPr>
          <w:p w14:paraId="71C9FE35" w14:textId="77777777" w:rsidR="00BD4A5D" w:rsidRPr="00CD71F0" w:rsidRDefault="00BD4A5D" w:rsidP="00FD583C">
            <w:pPr>
              <w:rPr>
                <w:rFonts w:ascii="Times New Roman" w:hAnsi="Times New Roman" w:cs="Times New Roman"/>
                <w:sz w:val="20"/>
                <w:szCs w:val="20"/>
              </w:rPr>
            </w:pPr>
          </w:p>
        </w:tc>
        <w:tc>
          <w:tcPr>
            <w:tcW w:w="2340" w:type="dxa"/>
          </w:tcPr>
          <w:p w14:paraId="6D2A271F" w14:textId="77777777" w:rsidR="00BD4A5D" w:rsidRPr="00BB6D35" w:rsidRDefault="00BD4A5D" w:rsidP="00FD583C">
            <w:pPr>
              <w:rPr>
                <w:rFonts w:ascii="Times New Roman" w:hAnsi="Times New Roman" w:cs="Times New Roman"/>
                <w:sz w:val="20"/>
                <w:szCs w:val="20"/>
              </w:rPr>
            </w:pPr>
          </w:p>
        </w:tc>
        <w:tc>
          <w:tcPr>
            <w:tcW w:w="2250" w:type="dxa"/>
          </w:tcPr>
          <w:p w14:paraId="052BB173"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Present</w:t>
            </w:r>
          </w:p>
        </w:tc>
        <w:tc>
          <w:tcPr>
            <w:tcW w:w="1170" w:type="dxa"/>
          </w:tcPr>
          <w:p w14:paraId="78432C84"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100</w:t>
            </w:r>
          </w:p>
        </w:tc>
        <w:tc>
          <w:tcPr>
            <w:tcW w:w="1170" w:type="dxa"/>
          </w:tcPr>
          <w:p w14:paraId="440FB672"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8</w:t>
            </w:r>
            <w:r>
              <w:rPr>
                <w:rFonts w:ascii="Times New Roman" w:hAnsi="Times New Roman" w:cs="Times New Roman"/>
                <w:sz w:val="20"/>
                <w:szCs w:val="20"/>
              </w:rPr>
              <w:t>7</w:t>
            </w:r>
          </w:p>
        </w:tc>
        <w:tc>
          <w:tcPr>
            <w:tcW w:w="900" w:type="dxa"/>
          </w:tcPr>
          <w:p w14:paraId="29D6FBDF" w14:textId="77777777" w:rsidR="00BD4A5D" w:rsidRPr="00CD71F0" w:rsidRDefault="00BD4A5D" w:rsidP="00FD583C">
            <w:pPr>
              <w:rPr>
                <w:rFonts w:ascii="Times New Roman" w:hAnsi="Times New Roman" w:cs="Times New Roman"/>
                <w:i/>
                <w:sz w:val="20"/>
                <w:szCs w:val="20"/>
              </w:rPr>
            </w:pPr>
          </w:p>
        </w:tc>
      </w:tr>
      <w:tr w:rsidR="00BD4A5D" w:rsidRPr="00CD71F0" w14:paraId="17E49115" w14:textId="77777777" w:rsidTr="00730B7B">
        <w:tc>
          <w:tcPr>
            <w:tcW w:w="1800" w:type="dxa"/>
          </w:tcPr>
          <w:p w14:paraId="2D25FB47" w14:textId="77777777" w:rsidR="00BD4A5D" w:rsidRPr="00CD71F0" w:rsidRDefault="00BD4A5D" w:rsidP="00FD583C">
            <w:pPr>
              <w:rPr>
                <w:rFonts w:ascii="Times New Roman" w:hAnsi="Times New Roman" w:cs="Times New Roman"/>
                <w:sz w:val="20"/>
                <w:szCs w:val="20"/>
              </w:rPr>
            </w:pPr>
          </w:p>
        </w:tc>
        <w:tc>
          <w:tcPr>
            <w:tcW w:w="2340" w:type="dxa"/>
          </w:tcPr>
          <w:p w14:paraId="252596D4" w14:textId="77777777" w:rsidR="00BD4A5D" w:rsidRPr="00BB6D35" w:rsidRDefault="00BD4A5D" w:rsidP="00FD583C">
            <w:pPr>
              <w:rPr>
                <w:rFonts w:ascii="Times New Roman" w:hAnsi="Times New Roman" w:cs="Times New Roman"/>
                <w:sz w:val="20"/>
                <w:szCs w:val="20"/>
              </w:rPr>
            </w:pPr>
          </w:p>
        </w:tc>
        <w:tc>
          <w:tcPr>
            <w:tcW w:w="2250" w:type="dxa"/>
          </w:tcPr>
          <w:p w14:paraId="2E181A29"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Future</w:t>
            </w:r>
          </w:p>
        </w:tc>
        <w:tc>
          <w:tcPr>
            <w:tcW w:w="1170" w:type="dxa"/>
          </w:tcPr>
          <w:p w14:paraId="6DB053E2"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190</w:t>
            </w:r>
          </w:p>
        </w:tc>
        <w:tc>
          <w:tcPr>
            <w:tcW w:w="1170" w:type="dxa"/>
          </w:tcPr>
          <w:p w14:paraId="208EFFC3"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4</w:t>
            </w:r>
            <w:r>
              <w:rPr>
                <w:rFonts w:ascii="Times New Roman" w:hAnsi="Times New Roman" w:cs="Times New Roman"/>
                <w:sz w:val="20"/>
                <w:szCs w:val="20"/>
              </w:rPr>
              <w:t>59</w:t>
            </w:r>
          </w:p>
        </w:tc>
        <w:tc>
          <w:tcPr>
            <w:tcW w:w="900" w:type="dxa"/>
          </w:tcPr>
          <w:p w14:paraId="28F69CA8" w14:textId="77777777" w:rsidR="00BD4A5D" w:rsidRPr="00CD71F0" w:rsidRDefault="00BD4A5D" w:rsidP="00FD583C">
            <w:pPr>
              <w:rPr>
                <w:rFonts w:ascii="Times New Roman" w:hAnsi="Times New Roman" w:cs="Times New Roman"/>
                <w:i/>
                <w:sz w:val="20"/>
                <w:szCs w:val="20"/>
              </w:rPr>
            </w:pPr>
          </w:p>
        </w:tc>
      </w:tr>
      <w:tr w:rsidR="00BD4A5D" w:rsidRPr="00CD71F0" w14:paraId="50145695" w14:textId="77777777" w:rsidTr="00730B7B">
        <w:tc>
          <w:tcPr>
            <w:tcW w:w="1800" w:type="dxa"/>
          </w:tcPr>
          <w:p w14:paraId="369E8103" w14:textId="77777777" w:rsidR="00BD4A5D" w:rsidRPr="00CD71F0" w:rsidRDefault="00BD4A5D" w:rsidP="00FD583C">
            <w:pPr>
              <w:rPr>
                <w:rFonts w:ascii="Times New Roman" w:hAnsi="Times New Roman" w:cs="Times New Roman"/>
                <w:sz w:val="20"/>
                <w:szCs w:val="20"/>
              </w:rPr>
            </w:pPr>
          </w:p>
        </w:tc>
        <w:tc>
          <w:tcPr>
            <w:tcW w:w="2340" w:type="dxa"/>
            <w:tcBorders>
              <w:top w:val="single" w:sz="4" w:space="0" w:color="auto"/>
            </w:tcBorders>
          </w:tcPr>
          <w:p w14:paraId="79C81445" w14:textId="77777777" w:rsidR="00BD4A5D" w:rsidRPr="00BB6D35" w:rsidRDefault="00BD4A5D" w:rsidP="00613329">
            <w:pPr>
              <w:keepNext/>
              <w:keepLines/>
              <w:outlineLvl w:val="6"/>
              <w:rPr>
                <w:rFonts w:ascii="Times New Roman" w:hAnsi="Times New Roman" w:cs="Times New Roman"/>
                <w:sz w:val="20"/>
                <w:szCs w:val="20"/>
              </w:rPr>
            </w:pPr>
            <w:r w:rsidRPr="00D4450E">
              <w:rPr>
                <w:rFonts w:ascii="Times New Roman" w:hAnsi="Times New Roman" w:cs="Times New Roman"/>
                <w:sz w:val="20"/>
                <w:szCs w:val="20"/>
              </w:rPr>
              <w:t>Subject</w:t>
            </w:r>
          </w:p>
        </w:tc>
        <w:tc>
          <w:tcPr>
            <w:tcW w:w="2250" w:type="dxa"/>
            <w:tcBorders>
              <w:top w:val="single" w:sz="4" w:space="0" w:color="auto"/>
            </w:tcBorders>
          </w:tcPr>
          <w:p w14:paraId="0BBEA683"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Sentient</w:t>
            </w:r>
          </w:p>
        </w:tc>
        <w:tc>
          <w:tcPr>
            <w:tcW w:w="1170" w:type="dxa"/>
            <w:tcBorders>
              <w:top w:val="single" w:sz="4" w:space="0" w:color="auto"/>
            </w:tcBorders>
          </w:tcPr>
          <w:p w14:paraId="2C06A46A"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266</w:t>
            </w:r>
          </w:p>
        </w:tc>
        <w:tc>
          <w:tcPr>
            <w:tcW w:w="1170" w:type="dxa"/>
            <w:tcBorders>
              <w:top w:val="single" w:sz="4" w:space="0" w:color="auto"/>
            </w:tcBorders>
          </w:tcPr>
          <w:p w14:paraId="15DE5286"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37</w:t>
            </w:r>
            <w:r>
              <w:rPr>
                <w:rFonts w:ascii="Times New Roman" w:hAnsi="Times New Roman" w:cs="Times New Roman"/>
                <w:sz w:val="20"/>
                <w:szCs w:val="20"/>
              </w:rPr>
              <w:t>0</w:t>
            </w:r>
          </w:p>
        </w:tc>
        <w:tc>
          <w:tcPr>
            <w:tcW w:w="900" w:type="dxa"/>
            <w:tcBorders>
              <w:top w:val="single" w:sz="4" w:space="0" w:color="auto"/>
            </w:tcBorders>
          </w:tcPr>
          <w:p w14:paraId="0D109442"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i/>
                <w:sz w:val="20"/>
                <w:szCs w:val="20"/>
              </w:rPr>
              <w:t>p</w:t>
            </w:r>
            <w:r w:rsidRPr="00CD71F0">
              <w:rPr>
                <w:rFonts w:ascii="Times New Roman" w:hAnsi="Times New Roman" w:cs="Times New Roman"/>
                <w:sz w:val="20"/>
                <w:szCs w:val="20"/>
              </w:rPr>
              <w:t xml:space="preserve"> </w:t>
            </w:r>
            <w:r>
              <w:rPr>
                <w:rFonts w:ascii="Times New Roman" w:hAnsi="Times New Roman" w:cs="Times New Roman"/>
                <w:sz w:val="20"/>
                <w:szCs w:val="20"/>
              </w:rPr>
              <w:t>&lt;</w:t>
            </w:r>
            <w:r w:rsidRPr="00CD71F0">
              <w:rPr>
                <w:rFonts w:ascii="Times New Roman" w:hAnsi="Times New Roman" w:cs="Times New Roman"/>
                <w:sz w:val="20"/>
                <w:szCs w:val="20"/>
              </w:rPr>
              <w:t xml:space="preserve"> .00</w:t>
            </w:r>
            <w:r>
              <w:rPr>
                <w:rFonts w:ascii="Times New Roman" w:hAnsi="Times New Roman" w:cs="Times New Roman"/>
                <w:sz w:val="20"/>
                <w:szCs w:val="20"/>
              </w:rPr>
              <w:t>1</w:t>
            </w:r>
          </w:p>
        </w:tc>
      </w:tr>
      <w:tr w:rsidR="00BD4A5D" w:rsidRPr="00CD71F0" w14:paraId="72D991EB" w14:textId="77777777" w:rsidTr="00730B7B">
        <w:tc>
          <w:tcPr>
            <w:tcW w:w="1800" w:type="dxa"/>
          </w:tcPr>
          <w:p w14:paraId="374A6B38" w14:textId="77777777" w:rsidR="00BD4A5D" w:rsidRPr="00CD71F0" w:rsidRDefault="00BD4A5D" w:rsidP="00FD583C">
            <w:pPr>
              <w:rPr>
                <w:rFonts w:ascii="Times New Roman" w:hAnsi="Times New Roman" w:cs="Times New Roman"/>
                <w:sz w:val="20"/>
                <w:szCs w:val="20"/>
              </w:rPr>
            </w:pPr>
          </w:p>
        </w:tc>
        <w:tc>
          <w:tcPr>
            <w:tcW w:w="2340" w:type="dxa"/>
            <w:tcBorders>
              <w:bottom w:val="single" w:sz="4" w:space="0" w:color="auto"/>
            </w:tcBorders>
          </w:tcPr>
          <w:p w14:paraId="3D001C0F" w14:textId="77777777" w:rsidR="00BD4A5D" w:rsidRPr="00BB6D35" w:rsidRDefault="00BD4A5D" w:rsidP="00FD583C">
            <w:pPr>
              <w:rPr>
                <w:rFonts w:ascii="Times New Roman" w:hAnsi="Times New Roman" w:cs="Times New Roman"/>
                <w:sz w:val="20"/>
                <w:szCs w:val="20"/>
              </w:rPr>
            </w:pPr>
          </w:p>
        </w:tc>
        <w:tc>
          <w:tcPr>
            <w:tcW w:w="2250" w:type="dxa"/>
            <w:tcBorders>
              <w:bottom w:val="single" w:sz="4" w:space="0" w:color="auto"/>
            </w:tcBorders>
          </w:tcPr>
          <w:p w14:paraId="484147B0"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Facts/Things/Processes/Events</w:t>
            </w:r>
          </w:p>
        </w:tc>
        <w:tc>
          <w:tcPr>
            <w:tcW w:w="1170" w:type="dxa"/>
            <w:tcBorders>
              <w:bottom w:val="single" w:sz="4" w:space="0" w:color="auto"/>
            </w:tcBorders>
          </w:tcPr>
          <w:p w14:paraId="0B67F56B"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95</w:t>
            </w:r>
          </w:p>
        </w:tc>
        <w:tc>
          <w:tcPr>
            <w:tcW w:w="1170" w:type="dxa"/>
            <w:tcBorders>
              <w:bottom w:val="single" w:sz="4" w:space="0" w:color="auto"/>
            </w:tcBorders>
          </w:tcPr>
          <w:p w14:paraId="2E3ED27A"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234</w:t>
            </w:r>
          </w:p>
        </w:tc>
        <w:tc>
          <w:tcPr>
            <w:tcW w:w="900" w:type="dxa"/>
            <w:tcBorders>
              <w:bottom w:val="single" w:sz="4" w:space="0" w:color="auto"/>
            </w:tcBorders>
          </w:tcPr>
          <w:p w14:paraId="3B1D6C89" w14:textId="77777777" w:rsidR="00BD4A5D" w:rsidRPr="00CD71F0" w:rsidRDefault="00BD4A5D" w:rsidP="00FD583C">
            <w:pPr>
              <w:rPr>
                <w:rFonts w:ascii="Times New Roman" w:hAnsi="Times New Roman" w:cs="Times New Roman"/>
                <w:sz w:val="20"/>
                <w:szCs w:val="20"/>
              </w:rPr>
            </w:pPr>
          </w:p>
        </w:tc>
      </w:tr>
      <w:tr w:rsidR="00BD4A5D" w:rsidRPr="00CD71F0" w14:paraId="0AAC6504" w14:textId="77777777" w:rsidTr="00730B7B">
        <w:tc>
          <w:tcPr>
            <w:tcW w:w="1800" w:type="dxa"/>
          </w:tcPr>
          <w:p w14:paraId="1FBFCF85" w14:textId="77777777" w:rsidR="00BD4A5D" w:rsidRPr="00CD71F0" w:rsidRDefault="00BD4A5D" w:rsidP="00FD583C">
            <w:pPr>
              <w:rPr>
                <w:rFonts w:ascii="Times New Roman" w:hAnsi="Times New Roman" w:cs="Times New Roman"/>
                <w:sz w:val="20"/>
                <w:szCs w:val="20"/>
              </w:rPr>
            </w:pPr>
          </w:p>
        </w:tc>
        <w:tc>
          <w:tcPr>
            <w:tcW w:w="2340" w:type="dxa"/>
          </w:tcPr>
          <w:p w14:paraId="1C88F191" w14:textId="77777777" w:rsidR="00BD4A5D" w:rsidRPr="00BB6D35" w:rsidRDefault="00BD4A5D" w:rsidP="00FD583C">
            <w:pPr>
              <w:tabs>
                <w:tab w:val="left" w:pos="252"/>
              </w:tabs>
              <w:rPr>
                <w:rFonts w:ascii="Times New Roman" w:hAnsi="Times New Roman" w:cs="Times New Roman"/>
                <w:sz w:val="20"/>
                <w:szCs w:val="20"/>
              </w:rPr>
            </w:pPr>
            <w:r w:rsidRPr="00D4450E">
              <w:rPr>
                <w:rFonts w:ascii="Times New Roman" w:hAnsi="Times New Roman" w:cs="Times New Roman"/>
                <w:sz w:val="20"/>
                <w:szCs w:val="20"/>
              </w:rPr>
              <w:t xml:space="preserve">     Type (if Sentient)</w:t>
            </w:r>
          </w:p>
        </w:tc>
        <w:tc>
          <w:tcPr>
            <w:tcW w:w="2250" w:type="dxa"/>
          </w:tcPr>
          <w:p w14:paraId="4CA80FC2"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Mental event</w:t>
            </w:r>
          </w:p>
        </w:tc>
        <w:tc>
          <w:tcPr>
            <w:tcW w:w="1170" w:type="dxa"/>
          </w:tcPr>
          <w:p w14:paraId="66715546"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54</w:t>
            </w:r>
          </w:p>
        </w:tc>
        <w:tc>
          <w:tcPr>
            <w:tcW w:w="1170" w:type="dxa"/>
          </w:tcPr>
          <w:p w14:paraId="24E1496E"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24</w:t>
            </w:r>
          </w:p>
        </w:tc>
        <w:tc>
          <w:tcPr>
            <w:tcW w:w="900" w:type="dxa"/>
          </w:tcPr>
          <w:p w14:paraId="71CAC31F"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i/>
                <w:sz w:val="20"/>
                <w:szCs w:val="20"/>
              </w:rPr>
              <w:t>p</w:t>
            </w:r>
            <w:r w:rsidRPr="00CD71F0">
              <w:rPr>
                <w:rFonts w:ascii="Times New Roman" w:hAnsi="Times New Roman" w:cs="Times New Roman"/>
                <w:sz w:val="20"/>
                <w:szCs w:val="20"/>
              </w:rPr>
              <w:t xml:space="preserve"> </w:t>
            </w:r>
            <w:r>
              <w:rPr>
                <w:rFonts w:ascii="Times New Roman" w:hAnsi="Times New Roman" w:cs="Times New Roman"/>
                <w:sz w:val="20"/>
                <w:szCs w:val="20"/>
              </w:rPr>
              <w:t>&lt;</w:t>
            </w:r>
            <w:r w:rsidRPr="00CD71F0">
              <w:rPr>
                <w:rFonts w:ascii="Times New Roman" w:hAnsi="Times New Roman" w:cs="Times New Roman"/>
                <w:sz w:val="20"/>
                <w:szCs w:val="20"/>
              </w:rPr>
              <w:t xml:space="preserve"> .00</w:t>
            </w:r>
            <w:r>
              <w:rPr>
                <w:rFonts w:ascii="Times New Roman" w:hAnsi="Times New Roman" w:cs="Times New Roman"/>
                <w:sz w:val="20"/>
                <w:szCs w:val="20"/>
              </w:rPr>
              <w:t>1</w:t>
            </w:r>
          </w:p>
        </w:tc>
      </w:tr>
      <w:tr w:rsidR="00BD4A5D" w:rsidRPr="00CD71F0" w14:paraId="724A7FBF" w14:textId="77777777" w:rsidTr="00730B7B">
        <w:tc>
          <w:tcPr>
            <w:tcW w:w="1800" w:type="dxa"/>
          </w:tcPr>
          <w:p w14:paraId="12ABFB89" w14:textId="77777777" w:rsidR="00BD4A5D" w:rsidRPr="00CD71F0" w:rsidRDefault="00BD4A5D" w:rsidP="00FD583C">
            <w:pPr>
              <w:rPr>
                <w:rFonts w:ascii="Times New Roman" w:hAnsi="Times New Roman" w:cs="Times New Roman"/>
                <w:sz w:val="20"/>
                <w:szCs w:val="20"/>
              </w:rPr>
            </w:pPr>
          </w:p>
        </w:tc>
        <w:tc>
          <w:tcPr>
            <w:tcW w:w="2340" w:type="dxa"/>
            <w:tcBorders>
              <w:bottom w:val="single" w:sz="4" w:space="0" w:color="auto"/>
            </w:tcBorders>
          </w:tcPr>
          <w:p w14:paraId="6ADD6945" w14:textId="77777777" w:rsidR="00BD4A5D" w:rsidRPr="00BB6D35" w:rsidRDefault="00BD4A5D" w:rsidP="00FD583C">
            <w:pPr>
              <w:rPr>
                <w:rFonts w:ascii="Times New Roman" w:hAnsi="Times New Roman" w:cs="Times New Roman"/>
                <w:sz w:val="20"/>
                <w:szCs w:val="20"/>
              </w:rPr>
            </w:pPr>
          </w:p>
        </w:tc>
        <w:tc>
          <w:tcPr>
            <w:tcW w:w="2250" w:type="dxa"/>
            <w:tcBorders>
              <w:bottom w:val="single" w:sz="4" w:space="0" w:color="auto"/>
            </w:tcBorders>
          </w:tcPr>
          <w:p w14:paraId="4B1C663D"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Behavioral event</w:t>
            </w:r>
          </w:p>
        </w:tc>
        <w:tc>
          <w:tcPr>
            <w:tcW w:w="1170" w:type="dxa"/>
            <w:tcBorders>
              <w:bottom w:val="single" w:sz="4" w:space="0" w:color="auto"/>
            </w:tcBorders>
          </w:tcPr>
          <w:p w14:paraId="1B8B1AD6"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212</w:t>
            </w:r>
          </w:p>
        </w:tc>
        <w:tc>
          <w:tcPr>
            <w:tcW w:w="1170" w:type="dxa"/>
            <w:tcBorders>
              <w:bottom w:val="single" w:sz="4" w:space="0" w:color="auto"/>
            </w:tcBorders>
          </w:tcPr>
          <w:p w14:paraId="42915411"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34</w:t>
            </w:r>
            <w:r>
              <w:rPr>
                <w:rFonts w:ascii="Times New Roman" w:hAnsi="Times New Roman" w:cs="Times New Roman"/>
                <w:sz w:val="20"/>
                <w:szCs w:val="20"/>
              </w:rPr>
              <w:t>6</w:t>
            </w:r>
          </w:p>
        </w:tc>
        <w:tc>
          <w:tcPr>
            <w:tcW w:w="900" w:type="dxa"/>
            <w:tcBorders>
              <w:bottom w:val="single" w:sz="4" w:space="0" w:color="auto"/>
            </w:tcBorders>
          </w:tcPr>
          <w:p w14:paraId="5C52DF39" w14:textId="77777777" w:rsidR="00BD4A5D" w:rsidRPr="00CD71F0" w:rsidRDefault="00BD4A5D" w:rsidP="00FD583C">
            <w:pPr>
              <w:rPr>
                <w:rFonts w:ascii="Times New Roman" w:hAnsi="Times New Roman" w:cs="Times New Roman"/>
                <w:sz w:val="20"/>
                <w:szCs w:val="20"/>
              </w:rPr>
            </w:pPr>
          </w:p>
        </w:tc>
      </w:tr>
      <w:tr w:rsidR="00BD4A5D" w:rsidRPr="00CD71F0" w14:paraId="5F2C5C75" w14:textId="77777777" w:rsidTr="00730B7B">
        <w:tc>
          <w:tcPr>
            <w:tcW w:w="1800" w:type="dxa"/>
          </w:tcPr>
          <w:p w14:paraId="2F13ADC3" w14:textId="77777777" w:rsidR="00BD4A5D" w:rsidRPr="00CD71F0" w:rsidRDefault="00BD4A5D" w:rsidP="00FD583C">
            <w:pPr>
              <w:rPr>
                <w:rFonts w:ascii="Times New Roman" w:hAnsi="Times New Roman" w:cs="Times New Roman"/>
                <w:sz w:val="20"/>
                <w:szCs w:val="20"/>
              </w:rPr>
            </w:pPr>
          </w:p>
        </w:tc>
        <w:tc>
          <w:tcPr>
            <w:tcW w:w="2340" w:type="dxa"/>
            <w:tcBorders>
              <w:top w:val="single" w:sz="4" w:space="0" w:color="auto"/>
            </w:tcBorders>
          </w:tcPr>
          <w:p w14:paraId="20FDD08F" w14:textId="77777777" w:rsidR="00BD4A5D" w:rsidRPr="00BB6D35" w:rsidRDefault="00BD4A5D" w:rsidP="00613329">
            <w:pPr>
              <w:keepNext/>
              <w:keepLines/>
              <w:outlineLvl w:val="6"/>
              <w:rPr>
                <w:rFonts w:ascii="Times New Roman" w:hAnsi="Times New Roman" w:cs="Times New Roman"/>
                <w:sz w:val="20"/>
                <w:szCs w:val="20"/>
              </w:rPr>
            </w:pPr>
            <w:r w:rsidRPr="00D4450E">
              <w:rPr>
                <w:rFonts w:ascii="Times New Roman" w:hAnsi="Times New Roman" w:cs="Times New Roman"/>
                <w:sz w:val="20"/>
                <w:szCs w:val="20"/>
              </w:rPr>
              <w:t>Objective desirability</w:t>
            </w:r>
          </w:p>
        </w:tc>
        <w:tc>
          <w:tcPr>
            <w:tcW w:w="2250" w:type="dxa"/>
            <w:tcBorders>
              <w:top w:val="single" w:sz="4" w:space="0" w:color="auto"/>
            </w:tcBorders>
          </w:tcPr>
          <w:p w14:paraId="4436B2B3"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Undesirable</w:t>
            </w:r>
          </w:p>
        </w:tc>
        <w:tc>
          <w:tcPr>
            <w:tcW w:w="1170" w:type="dxa"/>
            <w:tcBorders>
              <w:top w:val="single" w:sz="4" w:space="0" w:color="auto"/>
            </w:tcBorders>
          </w:tcPr>
          <w:p w14:paraId="01725213"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55</w:t>
            </w:r>
          </w:p>
        </w:tc>
        <w:tc>
          <w:tcPr>
            <w:tcW w:w="1170" w:type="dxa"/>
            <w:tcBorders>
              <w:top w:val="single" w:sz="4" w:space="0" w:color="auto"/>
            </w:tcBorders>
          </w:tcPr>
          <w:p w14:paraId="19C35C9A"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261</w:t>
            </w:r>
          </w:p>
        </w:tc>
        <w:tc>
          <w:tcPr>
            <w:tcW w:w="900" w:type="dxa"/>
            <w:tcBorders>
              <w:top w:val="single" w:sz="4" w:space="0" w:color="auto"/>
            </w:tcBorders>
          </w:tcPr>
          <w:p w14:paraId="76C42E2D" w14:textId="77777777" w:rsidR="00BD4A5D" w:rsidRPr="00CD71F0" w:rsidRDefault="00BD4A5D" w:rsidP="00FD583C">
            <w:pPr>
              <w:rPr>
                <w:rFonts w:ascii="Times New Roman" w:eastAsiaTheme="minorEastAsia" w:hAnsi="Times New Roman" w:cs="Times New Roman"/>
                <w:sz w:val="20"/>
                <w:szCs w:val="20"/>
              </w:rPr>
            </w:pPr>
            <w:r w:rsidRPr="00CD71F0">
              <w:rPr>
                <w:rFonts w:ascii="Times New Roman" w:hAnsi="Times New Roman" w:cs="Times New Roman"/>
                <w:i/>
                <w:sz w:val="20"/>
                <w:szCs w:val="20"/>
              </w:rPr>
              <w:t>p</w:t>
            </w:r>
            <w:r w:rsidRPr="00CD71F0">
              <w:rPr>
                <w:rFonts w:ascii="Times New Roman" w:hAnsi="Times New Roman" w:cs="Times New Roman"/>
                <w:sz w:val="20"/>
                <w:szCs w:val="20"/>
              </w:rPr>
              <w:t xml:space="preserve"> </w:t>
            </w:r>
            <w:r>
              <w:rPr>
                <w:rFonts w:ascii="Times New Roman" w:hAnsi="Times New Roman" w:cs="Times New Roman"/>
                <w:sz w:val="20"/>
                <w:szCs w:val="20"/>
              </w:rPr>
              <w:t>&lt;</w:t>
            </w:r>
            <w:r w:rsidRPr="00CD71F0">
              <w:rPr>
                <w:rFonts w:ascii="Times New Roman" w:hAnsi="Times New Roman" w:cs="Times New Roman"/>
                <w:sz w:val="20"/>
                <w:szCs w:val="20"/>
              </w:rPr>
              <w:t xml:space="preserve"> .00</w:t>
            </w:r>
            <w:r>
              <w:rPr>
                <w:rFonts w:ascii="Times New Roman" w:hAnsi="Times New Roman" w:cs="Times New Roman"/>
                <w:sz w:val="20"/>
                <w:szCs w:val="20"/>
              </w:rPr>
              <w:t>1</w:t>
            </w:r>
          </w:p>
        </w:tc>
      </w:tr>
      <w:tr w:rsidR="00BD4A5D" w:rsidRPr="00CD71F0" w14:paraId="7567F545" w14:textId="77777777" w:rsidTr="00730B7B">
        <w:tc>
          <w:tcPr>
            <w:tcW w:w="1800" w:type="dxa"/>
          </w:tcPr>
          <w:p w14:paraId="43E3F083" w14:textId="77777777" w:rsidR="00BD4A5D" w:rsidRPr="00CD71F0" w:rsidRDefault="00BD4A5D" w:rsidP="00FD583C">
            <w:pPr>
              <w:rPr>
                <w:rFonts w:ascii="Times New Roman" w:hAnsi="Times New Roman" w:cs="Times New Roman"/>
                <w:sz w:val="20"/>
                <w:szCs w:val="20"/>
              </w:rPr>
            </w:pPr>
          </w:p>
        </w:tc>
        <w:tc>
          <w:tcPr>
            <w:tcW w:w="2340" w:type="dxa"/>
          </w:tcPr>
          <w:p w14:paraId="1A8E9CAC" w14:textId="77777777" w:rsidR="00BD4A5D" w:rsidRPr="00BB6D35" w:rsidRDefault="00BD4A5D" w:rsidP="00FD583C">
            <w:pPr>
              <w:rPr>
                <w:rFonts w:ascii="Times New Roman" w:hAnsi="Times New Roman" w:cs="Times New Roman"/>
                <w:sz w:val="20"/>
                <w:szCs w:val="20"/>
              </w:rPr>
            </w:pPr>
          </w:p>
        </w:tc>
        <w:tc>
          <w:tcPr>
            <w:tcW w:w="2250" w:type="dxa"/>
          </w:tcPr>
          <w:p w14:paraId="6C1D261C"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Neutral/Indeterminate</w:t>
            </w:r>
          </w:p>
        </w:tc>
        <w:tc>
          <w:tcPr>
            <w:tcW w:w="1170" w:type="dxa"/>
          </w:tcPr>
          <w:p w14:paraId="354BDFC8"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155</w:t>
            </w:r>
          </w:p>
        </w:tc>
        <w:tc>
          <w:tcPr>
            <w:tcW w:w="1170" w:type="dxa"/>
          </w:tcPr>
          <w:p w14:paraId="3AD4CCCE"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191</w:t>
            </w:r>
          </w:p>
        </w:tc>
        <w:tc>
          <w:tcPr>
            <w:tcW w:w="900" w:type="dxa"/>
          </w:tcPr>
          <w:p w14:paraId="10C1C9D0" w14:textId="77777777" w:rsidR="00BD4A5D" w:rsidRPr="00CD71F0" w:rsidRDefault="00BD4A5D" w:rsidP="00FD583C">
            <w:pPr>
              <w:rPr>
                <w:rFonts w:ascii="Times New Roman" w:hAnsi="Times New Roman" w:cs="Times New Roman"/>
                <w:sz w:val="20"/>
                <w:szCs w:val="20"/>
              </w:rPr>
            </w:pPr>
          </w:p>
        </w:tc>
      </w:tr>
      <w:tr w:rsidR="00BD4A5D" w:rsidRPr="00CD71F0" w14:paraId="19EA549E" w14:textId="77777777" w:rsidTr="00730B7B">
        <w:tc>
          <w:tcPr>
            <w:tcW w:w="1800" w:type="dxa"/>
          </w:tcPr>
          <w:p w14:paraId="30394790" w14:textId="77777777" w:rsidR="00BD4A5D" w:rsidRPr="00CD71F0" w:rsidRDefault="00BD4A5D" w:rsidP="00FD583C">
            <w:pPr>
              <w:rPr>
                <w:rFonts w:ascii="Times New Roman" w:hAnsi="Times New Roman" w:cs="Times New Roman"/>
                <w:sz w:val="20"/>
                <w:szCs w:val="20"/>
              </w:rPr>
            </w:pPr>
          </w:p>
        </w:tc>
        <w:tc>
          <w:tcPr>
            <w:tcW w:w="2340" w:type="dxa"/>
            <w:tcBorders>
              <w:bottom w:val="single" w:sz="4" w:space="0" w:color="auto"/>
            </w:tcBorders>
          </w:tcPr>
          <w:p w14:paraId="207B1D95" w14:textId="77777777" w:rsidR="00BD4A5D" w:rsidRPr="00BB6D35" w:rsidRDefault="00BD4A5D" w:rsidP="00FD583C">
            <w:pPr>
              <w:rPr>
                <w:rFonts w:ascii="Times New Roman" w:hAnsi="Times New Roman" w:cs="Times New Roman"/>
                <w:sz w:val="20"/>
                <w:szCs w:val="20"/>
              </w:rPr>
            </w:pPr>
          </w:p>
        </w:tc>
        <w:tc>
          <w:tcPr>
            <w:tcW w:w="2250" w:type="dxa"/>
            <w:tcBorders>
              <w:bottom w:val="single" w:sz="4" w:space="0" w:color="auto"/>
            </w:tcBorders>
          </w:tcPr>
          <w:p w14:paraId="2E2A8E6F"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Desirable</w:t>
            </w:r>
          </w:p>
        </w:tc>
        <w:tc>
          <w:tcPr>
            <w:tcW w:w="1170" w:type="dxa"/>
            <w:tcBorders>
              <w:bottom w:val="single" w:sz="4" w:space="0" w:color="auto"/>
            </w:tcBorders>
          </w:tcPr>
          <w:p w14:paraId="31A6FFBB"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151</w:t>
            </w:r>
          </w:p>
        </w:tc>
        <w:tc>
          <w:tcPr>
            <w:tcW w:w="1170" w:type="dxa"/>
            <w:tcBorders>
              <w:bottom w:val="single" w:sz="4" w:space="0" w:color="auto"/>
            </w:tcBorders>
          </w:tcPr>
          <w:p w14:paraId="6EAD86BE"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152</w:t>
            </w:r>
          </w:p>
        </w:tc>
        <w:tc>
          <w:tcPr>
            <w:tcW w:w="900" w:type="dxa"/>
            <w:tcBorders>
              <w:bottom w:val="single" w:sz="4" w:space="0" w:color="auto"/>
            </w:tcBorders>
          </w:tcPr>
          <w:p w14:paraId="121710C0" w14:textId="77777777" w:rsidR="00BD4A5D" w:rsidRPr="00CD71F0" w:rsidRDefault="00BD4A5D" w:rsidP="00FD583C">
            <w:pPr>
              <w:rPr>
                <w:rFonts w:ascii="Times New Roman" w:hAnsi="Times New Roman" w:cs="Times New Roman"/>
                <w:sz w:val="20"/>
                <w:szCs w:val="20"/>
              </w:rPr>
            </w:pPr>
          </w:p>
        </w:tc>
      </w:tr>
      <w:tr w:rsidR="00BD4A5D" w:rsidRPr="00CD71F0" w14:paraId="3F0FC17A" w14:textId="77777777" w:rsidTr="00730B7B">
        <w:tc>
          <w:tcPr>
            <w:tcW w:w="1800" w:type="dxa"/>
          </w:tcPr>
          <w:p w14:paraId="4DBCF416" w14:textId="77777777" w:rsidR="00BD4A5D" w:rsidRPr="00CD71F0" w:rsidRDefault="00BD4A5D" w:rsidP="00FD583C">
            <w:pPr>
              <w:rPr>
                <w:rFonts w:ascii="Times New Roman" w:hAnsi="Times New Roman" w:cs="Times New Roman"/>
                <w:sz w:val="20"/>
                <w:szCs w:val="20"/>
              </w:rPr>
            </w:pPr>
          </w:p>
        </w:tc>
        <w:tc>
          <w:tcPr>
            <w:tcW w:w="2340" w:type="dxa"/>
            <w:tcBorders>
              <w:top w:val="single" w:sz="4" w:space="0" w:color="auto"/>
            </w:tcBorders>
          </w:tcPr>
          <w:p w14:paraId="64ECBCCB" w14:textId="77777777" w:rsidR="00BD4A5D" w:rsidRPr="00BB6D35" w:rsidRDefault="00BD4A5D" w:rsidP="00613329">
            <w:pPr>
              <w:keepNext/>
              <w:keepLines/>
              <w:outlineLvl w:val="6"/>
              <w:rPr>
                <w:rFonts w:ascii="Times New Roman" w:hAnsi="Times New Roman" w:cs="Times New Roman"/>
                <w:sz w:val="20"/>
                <w:szCs w:val="20"/>
              </w:rPr>
            </w:pPr>
            <w:r w:rsidRPr="00D4450E">
              <w:rPr>
                <w:rFonts w:ascii="Times New Roman" w:hAnsi="Times New Roman" w:cs="Times New Roman"/>
                <w:sz w:val="20"/>
                <w:szCs w:val="20"/>
              </w:rPr>
              <w:t>Subjective desirability</w:t>
            </w:r>
          </w:p>
        </w:tc>
        <w:tc>
          <w:tcPr>
            <w:tcW w:w="2250" w:type="dxa"/>
            <w:tcBorders>
              <w:top w:val="single" w:sz="4" w:space="0" w:color="auto"/>
            </w:tcBorders>
          </w:tcPr>
          <w:p w14:paraId="6913988D"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Undesirable</w:t>
            </w:r>
          </w:p>
        </w:tc>
        <w:tc>
          <w:tcPr>
            <w:tcW w:w="1170" w:type="dxa"/>
            <w:tcBorders>
              <w:top w:val="single" w:sz="4" w:space="0" w:color="auto"/>
            </w:tcBorders>
          </w:tcPr>
          <w:p w14:paraId="2FD04D23"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57</w:t>
            </w:r>
          </w:p>
        </w:tc>
        <w:tc>
          <w:tcPr>
            <w:tcW w:w="1170" w:type="dxa"/>
            <w:tcBorders>
              <w:top w:val="single" w:sz="4" w:space="0" w:color="auto"/>
            </w:tcBorders>
          </w:tcPr>
          <w:p w14:paraId="652C117A"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263</w:t>
            </w:r>
          </w:p>
        </w:tc>
        <w:tc>
          <w:tcPr>
            <w:tcW w:w="900" w:type="dxa"/>
            <w:tcBorders>
              <w:top w:val="single" w:sz="4" w:space="0" w:color="auto"/>
            </w:tcBorders>
          </w:tcPr>
          <w:p w14:paraId="66A76663"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i/>
                <w:sz w:val="20"/>
                <w:szCs w:val="20"/>
              </w:rPr>
              <w:t>p</w:t>
            </w:r>
            <w:r>
              <w:rPr>
                <w:rFonts w:ascii="Times New Roman" w:hAnsi="Times New Roman" w:cs="Times New Roman"/>
                <w:sz w:val="20"/>
                <w:szCs w:val="20"/>
              </w:rPr>
              <w:t xml:space="preserve"> &lt; .001</w:t>
            </w:r>
          </w:p>
        </w:tc>
      </w:tr>
      <w:tr w:rsidR="00BD4A5D" w:rsidRPr="00CD71F0" w14:paraId="24CD6AB0" w14:textId="77777777" w:rsidTr="00730B7B">
        <w:tc>
          <w:tcPr>
            <w:tcW w:w="1800" w:type="dxa"/>
          </w:tcPr>
          <w:p w14:paraId="5A7E332B" w14:textId="77777777" w:rsidR="00BD4A5D" w:rsidRPr="00CD71F0" w:rsidRDefault="00BD4A5D" w:rsidP="00FD583C">
            <w:pPr>
              <w:rPr>
                <w:rFonts w:ascii="Times New Roman" w:hAnsi="Times New Roman" w:cs="Times New Roman"/>
                <w:sz w:val="20"/>
                <w:szCs w:val="20"/>
              </w:rPr>
            </w:pPr>
          </w:p>
        </w:tc>
        <w:tc>
          <w:tcPr>
            <w:tcW w:w="2340" w:type="dxa"/>
          </w:tcPr>
          <w:p w14:paraId="367DEE42" w14:textId="77777777" w:rsidR="00BD4A5D" w:rsidRPr="00BB6D35" w:rsidRDefault="00BD4A5D" w:rsidP="00FD583C">
            <w:pPr>
              <w:rPr>
                <w:rFonts w:ascii="Times New Roman" w:hAnsi="Times New Roman" w:cs="Times New Roman"/>
                <w:sz w:val="20"/>
                <w:szCs w:val="20"/>
              </w:rPr>
            </w:pPr>
          </w:p>
        </w:tc>
        <w:tc>
          <w:tcPr>
            <w:tcW w:w="2250" w:type="dxa"/>
          </w:tcPr>
          <w:p w14:paraId="182A3A90"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Neutral/Indeterminate</w:t>
            </w:r>
          </w:p>
        </w:tc>
        <w:tc>
          <w:tcPr>
            <w:tcW w:w="1170" w:type="dxa"/>
          </w:tcPr>
          <w:p w14:paraId="27155EF6"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119</w:t>
            </w:r>
          </w:p>
        </w:tc>
        <w:tc>
          <w:tcPr>
            <w:tcW w:w="1170" w:type="dxa"/>
          </w:tcPr>
          <w:p w14:paraId="79E8C321"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181</w:t>
            </w:r>
          </w:p>
        </w:tc>
        <w:tc>
          <w:tcPr>
            <w:tcW w:w="900" w:type="dxa"/>
          </w:tcPr>
          <w:p w14:paraId="7192B8EE" w14:textId="77777777" w:rsidR="00BD4A5D" w:rsidRPr="00CD71F0" w:rsidRDefault="00BD4A5D" w:rsidP="00FD583C">
            <w:pPr>
              <w:rPr>
                <w:rFonts w:ascii="Times New Roman" w:hAnsi="Times New Roman" w:cs="Times New Roman"/>
                <w:sz w:val="20"/>
                <w:szCs w:val="20"/>
              </w:rPr>
            </w:pPr>
          </w:p>
        </w:tc>
      </w:tr>
      <w:tr w:rsidR="00BD4A5D" w:rsidRPr="00CD71F0" w14:paraId="1128F30E" w14:textId="77777777" w:rsidTr="00730B7B">
        <w:tc>
          <w:tcPr>
            <w:tcW w:w="1800" w:type="dxa"/>
          </w:tcPr>
          <w:p w14:paraId="7782AEE3" w14:textId="77777777" w:rsidR="00BD4A5D" w:rsidRPr="00CD71F0" w:rsidRDefault="00BD4A5D" w:rsidP="00FD583C">
            <w:pPr>
              <w:rPr>
                <w:rFonts w:ascii="Times New Roman" w:hAnsi="Times New Roman" w:cs="Times New Roman"/>
                <w:sz w:val="20"/>
                <w:szCs w:val="20"/>
              </w:rPr>
            </w:pPr>
          </w:p>
        </w:tc>
        <w:tc>
          <w:tcPr>
            <w:tcW w:w="2340" w:type="dxa"/>
            <w:tcBorders>
              <w:bottom w:val="single" w:sz="4" w:space="0" w:color="auto"/>
            </w:tcBorders>
          </w:tcPr>
          <w:p w14:paraId="6B7C2935" w14:textId="77777777" w:rsidR="00BD4A5D" w:rsidRPr="00BB6D35" w:rsidRDefault="00BD4A5D" w:rsidP="00FD583C">
            <w:pPr>
              <w:rPr>
                <w:rFonts w:ascii="Times New Roman" w:hAnsi="Times New Roman" w:cs="Times New Roman"/>
                <w:sz w:val="20"/>
                <w:szCs w:val="20"/>
              </w:rPr>
            </w:pPr>
          </w:p>
        </w:tc>
        <w:tc>
          <w:tcPr>
            <w:tcW w:w="2250" w:type="dxa"/>
            <w:tcBorders>
              <w:bottom w:val="single" w:sz="4" w:space="0" w:color="auto"/>
            </w:tcBorders>
          </w:tcPr>
          <w:p w14:paraId="1545C214"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Desirable</w:t>
            </w:r>
          </w:p>
        </w:tc>
        <w:tc>
          <w:tcPr>
            <w:tcW w:w="1170" w:type="dxa"/>
            <w:tcBorders>
              <w:bottom w:val="single" w:sz="4" w:space="0" w:color="auto"/>
            </w:tcBorders>
          </w:tcPr>
          <w:p w14:paraId="30333B6E"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185</w:t>
            </w:r>
          </w:p>
        </w:tc>
        <w:tc>
          <w:tcPr>
            <w:tcW w:w="1170" w:type="dxa"/>
            <w:tcBorders>
              <w:bottom w:val="single" w:sz="4" w:space="0" w:color="auto"/>
            </w:tcBorders>
          </w:tcPr>
          <w:p w14:paraId="387BAD59"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160</w:t>
            </w:r>
          </w:p>
        </w:tc>
        <w:tc>
          <w:tcPr>
            <w:tcW w:w="900" w:type="dxa"/>
            <w:tcBorders>
              <w:bottom w:val="single" w:sz="4" w:space="0" w:color="auto"/>
            </w:tcBorders>
          </w:tcPr>
          <w:p w14:paraId="7BB6069F" w14:textId="77777777" w:rsidR="00BD4A5D" w:rsidRPr="00CD71F0" w:rsidRDefault="00BD4A5D" w:rsidP="00FD583C">
            <w:pPr>
              <w:rPr>
                <w:rFonts w:ascii="Times New Roman" w:hAnsi="Times New Roman" w:cs="Times New Roman"/>
                <w:sz w:val="20"/>
                <w:szCs w:val="20"/>
              </w:rPr>
            </w:pPr>
          </w:p>
        </w:tc>
      </w:tr>
      <w:tr w:rsidR="00BD4A5D" w:rsidRPr="00CD71F0" w14:paraId="287AD2B6" w14:textId="77777777" w:rsidTr="00730B7B">
        <w:tc>
          <w:tcPr>
            <w:tcW w:w="1800" w:type="dxa"/>
          </w:tcPr>
          <w:p w14:paraId="6B012C23" w14:textId="77777777" w:rsidR="00BD4A5D" w:rsidRPr="00CD71F0" w:rsidRDefault="00BD4A5D" w:rsidP="00FD583C">
            <w:pPr>
              <w:rPr>
                <w:rFonts w:ascii="Times New Roman" w:hAnsi="Times New Roman" w:cs="Times New Roman"/>
                <w:sz w:val="20"/>
                <w:szCs w:val="20"/>
              </w:rPr>
            </w:pPr>
          </w:p>
        </w:tc>
        <w:tc>
          <w:tcPr>
            <w:tcW w:w="2340" w:type="dxa"/>
            <w:tcBorders>
              <w:top w:val="single" w:sz="4" w:space="0" w:color="auto"/>
            </w:tcBorders>
          </w:tcPr>
          <w:p w14:paraId="27072291" w14:textId="77777777" w:rsidR="00BD4A5D" w:rsidRPr="00BB6D35" w:rsidRDefault="00BD4A5D" w:rsidP="00613329">
            <w:pPr>
              <w:keepNext/>
              <w:keepLines/>
              <w:outlineLvl w:val="6"/>
              <w:rPr>
                <w:rFonts w:ascii="Times New Roman" w:hAnsi="Times New Roman" w:cs="Times New Roman"/>
                <w:sz w:val="20"/>
                <w:szCs w:val="20"/>
              </w:rPr>
            </w:pPr>
            <w:r w:rsidRPr="00D4450E">
              <w:rPr>
                <w:rFonts w:ascii="Times New Roman" w:hAnsi="Times New Roman" w:cs="Times New Roman"/>
                <w:sz w:val="20"/>
                <w:szCs w:val="20"/>
              </w:rPr>
              <w:t>Temporality</w:t>
            </w:r>
          </w:p>
        </w:tc>
        <w:tc>
          <w:tcPr>
            <w:tcW w:w="2250" w:type="dxa"/>
            <w:tcBorders>
              <w:top w:val="single" w:sz="4" w:space="0" w:color="auto"/>
            </w:tcBorders>
          </w:tcPr>
          <w:p w14:paraId="57C5E539"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One-time</w:t>
            </w:r>
          </w:p>
        </w:tc>
        <w:tc>
          <w:tcPr>
            <w:tcW w:w="1170" w:type="dxa"/>
            <w:tcBorders>
              <w:top w:val="single" w:sz="4" w:space="0" w:color="auto"/>
            </w:tcBorders>
          </w:tcPr>
          <w:p w14:paraId="5DF79FA9"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194</w:t>
            </w:r>
          </w:p>
        </w:tc>
        <w:tc>
          <w:tcPr>
            <w:tcW w:w="1170" w:type="dxa"/>
            <w:tcBorders>
              <w:top w:val="single" w:sz="4" w:space="0" w:color="auto"/>
            </w:tcBorders>
          </w:tcPr>
          <w:p w14:paraId="7FB4FC12"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319</w:t>
            </w:r>
          </w:p>
        </w:tc>
        <w:tc>
          <w:tcPr>
            <w:tcW w:w="900" w:type="dxa"/>
            <w:tcBorders>
              <w:top w:val="single" w:sz="4" w:space="0" w:color="auto"/>
            </w:tcBorders>
          </w:tcPr>
          <w:p w14:paraId="5D372B09"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i/>
                <w:sz w:val="20"/>
                <w:szCs w:val="20"/>
              </w:rPr>
              <w:t>p</w:t>
            </w:r>
            <w:r>
              <w:rPr>
                <w:rFonts w:ascii="Times New Roman" w:hAnsi="Times New Roman" w:cs="Times New Roman"/>
                <w:sz w:val="20"/>
                <w:szCs w:val="20"/>
              </w:rPr>
              <w:t xml:space="preserve"> &lt; .001</w:t>
            </w:r>
          </w:p>
        </w:tc>
      </w:tr>
      <w:tr w:rsidR="00BD4A5D" w:rsidRPr="00CD71F0" w14:paraId="75577516" w14:textId="77777777" w:rsidTr="00730B7B">
        <w:tc>
          <w:tcPr>
            <w:tcW w:w="1800" w:type="dxa"/>
          </w:tcPr>
          <w:p w14:paraId="0AF24CD0" w14:textId="77777777" w:rsidR="00BD4A5D" w:rsidRPr="00CD71F0" w:rsidRDefault="00BD4A5D" w:rsidP="00FD583C">
            <w:pPr>
              <w:rPr>
                <w:rFonts w:ascii="Times New Roman" w:hAnsi="Times New Roman" w:cs="Times New Roman"/>
                <w:sz w:val="20"/>
                <w:szCs w:val="20"/>
              </w:rPr>
            </w:pPr>
          </w:p>
        </w:tc>
        <w:tc>
          <w:tcPr>
            <w:tcW w:w="2340" w:type="dxa"/>
          </w:tcPr>
          <w:p w14:paraId="0C797FFD" w14:textId="77777777" w:rsidR="00BD4A5D" w:rsidRPr="00BB6D35" w:rsidRDefault="00BD4A5D" w:rsidP="00FD583C">
            <w:pPr>
              <w:rPr>
                <w:rFonts w:ascii="Times New Roman" w:hAnsi="Times New Roman" w:cs="Times New Roman"/>
                <w:sz w:val="20"/>
                <w:szCs w:val="20"/>
              </w:rPr>
            </w:pPr>
          </w:p>
        </w:tc>
        <w:tc>
          <w:tcPr>
            <w:tcW w:w="2250" w:type="dxa"/>
          </w:tcPr>
          <w:p w14:paraId="2C2FB7C5"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Extended</w:t>
            </w:r>
          </w:p>
        </w:tc>
        <w:tc>
          <w:tcPr>
            <w:tcW w:w="1170" w:type="dxa"/>
          </w:tcPr>
          <w:p w14:paraId="3DA9D682"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74</w:t>
            </w:r>
          </w:p>
        </w:tc>
        <w:tc>
          <w:tcPr>
            <w:tcW w:w="1170" w:type="dxa"/>
          </w:tcPr>
          <w:p w14:paraId="3797202E" w14:textId="77777777" w:rsidR="00BD4A5D" w:rsidRPr="00CD71F0" w:rsidRDefault="00BD4A5D" w:rsidP="00FD583C">
            <w:pPr>
              <w:jc w:val="center"/>
              <w:rPr>
                <w:rFonts w:ascii="Times New Roman" w:hAnsi="Times New Roman" w:cs="Times New Roman"/>
                <w:sz w:val="20"/>
                <w:szCs w:val="20"/>
              </w:rPr>
            </w:pPr>
            <w:r>
              <w:rPr>
                <w:rFonts w:ascii="Times New Roman" w:hAnsi="Times New Roman" w:cs="Times New Roman"/>
                <w:sz w:val="20"/>
                <w:szCs w:val="20"/>
              </w:rPr>
              <w:t>187</w:t>
            </w:r>
          </w:p>
        </w:tc>
        <w:tc>
          <w:tcPr>
            <w:tcW w:w="900" w:type="dxa"/>
          </w:tcPr>
          <w:p w14:paraId="3BBA4E37" w14:textId="77777777" w:rsidR="00BD4A5D" w:rsidRPr="00CD71F0" w:rsidRDefault="00BD4A5D" w:rsidP="00FD583C">
            <w:pPr>
              <w:rPr>
                <w:rFonts w:ascii="Times New Roman" w:hAnsi="Times New Roman" w:cs="Times New Roman"/>
                <w:sz w:val="20"/>
                <w:szCs w:val="20"/>
              </w:rPr>
            </w:pPr>
          </w:p>
        </w:tc>
      </w:tr>
      <w:tr w:rsidR="00BD4A5D" w:rsidRPr="00CD71F0" w14:paraId="3956C615" w14:textId="77777777" w:rsidTr="00730B7B">
        <w:tc>
          <w:tcPr>
            <w:tcW w:w="1800" w:type="dxa"/>
            <w:tcBorders>
              <w:bottom w:val="single" w:sz="18" w:space="0" w:color="auto"/>
            </w:tcBorders>
          </w:tcPr>
          <w:p w14:paraId="3733B66B" w14:textId="77777777" w:rsidR="00BD4A5D" w:rsidRPr="00CD71F0" w:rsidRDefault="00BD4A5D" w:rsidP="00FD583C">
            <w:pPr>
              <w:rPr>
                <w:rFonts w:ascii="Times New Roman" w:hAnsi="Times New Roman" w:cs="Times New Roman"/>
                <w:sz w:val="20"/>
                <w:szCs w:val="20"/>
              </w:rPr>
            </w:pPr>
          </w:p>
        </w:tc>
        <w:tc>
          <w:tcPr>
            <w:tcW w:w="2340" w:type="dxa"/>
            <w:tcBorders>
              <w:bottom w:val="single" w:sz="18" w:space="0" w:color="auto"/>
            </w:tcBorders>
          </w:tcPr>
          <w:p w14:paraId="55E9F03A" w14:textId="77777777" w:rsidR="00BD4A5D" w:rsidRPr="00BB6D35" w:rsidRDefault="00BD4A5D" w:rsidP="00FD583C">
            <w:pPr>
              <w:rPr>
                <w:rFonts w:ascii="Times New Roman" w:hAnsi="Times New Roman" w:cs="Times New Roman"/>
                <w:sz w:val="20"/>
                <w:szCs w:val="20"/>
              </w:rPr>
            </w:pPr>
          </w:p>
        </w:tc>
        <w:tc>
          <w:tcPr>
            <w:tcW w:w="2250" w:type="dxa"/>
            <w:tcBorders>
              <w:bottom w:val="single" w:sz="18" w:space="0" w:color="auto"/>
            </w:tcBorders>
          </w:tcPr>
          <w:p w14:paraId="0AB1B43F"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sz w:val="20"/>
                <w:szCs w:val="20"/>
              </w:rPr>
              <w:t>Timeless</w:t>
            </w:r>
          </w:p>
        </w:tc>
        <w:tc>
          <w:tcPr>
            <w:tcW w:w="1170" w:type="dxa"/>
            <w:tcBorders>
              <w:bottom w:val="single" w:sz="18" w:space="0" w:color="auto"/>
            </w:tcBorders>
          </w:tcPr>
          <w:p w14:paraId="5E5C79D3"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93</w:t>
            </w:r>
          </w:p>
        </w:tc>
        <w:tc>
          <w:tcPr>
            <w:tcW w:w="1170" w:type="dxa"/>
            <w:tcBorders>
              <w:bottom w:val="single" w:sz="18" w:space="0" w:color="auto"/>
            </w:tcBorders>
          </w:tcPr>
          <w:p w14:paraId="1CBA828C"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98</w:t>
            </w:r>
          </w:p>
        </w:tc>
        <w:tc>
          <w:tcPr>
            <w:tcW w:w="900" w:type="dxa"/>
            <w:tcBorders>
              <w:bottom w:val="single" w:sz="18" w:space="0" w:color="auto"/>
            </w:tcBorders>
          </w:tcPr>
          <w:p w14:paraId="3A2F081B" w14:textId="77777777" w:rsidR="00BD4A5D" w:rsidRPr="00CD71F0" w:rsidRDefault="00BD4A5D" w:rsidP="00FD583C">
            <w:pPr>
              <w:rPr>
                <w:rFonts w:ascii="Times New Roman" w:hAnsi="Times New Roman" w:cs="Times New Roman"/>
                <w:sz w:val="20"/>
                <w:szCs w:val="20"/>
              </w:rPr>
            </w:pPr>
          </w:p>
        </w:tc>
      </w:tr>
      <w:tr w:rsidR="00BD4A5D" w:rsidRPr="00CD71F0" w14:paraId="23560CCB" w14:textId="77777777" w:rsidTr="00730B7B">
        <w:tc>
          <w:tcPr>
            <w:tcW w:w="1800" w:type="dxa"/>
            <w:tcBorders>
              <w:top w:val="single" w:sz="18" w:space="0" w:color="auto"/>
            </w:tcBorders>
          </w:tcPr>
          <w:p w14:paraId="50F9D80A" w14:textId="77777777" w:rsidR="00BD4A5D" w:rsidRPr="00BB6D35" w:rsidRDefault="00BD4A5D" w:rsidP="00613329">
            <w:pPr>
              <w:keepNext/>
              <w:keepLines/>
              <w:outlineLvl w:val="6"/>
              <w:rPr>
                <w:rFonts w:ascii="Times New Roman" w:hAnsi="Times New Roman" w:cs="Times New Roman"/>
                <w:b/>
                <w:i/>
                <w:sz w:val="20"/>
                <w:szCs w:val="20"/>
              </w:rPr>
            </w:pPr>
            <w:r w:rsidRPr="00BB6D35">
              <w:rPr>
                <w:rFonts w:ascii="Times New Roman" w:hAnsi="Times New Roman" w:cs="Times New Roman"/>
                <w:b/>
                <w:i/>
                <w:sz w:val="20"/>
                <w:szCs w:val="20"/>
              </w:rPr>
              <w:t>Summary Measure</w:t>
            </w:r>
          </w:p>
        </w:tc>
        <w:tc>
          <w:tcPr>
            <w:tcW w:w="2340" w:type="dxa"/>
            <w:tcBorders>
              <w:top w:val="single" w:sz="18" w:space="0" w:color="auto"/>
            </w:tcBorders>
          </w:tcPr>
          <w:p w14:paraId="1BE1CB41" w14:textId="77777777" w:rsidR="00BD4A5D" w:rsidRPr="00CD71F0" w:rsidRDefault="00BD4A5D" w:rsidP="00154E20">
            <w:pPr>
              <w:rPr>
                <w:rFonts w:ascii="Times New Roman" w:hAnsi="Times New Roman" w:cs="Times New Roman"/>
                <w:sz w:val="20"/>
                <w:szCs w:val="20"/>
              </w:rPr>
            </w:pPr>
            <w:r w:rsidRPr="00CD71F0">
              <w:rPr>
                <w:rFonts w:ascii="Times New Roman" w:hAnsi="Times New Roman" w:cs="Times New Roman"/>
                <w:sz w:val="20"/>
                <w:szCs w:val="20"/>
              </w:rPr>
              <w:t>Locus</w:t>
            </w:r>
          </w:p>
        </w:tc>
        <w:tc>
          <w:tcPr>
            <w:tcW w:w="2250" w:type="dxa"/>
            <w:tcBorders>
              <w:top w:val="single" w:sz="18" w:space="0" w:color="auto"/>
            </w:tcBorders>
          </w:tcPr>
          <w:p w14:paraId="403F4B5D" w14:textId="77777777" w:rsidR="00BD4A5D" w:rsidRPr="00CD71F0" w:rsidRDefault="00BD4A5D" w:rsidP="00154E20">
            <w:pPr>
              <w:rPr>
                <w:rFonts w:ascii="Times New Roman" w:hAnsi="Times New Roman" w:cs="Times New Roman"/>
                <w:sz w:val="20"/>
                <w:szCs w:val="20"/>
              </w:rPr>
            </w:pPr>
            <w:r w:rsidRPr="00CD71F0">
              <w:rPr>
                <w:rFonts w:ascii="Times New Roman" w:hAnsi="Times New Roman" w:cs="Times New Roman"/>
                <w:sz w:val="20"/>
                <w:szCs w:val="20"/>
              </w:rPr>
              <w:t>Epistemic uncertainty</w:t>
            </w:r>
          </w:p>
        </w:tc>
        <w:tc>
          <w:tcPr>
            <w:tcW w:w="1170" w:type="dxa"/>
            <w:tcBorders>
              <w:top w:val="single" w:sz="18" w:space="0" w:color="auto"/>
            </w:tcBorders>
          </w:tcPr>
          <w:p w14:paraId="573B04F4"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18</w:t>
            </w:r>
            <w:r>
              <w:rPr>
                <w:rFonts w:ascii="Times New Roman" w:hAnsi="Times New Roman" w:cs="Times New Roman"/>
                <w:sz w:val="20"/>
                <w:szCs w:val="20"/>
              </w:rPr>
              <w:t>4</w:t>
            </w:r>
          </w:p>
        </w:tc>
        <w:tc>
          <w:tcPr>
            <w:tcW w:w="1170" w:type="dxa"/>
            <w:tcBorders>
              <w:top w:val="single" w:sz="18" w:space="0" w:color="auto"/>
            </w:tcBorders>
          </w:tcPr>
          <w:p w14:paraId="0E39DA23"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115</w:t>
            </w:r>
          </w:p>
        </w:tc>
        <w:tc>
          <w:tcPr>
            <w:tcW w:w="900" w:type="dxa"/>
            <w:tcBorders>
              <w:top w:val="single" w:sz="18" w:space="0" w:color="auto"/>
            </w:tcBorders>
          </w:tcPr>
          <w:p w14:paraId="5C722DDB" w14:textId="77777777" w:rsidR="00BD4A5D" w:rsidRPr="00CD71F0" w:rsidRDefault="00BD4A5D" w:rsidP="00FD583C">
            <w:pPr>
              <w:rPr>
                <w:rFonts w:ascii="Times New Roman" w:hAnsi="Times New Roman" w:cs="Times New Roman"/>
                <w:sz w:val="20"/>
                <w:szCs w:val="20"/>
              </w:rPr>
            </w:pPr>
            <w:r w:rsidRPr="00CD71F0">
              <w:rPr>
                <w:rFonts w:ascii="Times New Roman" w:hAnsi="Times New Roman" w:cs="Times New Roman"/>
                <w:i/>
                <w:sz w:val="20"/>
                <w:szCs w:val="20"/>
              </w:rPr>
              <w:t>p</w:t>
            </w:r>
            <w:r w:rsidRPr="00CD71F0">
              <w:rPr>
                <w:rFonts w:ascii="Times New Roman" w:hAnsi="Times New Roman" w:cs="Times New Roman"/>
                <w:sz w:val="20"/>
                <w:szCs w:val="20"/>
              </w:rPr>
              <w:t xml:space="preserve"> </w:t>
            </w:r>
            <w:r>
              <w:rPr>
                <w:rFonts w:ascii="Times New Roman" w:hAnsi="Times New Roman" w:cs="Times New Roman"/>
                <w:sz w:val="20"/>
                <w:szCs w:val="20"/>
              </w:rPr>
              <w:t>&lt;</w:t>
            </w:r>
            <w:r w:rsidRPr="00CD71F0">
              <w:rPr>
                <w:rFonts w:ascii="Times New Roman" w:hAnsi="Times New Roman" w:cs="Times New Roman"/>
                <w:sz w:val="20"/>
                <w:szCs w:val="20"/>
              </w:rPr>
              <w:t xml:space="preserve"> .00</w:t>
            </w:r>
            <w:r>
              <w:rPr>
                <w:rFonts w:ascii="Times New Roman" w:hAnsi="Times New Roman" w:cs="Times New Roman"/>
                <w:sz w:val="20"/>
                <w:szCs w:val="20"/>
              </w:rPr>
              <w:t>1</w:t>
            </w:r>
          </w:p>
        </w:tc>
      </w:tr>
      <w:tr w:rsidR="00BD4A5D" w:rsidRPr="00CD71F0" w14:paraId="2B35AB2A" w14:textId="77777777" w:rsidTr="00730B7B">
        <w:tc>
          <w:tcPr>
            <w:tcW w:w="1800" w:type="dxa"/>
            <w:tcBorders>
              <w:bottom w:val="single" w:sz="18" w:space="0" w:color="auto"/>
            </w:tcBorders>
          </w:tcPr>
          <w:p w14:paraId="3735803E" w14:textId="77777777" w:rsidR="00BD4A5D" w:rsidRPr="00CD71F0" w:rsidRDefault="00BD4A5D" w:rsidP="00FD583C">
            <w:pPr>
              <w:rPr>
                <w:rFonts w:ascii="Times New Roman" w:hAnsi="Times New Roman" w:cs="Times New Roman"/>
                <w:sz w:val="20"/>
                <w:szCs w:val="20"/>
              </w:rPr>
            </w:pPr>
          </w:p>
        </w:tc>
        <w:tc>
          <w:tcPr>
            <w:tcW w:w="2340" w:type="dxa"/>
            <w:tcBorders>
              <w:bottom w:val="single" w:sz="18" w:space="0" w:color="auto"/>
            </w:tcBorders>
          </w:tcPr>
          <w:p w14:paraId="1A85A2B7" w14:textId="77777777" w:rsidR="00BD4A5D" w:rsidRPr="00CD71F0" w:rsidRDefault="00BD4A5D" w:rsidP="00FD583C">
            <w:pPr>
              <w:rPr>
                <w:rFonts w:ascii="Times New Roman" w:hAnsi="Times New Roman" w:cs="Times New Roman"/>
                <w:sz w:val="20"/>
                <w:szCs w:val="20"/>
              </w:rPr>
            </w:pPr>
          </w:p>
        </w:tc>
        <w:tc>
          <w:tcPr>
            <w:tcW w:w="2250" w:type="dxa"/>
            <w:tcBorders>
              <w:bottom w:val="single" w:sz="18" w:space="0" w:color="auto"/>
            </w:tcBorders>
          </w:tcPr>
          <w:p w14:paraId="13C0184E" w14:textId="77777777" w:rsidR="00BD4A5D" w:rsidRPr="00CD71F0" w:rsidRDefault="00BD4A5D" w:rsidP="00FD583C">
            <w:pPr>
              <w:rPr>
                <w:rFonts w:ascii="Times New Roman" w:hAnsi="Times New Roman" w:cs="Times New Roman"/>
                <w:sz w:val="20"/>
                <w:szCs w:val="20"/>
              </w:rPr>
            </w:pPr>
            <w:proofErr w:type="spellStart"/>
            <w:r w:rsidRPr="00CD71F0">
              <w:rPr>
                <w:rFonts w:ascii="Times New Roman" w:hAnsi="Times New Roman" w:cs="Times New Roman"/>
                <w:sz w:val="20"/>
                <w:szCs w:val="20"/>
              </w:rPr>
              <w:t>Aleatory</w:t>
            </w:r>
            <w:proofErr w:type="spellEnd"/>
            <w:r w:rsidRPr="00CD71F0">
              <w:rPr>
                <w:rFonts w:ascii="Times New Roman" w:hAnsi="Times New Roman" w:cs="Times New Roman"/>
                <w:sz w:val="20"/>
                <w:szCs w:val="20"/>
              </w:rPr>
              <w:t xml:space="preserve"> uncertainty</w:t>
            </w:r>
          </w:p>
        </w:tc>
        <w:tc>
          <w:tcPr>
            <w:tcW w:w="1170" w:type="dxa"/>
            <w:tcBorders>
              <w:bottom w:val="single" w:sz="18" w:space="0" w:color="auto"/>
            </w:tcBorders>
          </w:tcPr>
          <w:p w14:paraId="4B71294C"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17</w:t>
            </w:r>
            <w:r>
              <w:rPr>
                <w:rFonts w:ascii="Times New Roman" w:hAnsi="Times New Roman" w:cs="Times New Roman"/>
                <w:sz w:val="20"/>
                <w:szCs w:val="20"/>
              </w:rPr>
              <w:t>7</w:t>
            </w:r>
          </w:p>
        </w:tc>
        <w:tc>
          <w:tcPr>
            <w:tcW w:w="1170" w:type="dxa"/>
            <w:tcBorders>
              <w:bottom w:val="single" w:sz="18" w:space="0" w:color="auto"/>
            </w:tcBorders>
          </w:tcPr>
          <w:p w14:paraId="4F4A34F4" w14:textId="77777777" w:rsidR="00BD4A5D" w:rsidRPr="00CD71F0" w:rsidRDefault="00BD4A5D" w:rsidP="00FD583C">
            <w:pPr>
              <w:jc w:val="center"/>
              <w:rPr>
                <w:rFonts w:ascii="Times New Roman" w:hAnsi="Times New Roman" w:cs="Times New Roman"/>
                <w:sz w:val="20"/>
                <w:szCs w:val="20"/>
              </w:rPr>
            </w:pPr>
            <w:r w:rsidRPr="00CD71F0">
              <w:rPr>
                <w:rFonts w:ascii="Times New Roman" w:hAnsi="Times New Roman" w:cs="Times New Roman"/>
                <w:sz w:val="20"/>
                <w:szCs w:val="20"/>
              </w:rPr>
              <w:t>4</w:t>
            </w:r>
            <w:r>
              <w:rPr>
                <w:rFonts w:ascii="Times New Roman" w:hAnsi="Times New Roman" w:cs="Times New Roman"/>
                <w:sz w:val="20"/>
                <w:szCs w:val="20"/>
              </w:rPr>
              <w:t>89</w:t>
            </w:r>
          </w:p>
        </w:tc>
        <w:tc>
          <w:tcPr>
            <w:tcW w:w="900" w:type="dxa"/>
            <w:tcBorders>
              <w:bottom w:val="single" w:sz="18" w:space="0" w:color="auto"/>
            </w:tcBorders>
          </w:tcPr>
          <w:p w14:paraId="6CDE6781" w14:textId="77777777" w:rsidR="00BD4A5D" w:rsidRPr="00CD71F0" w:rsidRDefault="00BD4A5D" w:rsidP="00FD583C">
            <w:pPr>
              <w:rPr>
                <w:rFonts w:ascii="Times New Roman" w:hAnsi="Times New Roman" w:cs="Times New Roman"/>
                <w:sz w:val="20"/>
                <w:szCs w:val="20"/>
              </w:rPr>
            </w:pPr>
          </w:p>
        </w:tc>
      </w:tr>
    </w:tbl>
    <w:p w14:paraId="52CB991F" w14:textId="77777777" w:rsidR="001E1E53" w:rsidRPr="001E1E53" w:rsidRDefault="001E1E53" w:rsidP="00F3374A">
      <w:pPr>
        <w:ind w:firstLine="720"/>
        <w:rPr>
          <w:rFonts w:ascii="Times New Roman" w:hAnsi="Times New Roman" w:cs="Times New Roman"/>
          <w:sz w:val="28"/>
        </w:rPr>
      </w:pPr>
    </w:p>
    <w:sectPr w:rsidR="001E1E53" w:rsidRPr="001E1E53" w:rsidSect="005A0EBB">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DW" w:date="2015-02-12T13:30:00Z" w:initials="DW">
    <w:p w14:paraId="664548BD" w14:textId="4FEA5452" w:rsidR="005C2677" w:rsidRDefault="005C2677">
      <w:pPr>
        <w:pStyle w:val="CommentText"/>
      </w:pPr>
      <w:r>
        <w:rPr>
          <w:rStyle w:val="CommentReference"/>
        </w:rPr>
        <w:annotationRef/>
      </w:r>
      <w:r>
        <w:rPr>
          <w:rStyle w:val="CommentReference"/>
        </w:rPr>
        <w:t>For reference below</w:t>
      </w:r>
    </w:p>
  </w:comment>
  <w:comment w:id="1" w:author="DW" w:date="2015-02-12T13:29:00Z" w:initials="DW">
    <w:p w14:paraId="162274F6" w14:textId="78621825" w:rsidR="005C2677" w:rsidRDefault="005C2677">
      <w:pPr>
        <w:pStyle w:val="CommentText"/>
      </w:pPr>
      <w:r>
        <w:rPr>
          <w:rStyle w:val="CommentReference"/>
        </w:rPr>
        <w:annotationRef/>
      </w:r>
      <w:r>
        <w:rPr>
          <w:rStyle w:val="CommentReference"/>
        </w:rPr>
        <w:t>For epistemic it says: “</w:t>
      </w:r>
      <w:r w:rsidRPr="00FC32CF">
        <w:rPr>
          <w:rFonts w:ascii="Times New Roman" w:hAnsi="Times New Roman" w:cs="Times New Roman"/>
        </w:rPr>
        <w:t>one’s degree of epistemic uncertainty</w:t>
      </w:r>
      <w:r>
        <w:rPr>
          <w:rFonts w:ascii="Times New Roman" w:hAnsi="Times New Roman" w:cs="Times New Roman"/>
        </w:rPr>
        <w:t>” degree sounds like a state whereas assessment sounds like a belief/perception.  Is this intentional?</w:t>
      </w:r>
    </w:p>
  </w:comment>
  <w:comment w:id="2" w:author="DW" w:date="2015-02-12T13:31:00Z" w:initials="DW">
    <w:p w14:paraId="6BB1B064" w14:textId="72654562" w:rsidR="005C2677" w:rsidRDefault="005C2677">
      <w:pPr>
        <w:pStyle w:val="CommentText"/>
      </w:pPr>
      <w:r>
        <w:rPr>
          <w:rStyle w:val="CommentReference"/>
        </w:rPr>
        <w:annotationRef/>
      </w:r>
      <w:r>
        <w:t>Delete more?</w:t>
      </w:r>
    </w:p>
  </w:comment>
  <w:comment w:id="3" w:author="DW" w:date="2015-02-12T13:33:00Z" w:initials="DW">
    <w:p w14:paraId="17ECDB56" w14:textId="115A8D3B" w:rsidR="005C2677" w:rsidRDefault="005C2677">
      <w:pPr>
        <w:pStyle w:val="CommentText"/>
      </w:pPr>
      <w:r>
        <w:rPr>
          <w:rStyle w:val="CommentReference"/>
        </w:rPr>
        <w:annotationRef/>
      </w:r>
      <w:r>
        <w:t>This last point may be a bit dis-fluent since there are 2 sub-points.  Maybe break the last sentence out into a 4</w:t>
      </w:r>
      <w:r w:rsidRPr="00036665">
        <w:rPr>
          <w:vertAlign w:val="superscript"/>
        </w:rPr>
        <w:t>th</w:t>
      </w:r>
      <w:r>
        <w:t xml:space="preserve"> point or add “and” between the two points.</w:t>
      </w:r>
    </w:p>
    <w:p w14:paraId="4B649542" w14:textId="77777777" w:rsidR="005C2677" w:rsidRDefault="005C2677">
      <w:pPr>
        <w:pStyle w:val="CommentText"/>
      </w:pPr>
    </w:p>
    <w:p w14:paraId="231C1319" w14:textId="66F9EC84" w:rsidR="005C2677" w:rsidRDefault="005C2677">
      <w:pPr>
        <w:pStyle w:val="CommentText"/>
        <w:rPr>
          <w:rFonts w:ascii="Times New Roman" w:hAnsi="Times New Roman" w:cs="Times New Roman"/>
        </w:rPr>
      </w:pPr>
      <w:r>
        <w:t xml:space="preserve">It might also help to add more structure to these three points by adding a short descriptor of the behavior they are describing.  For instance, in point 1 you could say: “(1) people naturally match language with uncertainty -- </w:t>
      </w:r>
      <w:r>
        <w:rPr>
          <w:rFonts w:ascii="Times New Roman" w:hAnsi="Times New Roman" w:cs="Times New Roman"/>
        </w:rPr>
        <w:t xml:space="preserve">speakers tend to use confidence and likelihood statements in connection with epistemic and </w:t>
      </w:r>
      <w:proofErr w:type="spellStart"/>
      <w:r>
        <w:rPr>
          <w:rFonts w:ascii="Times New Roman" w:hAnsi="Times New Roman" w:cs="Times New Roman"/>
        </w:rPr>
        <w:t>aleatory</w:t>
      </w:r>
      <w:proofErr w:type="spellEnd"/>
      <w:r>
        <w:rPr>
          <w:rFonts w:ascii="Times New Roman" w:hAnsi="Times New Roman" w:cs="Times New Roman"/>
        </w:rPr>
        <w:t xml:space="preserve"> forms of uncertainty, respectively, as observed in an analysis of </w:t>
      </w:r>
      <w:r>
        <w:rPr>
          <w:rFonts w:ascii="Times New Roman" w:hAnsi="Times New Roman" w:cs="Times New Roman"/>
          <w:i/>
        </w:rPr>
        <w:t>New York Times</w:t>
      </w:r>
      <w:r>
        <w:rPr>
          <w:rFonts w:ascii="Times New Roman" w:hAnsi="Times New Roman" w:cs="Times New Roman"/>
        </w:rPr>
        <w:t xml:space="preserve"> articles (Study 1)…” and in point 2: “(2) people </w:t>
      </w:r>
      <w:r w:rsidR="0000616D">
        <w:rPr>
          <w:rFonts w:ascii="Times New Roman" w:hAnsi="Times New Roman" w:cs="Times New Roman"/>
        </w:rPr>
        <w:t xml:space="preserve">infer </w:t>
      </w:r>
      <w:r>
        <w:rPr>
          <w:rFonts w:ascii="Times New Roman" w:hAnsi="Times New Roman" w:cs="Times New Roman"/>
        </w:rPr>
        <w:t xml:space="preserve">modes of reasoning </w:t>
      </w:r>
      <w:r w:rsidR="0000616D">
        <w:rPr>
          <w:rFonts w:ascii="Times New Roman" w:hAnsi="Times New Roman" w:cs="Times New Roman"/>
        </w:rPr>
        <w:t xml:space="preserve">from language of </w:t>
      </w:r>
      <w:r>
        <w:rPr>
          <w:rFonts w:ascii="Times New Roman" w:hAnsi="Times New Roman" w:cs="Times New Roman"/>
        </w:rPr>
        <w:t>uncertainty -- listeners tend to match confidence statements with</w:t>
      </w:r>
      <w:r w:rsidRPr="00E303C9">
        <w:rPr>
          <w:rFonts w:ascii="Times New Roman" w:hAnsi="Times New Roman" w:cs="Times New Roman"/>
        </w:rPr>
        <w:t xml:space="preserve"> </w:t>
      </w:r>
      <w:r>
        <w:rPr>
          <w:rFonts w:ascii="Times New Roman" w:hAnsi="Times New Roman" w:cs="Times New Roman"/>
        </w:rPr>
        <w:t>singular reasoning…”</w:t>
      </w:r>
    </w:p>
    <w:p w14:paraId="07157549" w14:textId="77777777" w:rsidR="005C2677" w:rsidRDefault="005C2677">
      <w:pPr>
        <w:pStyle w:val="CommentText"/>
        <w:rPr>
          <w:rFonts w:ascii="Times New Roman" w:hAnsi="Times New Roman" w:cs="Times New Roman"/>
        </w:rPr>
      </w:pPr>
    </w:p>
    <w:p w14:paraId="3223C048" w14:textId="0B99B75D" w:rsidR="005C2677" w:rsidRDefault="005C2677">
      <w:pPr>
        <w:pStyle w:val="CommentText"/>
      </w:pPr>
    </w:p>
  </w:comment>
  <w:comment w:id="4" w:author="DW" w:date="2015-02-12T13:42:00Z" w:initials="DW">
    <w:p w14:paraId="59E8BB84" w14:textId="53B1E046" w:rsidR="005C2677" w:rsidRDefault="005C2677">
      <w:pPr>
        <w:pStyle w:val="CommentText"/>
      </w:pPr>
      <w:r>
        <w:rPr>
          <w:rStyle w:val="CommentReference"/>
        </w:rPr>
        <w:annotationRef/>
      </w:r>
      <w:r>
        <w:t>This is a little dis-fluent and seems like it could be written more plainly without losing meaning</w:t>
      </w:r>
    </w:p>
  </w:comment>
  <w:comment w:id="5" w:author="DW" w:date="2015-02-12T13:47:00Z" w:initials="DW">
    <w:p w14:paraId="69F5BF95" w14:textId="0931824B" w:rsidR="005C2677" w:rsidRDefault="005C2677">
      <w:pPr>
        <w:pStyle w:val="CommentText"/>
      </w:pPr>
      <w:r>
        <w:rPr>
          <w:rStyle w:val="CommentReference"/>
        </w:rPr>
        <w:annotationRef/>
      </w:r>
      <w:r>
        <w:t>Is this the right word?  Maybe process, outcome, or event</w:t>
      </w:r>
    </w:p>
  </w:comment>
  <w:comment w:id="7" w:author="DW" w:date="2015-02-12T13:51:00Z" w:initials="DW">
    <w:p w14:paraId="08833D63" w14:textId="2120C3DF" w:rsidR="005C2677" w:rsidRDefault="005C2677">
      <w:pPr>
        <w:pStyle w:val="CommentText"/>
      </w:pPr>
      <w:r>
        <w:rPr>
          <w:rStyle w:val="CommentReference"/>
        </w:rPr>
        <w:annotationRef/>
      </w:r>
      <w:proofErr w:type="gramStart"/>
      <w:r>
        <w:t>effect</w:t>
      </w:r>
      <w:proofErr w:type="gramEnd"/>
    </w:p>
  </w:comment>
  <w:comment w:id="10" w:author="DW" w:date="2015-02-12T13:52:00Z" w:initials="DW">
    <w:p w14:paraId="010700CE" w14:textId="62A48BE2" w:rsidR="005C2677" w:rsidRDefault="005C2677">
      <w:pPr>
        <w:pStyle w:val="CommentText"/>
      </w:pPr>
      <w:r>
        <w:rPr>
          <w:rStyle w:val="CommentReference"/>
        </w:rPr>
        <w:annotationRef/>
      </w:r>
      <w:r>
        <w:t xml:space="preserve">I like the </w:t>
      </w:r>
      <w:proofErr w:type="gramStart"/>
      <w:r>
        <w:t>foreshadowing ;</w:t>
      </w:r>
      <w:proofErr w:type="gramEnd"/>
      <w:r>
        <w:t xml:space="preserve"> )</w:t>
      </w:r>
    </w:p>
  </w:comment>
  <w:comment w:id="11" w:author="DW" w:date="2015-02-12T13:53:00Z" w:initials="DW">
    <w:p w14:paraId="5D975057" w14:textId="288E0B1C" w:rsidR="005C2677" w:rsidRDefault="005C2677">
      <w:pPr>
        <w:pStyle w:val="CommentText"/>
      </w:pPr>
      <w:r>
        <w:rPr>
          <w:rStyle w:val="CommentReference"/>
        </w:rPr>
        <w:annotationRef/>
      </w:r>
      <w:proofErr w:type="spellStart"/>
      <w:r>
        <w:rPr>
          <w:rFonts w:ascii="Times New Roman" w:hAnsi="Times New Roman" w:cs="Times New Roman"/>
        </w:rPr>
        <w:t>Teigen</w:t>
      </w:r>
      <w:proofErr w:type="spellEnd"/>
      <w:r>
        <w:rPr>
          <w:rStyle w:val="CommentReference"/>
        </w:rPr>
        <w:annotationRef/>
      </w:r>
      <w:r>
        <w:rPr>
          <w:rFonts w:ascii="Times New Roman" w:hAnsi="Times New Roman" w:cs="Times New Roman"/>
        </w:rPr>
        <w:t>,</w:t>
      </w:r>
    </w:p>
  </w:comment>
  <w:comment w:id="13" w:author="DW" w:date="2015-02-12T13:54:00Z" w:initials="DW">
    <w:p w14:paraId="647F0082" w14:textId="16163EF1" w:rsidR="005C2677" w:rsidRDefault="005C2677">
      <w:pPr>
        <w:pStyle w:val="CommentText"/>
      </w:pPr>
      <w:r>
        <w:rPr>
          <w:rStyle w:val="CommentReference"/>
        </w:rPr>
        <w:annotationRef/>
      </w:r>
      <w:r>
        <w:rPr>
          <w:rStyle w:val="CommentReference"/>
        </w:rPr>
        <w:t xml:space="preserve">Removed </w:t>
      </w:r>
      <w:r>
        <w:t>comma</w:t>
      </w:r>
    </w:p>
  </w:comment>
  <w:comment w:id="15" w:author="DW" w:date="2015-02-12T13:57:00Z" w:initials="DW">
    <w:p w14:paraId="6E796B2E" w14:textId="68349330" w:rsidR="005C2677" w:rsidRDefault="005C2677">
      <w:pPr>
        <w:pStyle w:val="CommentText"/>
      </w:pPr>
      <w:r>
        <w:rPr>
          <w:rStyle w:val="CommentReference"/>
        </w:rPr>
        <w:annotationRef/>
      </w:r>
      <w:r>
        <w:t xml:space="preserve">Same comment from the abstract – is degree for epistemic, and assessment for </w:t>
      </w:r>
      <w:proofErr w:type="spellStart"/>
      <w:r>
        <w:t>aleatory</w:t>
      </w:r>
      <w:proofErr w:type="spellEnd"/>
      <w:r>
        <w:t xml:space="preserve"> intentional?  </w:t>
      </w:r>
    </w:p>
  </w:comment>
  <w:comment w:id="16" w:author="DW" w:date="2015-02-12T13:59:00Z" w:initials="DW">
    <w:p w14:paraId="43FF768C" w14:textId="7C73AF6B" w:rsidR="005C2677" w:rsidRDefault="005C2677">
      <w:pPr>
        <w:pStyle w:val="CommentText"/>
      </w:pPr>
      <w:r>
        <w:rPr>
          <w:rStyle w:val="CommentReference"/>
        </w:rPr>
        <w:annotationRef/>
      </w:r>
      <w:r>
        <w:t>Seems unnecessary to say this and takes away from the flow</w:t>
      </w:r>
    </w:p>
  </w:comment>
  <w:comment w:id="17" w:author="DW" w:date="2015-02-12T14:02:00Z" w:initials="DW">
    <w:p w14:paraId="7D1DA091" w14:textId="18B0BF13" w:rsidR="005C2677" w:rsidRDefault="005C2677">
      <w:pPr>
        <w:pStyle w:val="CommentText"/>
      </w:pPr>
      <w:r>
        <w:rPr>
          <w:rStyle w:val="CommentReference"/>
        </w:rPr>
        <w:annotationRef/>
      </w:r>
      <w:r>
        <w:t xml:space="preserve">This paragraph feels a little out of place.  It seems like it could be discussed in the studies or at least further down this section.  I feel like this section is building to the predictions and this adds a layer or complication that’s not necessary at this stage. </w:t>
      </w:r>
    </w:p>
  </w:comment>
  <w:comment w:id="18" w:author="DW" w:date="2015-02-12T14:05:00Z" w:initials="DW">
    <w:p w14:paraId="4F9F040F" w14:textId="2E78F00F" w:rsidR="005C2677" w:rsidRDefault="005C2677">
      <w:pPr>
        <w:pStyle w:val="CommentText"/>
      </w:pPr>
      <w:r>
        <w:rPr>
          <w:rStyle w:val="CommentReference"/>
        </w:rPr>
        <w:annotationRef/>
      </w:r>
      <w:r>
        <w:t>It seems like this sentence should be moved to the beginning of the paragraph so we understand why we suddenly begin talking about pure epistemic/</w:t>
      </w:r>
      <w:proofErr w:type="spellStart"/>
      <w:r>
        <w:t>aleatory</w:t>
      </w:r>
      <w:proofErr w:type="spellEnd"/>
      <w:r>
        <w:t xml:space="preserve"> uncertainty</w:t>
      </w:r>
    </w:p>
  </w:comment>
  <w:comment w:id="20" w:author="DW" w:date="2015-02-12T17:20:00Z" w:initials="DW">
    <w:p w14:paraId="4DB41632" w14:textId="7F32497E" w:rsidR="00681D00" w:rsidRDefault="00681D00">
      <w:pPr>
        <w:pStyle w:val="CommentText"/>
      </w:pPr>
      <w:r>
        <w:rPr>
          <w:rStyle w:val="CommentReference"/>
        </w:rPr>
        <w:annotationRef/>
      </w:r>
      <w:r>
        <w:t>Remove comma</w:t>
      </w:r>
    </w:p>
  </w:comment>
  <w:comment w:id="22" w:author="DW" w:date="2015-02-12T17:20:00Z" w:initials="DW">
    <w:p w14:paraId="473A6D58" w14:textId="33ED1980" w:rsidR="00681D00" w:rsidRDefault="00681D00">
      <w:pPr>
        <w:pStyle w:val="CommentText"/>
      </w:pPr>
      <w:r>
        <w:rPr>
          <w:rStyle w:val="CommentReference"/>
        </w:rPr>
        <w:annotationRef/>
      </w:r>
      <w:r>
        <w:t>Remove comma</w:t>
      </w:r>
    </w:p>
  </w:comment>
  <w:comment w:id="24" w:author="DW" w:date="2015-02-12T17:21:00Z" w:initials="DW">
    <w:p w14:paraId="2AB63061" w14:textId="7C73A112" w:rsidR="00681D00" w:rsidRDefault="00681D00">
      <w:pPr>
        <w:pStyle w:val="CommentText"/>
      </w:pPr>
      <w:r>
        <w:rPr>
          <w:rStyle w:val="CommentReference"/>
        </w:rPr>
        <w:annotationRef/>
      </w:r>
      <w:r>
        <w:t>Remove comma</w:t>
      </w:r>
    </w:p>
  </w:comment>
  <w:comment w:id="27" w:author="DW" w:date="2015-02-12T17:21:00Z" w:initials="DW">
    <w:p w14:paraId="7AF717C3" w14:textId="64C69F74" w:rsidR="00681D00" w:rsidRDefault="00681D00">
      <w:pPr>
        <w:pStyle w:val="CommentText"/>
      </w:pPr>
      <w:r>
        <w:rPr>
          <w:rStyle w:val="CommentReference"/>
        </w:rPr>
        <w:annotationRef/>
      </w:r>
      <w:r>
        <w:t>Remove comma</w:t>
      </w:r>
    </w:p>
  </w:comment>
  <w:comment w:id="19" w:author="DW" w:date="2015-02-12T14:23:00Z" w:initials="DW">
    <w:p w14:paraId="06DEF436" w14:textId="77777777" w:rsidR="005C2677" w:rsidRPr="00422D6C" w:rsidRDefault="005C2677" w:rsidP="00422D6C">
      <w:pPr>
        <w:pStyle w:val="CommentText"/>
      </w:pPr>
      <w:r>
        <w:rPr>
          <w:rStyle w:val="CommentReference"/>
        </w:rPr>
        <w:annotationRef/>
      </w:r>
      <w:r>
        <w:rPr>
          <w:rStyle w:val="CommentReference"/>
        </w:rPr>
        <w:annotationRef/>
      </w:r>
      <w:r>
        <w:t xml:space="preserve">I wonder if this section can be tightened up a bit.  A lot of these cites don’t seem that relevant to the paper, other than to give background on research between language and thought.  It would be nice if these were motivating the intuition that the language of uncertainty </w:t>
      </w:r>
      <w:r>
        <w:rPr>
          <w:i/>
        </w:rPr>
        <w:t xml:space="preserve">should </w:t>
      </w:r>
      <w:r>
        <w:t>be affecting though</w:t>
      </w:r>
    </w:p>
    <w:p w14:paraId="20A4465C" w14:textId="592BF83C" w:rsidR="005C2677" w:rsidRDefault="005C2677">
      <w:pPr>
        <w:pStyle w:val="CommentText"/>
      </w:pPr>
    </w:p>
  </w:comment>
  <w:comment w:id="29" w:author="DW" w:date="2015-02-12T14:18:00Z" w:initials="DW">
    <w:p w14:paraId="55E4556F" w14:textId="75E4A9B7" w:rsidR="005C2677" w:rsidRDefault="005C2677">
      <w:pPr>
        <w:pStyle w:val="CommentText"/>
      </w:pPr>
      <w:r>
        <w:rPr>
          <w:rStyle w:val="CommentReference"/>
        </w:rPr>
        <w:annotationRef/>
      </w:r>
      <w:r>
        <w:t>I would remove this paragraph since it seems to be outlining the next paragraph, which is itself, an outline of the studies.  It also seems not quite parallel to the following paragraph which is a little confusing.</w:t>
      </w:r>
    </w:p>
  </w:comment>
  <w:comment w:id="30" w:author="DW" w:date="2015-02-12T14:25:00Z" w:initials="DW">
    <w:p w14:paraId="18B6D098" w14:textId="2F49D99E" w:rsidR="005C2677" w:rsidRDefault="005C2677">
      <w:pPr>
        <w:pStyle w:val="CommentText"/>
      </w:pPr>
      <w:r>
        <w:rPr>
          <w:rStyle w:val="CommentReference"/>
        </w:rPr>
        <w:annotationRef/>
      </w:r>
      <w:r>
        <w:t>Change to “that” reads better for me</w:t>
      </w:r>
    </w:p>
  </w:comment>
  <w:comment w:id="31" w:author="DW" w:date="2015-02-12T14:27:00Z" w:initials="DW">
    <w:p w14:paraId="3F2E502D" w14:textId="0A719C95" w:rsidR="005C2677" w:rsidRDefault="005C2677">
      <w:pPr>
        <w:pStyle w:val="CommentText"/>
      </w:pPr>
      <w:r>
        <w:rPr>
          <w:rStyle w:val="CommentReference"/>
        </w:rPr>
        <w:annotationRef/>
      </w:r>
      <w:r>
        <w:t>Maybe this sentence can be a little bit more concrete since it’s hard to understand what “sensitive to available cues” means without context</w:t>
      </w:r>
    </w:p>
  </w:comment>
  <w:comment w:id="33" w:author="DW" w:date="2015-02-12T14:31:00Z" w:initials="DW">
    <w:p w14:paraId="4390ACE6" w14:textId="3111FB66" w:rsidR="005C2677" w:rsidRDefault="005C2677">
      <w:pPr>
        <w:pStyle w:val="CommentText"/>
      </w:pPr>
      <w:r>
        <w:rPr>
          <w:rStyle w:val="CommentReference"/>
        </w:rPr>
        <w:annotationRef/>
      </w:r>
      <w:r>
        <w:t>You could remove this</w:t>
      </w:r>
    </w:p>
  </w:comment>
  <w:comment w:id="34" w:author="DW" w:date="2015-02-12T14:34:00Z" w:initials="DW">
    <w:p w14:paraId="19E63B6B" w14:textId="72898A13" w:rsidR="005C2677" w:rsidRDefault="005C2677">
      <w:pPr>
        <w:pStyle w:val="CommentText"/>
      </w:pPr>
      <w:r>
        <w:rPr>
          <w:rStyle w:val="CommentReference"/>
        </w:rPr>
        <w:annotationRef/>
      </w:r>
      <w:r>
        <w:t>My guess is to avoid blame in making an incorrect confidence statement</w:t>
      </w:r>
    </w:p>
  </w:comment>
  <w:comment w:id="35" w:author="DW" w:date="2015-02-12T14:37:00Z" w:initials="DW">
    <w:p w14:paraId="3BC6E715" w14:textId="57C3744C" w:rsidR="005C2677" w:rsidRDefault="005C2677">
      <w:pPr>
        <w:pStyle w:val="CommentText"/>
      </w:pPr>
      <w:r>
        <w:t>This doesn’t sound quite right to me.  The base rate isn’t a source of uncertainty, it’s a property or characteristic. Maybe remove or change to “…stochastic process with a base rate.”</w:t>
      </w:r>
    </w:p>
  </w:comment>
  <w:comment w:id="36" w:author="DW" w:date="2015-02-12T14:41:00Z" w:initials="DW">
    <w:p w14:paraId="005174A2" w14:textId="73D96837" w:rsidR="005C2677" w:rsidRDefault="005C2677">
      <w:pPr>
        <w:pStyle w:val="CommentText"/>
      </w:pPr>
      <w:r>
        <w:rPr>
          <w:rStyle w:val="CommentReference"/>
        </w:rPr>
        <w:annotationRef/>
      </w:r>
      <w:r>
        <w:t>Impression.</w:t>
      </w:r>
    </w:p>
  </w:comment>
  <w:comment w:id="37" w:author="DW" w:date="2015-02-12T14:41:00Z" w:initials="DW">
    <w:p w14:paraId="767FF399" w14:textId="633ECD15" w:rsidR="005C2677" w:rsidRDefault="005C2677">
      <w:pPr>
        <w:pStyle w:val="CommentText"/>
      </w:pPr>
      <w:r>
        <w:rPr>
          <w:rStyle w:val="CommentReference"/>
        </w:rPr>
        <w:annotationRef/>
      </w:r>
      <w:r>
        <w:t>Wouldn’t the source of epistemic uncertainty be a lack of knowledge?</w:t>
      </w:r>
    </w:p>
  </w:comment>
  <w:comment w:id="38" w:author="DW" w:date="2015-02-12T14:53:00Z" w:initials="DW">
    <w:p w14:paraId="27F6BCE9" w14:textId="5AC4B405" w:rsidR="005C2677" w:rsidRDefault="005C2677">
      <w:pPr>
        <w:pStyle w:val="CommentText"/>
      </w:pPr>
      <w:r>
        <w:rPr>
          <w:rStyle w:val="CommentReference"/>
        </w:rPr>
        <w:annotationRef/>
      </w:r>
      <w:r>
        <w:t>Such a cool study! SO many great findings</w:t>
      </w:r>
    </w:p>
  </w:comment>
  <w:comment w:id="40" w:author="DW" w:date="2015-02-12T14:59:00Z" w:initials="DW">
    <w:p w14:paraId="1D091337" w14:textId="6BB39DEE" w:rsidR="005C2677" w:rsidRDefault="005C2677">
      <w:pPr>
        <w:pStyle w:val="CommentText"/>
      </w:pPr>
      <w:r>
        <w:rPr>
          <w:rStyle w:val="CommentReference"/>
        </w:rPr>
        <w:annotationRef/>
      </w:r>
      <w:r>
        <w:t>I’m not sure why you assume this is unsurprising to readers.  I don’t feel like the intuition for this outcome was really set up in the proceeding discussion</w:t>
      </w:r>
    </w:p>
  </w:comment>
  <w:comment w:id="41" w:author="DW" w:date="2015-02-12T15:49:00Z" w:initials="DW">
    <w:p w14:paraId="224A222F" w14:textId="146D71B1" w:rsidR="00BD00A3" w:rsidRDefault="00BD00A3">
      <w:pPr>
        <w:pStyle w:val="CommentText"/>
      </w:pPr>
      <w:r>
        <w:rPr>
          <w:rStyle w:val="CommentReference"/>
        </w:rPr>
        <w:annotationRef/>
      </w:r>
      <w:r>
        <w:t>Depending how much of Study 2a replicates in study 2b, I could see the case for only including study 2b, but I suspect you have other reasons that I’m missing for framing the studies in this way</w:t>
      </w:r>
    </w:p>
  </w:comment>
  <w:comment w:id="42" w:author="DW" w:date="2015-02-12T16:01:00Z" w:initials="DW">
    <w:p w14:paraId="171DD2CF" w14:textId="5386CD95" w:rsidR="002869A6" w:rsidRDefault="002869A6">
      <w:pPr>
        <w:pStyle w:val="CommentText"/>
      </w:pPr>
      <w:r>
        <w:rPr>
          <w:rStyle w:val="CommentReference"/>
        </w:rPr>
        <w:annotationRef/>
      </w:r>
      <w:proofErr w:type="gramStart"/>
      <w:r>
        <w:t>it</w:t>
      </w:r>
      <w:proofErr w:type="gramEnd"/>
    </w:p>
  </w:comment>
  <w:comment w:id="46" w:author="DW" w:date="2015-02-12T16:14:00Z" w:initials="DW">
    <w:p w14:paraId="64E74294" w14:textId="6DFA5985" w:rsidR="00927D04" w:rsidRDefault="00927D04">
      <w:pPr>
        <w:pStyle w:val="CommentText"/>
      </w:pPr>
      <w:r>
        <w:rPr>
          <w:rStyle w:val="CommentReference"/>
        </w:rPr>
        <w:annotationRef/>
      </w:r>
      <w:r>
        <w:rPr>
          <w:rStyle w:val="CommentReference"/>
        </w:rPr>
        <w:t>I’m confused about what this means.  After going back and forth to the table, and searching the text, I think I understand it, but am not 100% certain.  Maybe you can explain the motivation/reasoning more clearly?</w:t>
      </w:r>
    </w:p>
  </w:comment>
  <w:comment w:id="47" w:author="DW" w:date="2015-02-12T16:09:00Z" w:initials="DW">
    <w:p w14:paraId="0A7DA590" w14:textId="0B87B672" w:rsidR="002869A6" w:rsidRDefault="002869A6">
      <w:pPr>
        <w:pStyle w:val="CommentText"/>
      </w:pPr>
      <w:r>
        <w:rPr>
          <w:rStyle w:val="CommentReference"/>
        </w:rPr>
        <w:annotationRef/>
      </w:r>
      <w:r>
        <w:t xml:space="preserve">It might be more fluent to just say that participants made 16 decisions then put the math in parenthesis. </w:t>
      </w:r>
    </w:p>
  </w:comment>
  <w:comment w:id="48" w:author="DW" w:date="2015-02-12T16:21:00Z" w:initials="DW">
    <w:p w14:paraId="1A95834A" w14:textId="606CE149" w:rsidR="00316703" w:rsidRDefault="00316703">
      <w:pPr>
        <w:pStyle w:val="CommentText"/>
      </w:pPr>
      <w:r>
        <w:rPr>
          <w:rStyle w:val="CommentReference"/>
        </w:rPr>
        <w:annotationRef/>
      </w:r>
      <w:r>
        <w:t>This is a really nice experiment, extremely clever</w:t>
      </w:r>
    </w:p>
  </w:comment>
  <w:comment w:id="49" w:author="DW" w:date="2015-02-12T16:28:00Z" w:initials="DW">
    <w:p w14:paraId="4C0B92AD" w14:textId="2D71FC39" w:rsidR="00316703" w:rsidRDefault="00316703">
      <w:pPr>
        <w:pStyle w:val="CommentText"/>
      </w:pPr>
      <w:r>
        <w:rPr>
          <w:rStyle w:val="CommentReference"/>
        </w:rPr>
        <w:annotationRef/>
      </w:r>
      <w:r>
        <w:t>Maybe you could reference the extremity paper here</w:t>
      </w:r>
    </w:p>
  </w:comment>
  <w:comment w:id="50" w:author="DW" w:date="2015-02-12T16:36:00Z" w:initials="DW">
    <w:p w14:paraId="56AB5CFF" w14:textId="77777777" w:rsidR="006C454F" w:rsidRDefault="006C454F">
      <w:pPr>
        <w:pStyle w:val="CommentText"/>
        <w:rPr>
          <w:rFonts w:ascii="Times New Roman" w:hAnsi="Times New Roman" w:cs="Times New Roman"/>
        </w:rPr>
      </w:pPr>
      <w:r>
        <w:rPr>
          <w:rStyle w:val="CommentReference"/>
        </w:rPr>
        <w:annotationRef/>
      </w:r>
      <w:r>
        <w:t xml:space="preserve">Maybe you could make it more clear that this is the manipulation—for example, you could say, “in the epistemic stem condition participants completed the </w:t>
      </w:r>
      <w:r w:rsidRPr="000B6E97">
        <w:rPr>
          <w:rFonts w:ascii="Times New Roman" w:hAnsi="Times New Roman" w:cs="Times New Roman"/>
        </w:rPr>
        <w:t xml:space="preserve">sentence </w:t>
      </w:r>
      <w:r>
        <w:rPr>
          <w:rFonts w:ascii="Times New Roman" w:hAnsi="Times New Roman" w:cs="Times New Roman"/>
        </w:rPr>
        <w:t>using</w:t>
      </w:r>
      <w:r w:rsidRPr="000B6E97">
        <w:rPr>
          <w:rFonts w:ascii="Times New Roman" w:hAnsi="Times New Roman" w:cs="Times New Roman"/>
        </w:rPr>
        <w:t xml:space="preserve"> </w:t>
      </w:r>
      <w:r>
        <w:rPr>
          <w:rFonts w:ascii="Times New Roman" w:hAnsi="Times New Roman" w:cs="Times New Roman"/>
        </w:rPr>
        <w:t xml:space="preserve">a confidence stem </w:t>
      </w:r>
      <w:r w:rsidRPr="000B6E97">
        <w:rPr>
          <w:rFonts w:ascii="Times New Roman" w:hAnsi="Times New Roman" w:cs="Times New Roman"/>
        </w:rPr>
        <w:t>(I</w:t>
      </w:r>
      <w:r>
        <w:rPr>
          <w:rFonts w:ascii="Times New Roman" w:hAnsi="Times New Roman" w:cs="Times New Roman"/>
        </w:rPr>
        <w:t xml:space="preserve"> a</w:t>
      </w:r>
      <w:r w:rsidRPr="000B6E97">
        <w:rPr>
          <w:rFonts w:ascii="Times New Roman" w:hAnsi="Times New Roman" w:cs="Times New Roman"/>
        </w:rPr>
        <w:t xml:space="preserve">m </w:t>
      </w:r>
      <w:r w:rsidRPr="00574AD6">
        <w:rPr>
          <w:rFonts w:ascii="Times New Roman" w:hAnsi="Times New Roman" w:cs="Times New Roman"/>
        </w:rPr>
        <w:t>_____% sure</w:t>
      </w:r>
      <w:r>
        <w:rPr>
          <w:rFonts w:ascii="Times New Roman" w:hAnsi="Times New Roman" w:cs="Times New Roman"/>
        </w:rPr>
        <w:t xml:space="preserve"> that Tom was wearing a cap yesterday</w:t>
      </w:r>
      <w:r w:rsidRPr="000B6E97">
        <w:rPr>
          <w:rFonts w:ascii="Times New Roman" w:hAnsi="Times New Roman" w:cs="Times New Roman"/>
        </w:rPr>
        <w:t>)</w:t>
      </w:r>
      <w:r>
        <w:rPr>
          <w:rFonts w:ascii="Times New Roman" w:hAnsi="Times New Roman" w:cs="Times New Roman"/>
        </w:rPr>
        <w:t xml:space="preserve"> whereas in the </w:t>
      </w:r>
      <w:proofErr w:type="spellStart"/>
      <w:r>
        <w:rPr>
          <w:rFonts w:ascii="Times New Roman" w:hAnsi="Times New Roman" w:cs="Times New Roman"/>
        </w:rPr>
        <w:t>aleatory</w:t>
      </w:r>
      <w:proofErr w:type="spellEnd"/>
      <w:r>
        <w:rPr>
          <w:rFonts w:ascii="Times New Roman" w:hAnsi="Times New Roman" w:cs="Times New Roman"/>
        </w:rPr>
        <w:t xml:space="preserve"> condition participants completed the sentence using a likelihood stem</w:t>
      </w:r>
      <w:r w:rsidRPr="000B6E97">
        <w:rPr>
          <w:rFonts w:ascii="Times New Roman" w:hAnsi="Times New Roman" w:cs="Times New Roman"/>
        </w:rPr>
        <w:t xml:space="preserve"> (I’d say there is a </w:t>
      </w:r>
      <w:r w:rsidRPr="00574AD6">
        <w:rPr>
          <w:rFonts w:ascii="Times New Roman" w:hAnsi="Times New Roman" w:cs="Times New Roman"/>
        </w:rPr>
        <w:t>_____% chance</w:t>
      </w:r>
      <w:r>
        <w:rPr>
          <w:rFonts w:ascii="Times New Roman" w:hAnsi="Times New Roman" w:cs="Times New Roman"/>
        </w:rPr>
        <w:t xml:space="preserve"> that Tom was wearing a cap yesterday</w:t>
      </w:r>
      <w:r w:rsidRPr="000B6E97">
        <w:rPr>
          <w:rFonts w:ascii="Times New Roman" w:hAnsi="Times New Roman" w:cs="Times New Roman"/>
        </w:rPr>
        <w:t>)</w:t>
      </w:r>
      <w:r>
        <w:rPr>
          <w:rFonts w:ascii="Times New Roman" w:hAnsi="Times New Roman" w:cs="Times New Roman"/>
        </w:rPr>
        <w:t>.</w:t>
      </w:r>
      <w:r>
        <w:rPr>
          <w:rStyle w:val="CommentReference"/>
        </w:rPr>
        <w:annotationRef/>
      </w:r>
      <w:r>
        <w:rPr>
          <w:rFonts w:ascii="Times New Roman" w:hAnsi="Times New Roman" w:cs="Times New Roman"/>
        </w:rPr>
        <w:t>”</w:t>
      </w:r>
    </w:p>
    <w:p w14:paraId="071B859F" w14:textId="77777777" w:rsidR="006C454F" w:rsidRDefault="006C454F">
      <w:pPr>
        <w:pStyle w:val="CommentText"/>
        <w:rPr>
          <w:rFonts w:ascii="Times New Roman" w:hAnsi="Times New Roman" w:cs="Times New Roman"/>
        </w:rPr>
      </w:pPr>
    </w:p>
    <w:p w14:paraId="3CC8A3B7" w14:textId="36DFAC89" w:rsidR="006C454F" w:rsidRDefault="006C454F">
      <w:pPr>
        <w:pStyle w:val="CommentText"/>
      </w:pPr>
      <w:r>
        <w:rPr>
          <w:rFonts w:ascii="Times New Roman" w:hAnsi="Times New Roman" w:cs="Times New Roman"/>
        </w:rPr>
        <w:t>The reason I suggest this is that this is the most important aspect of the experiment and it seems a bit buried, but it could just be me.</w:t>
      </w:r>
    </w:p>
  </w:comment>
  <w:comment w:id="51" w:author="DW" w:date="2015-02-12T16:40:00Z" w:initials="DW">
    <w:p w14:paraId="3DEAE301" w14:textId="400A807C" w:rsidR="006C454F" w:rsidRDefault="006C454F">
      <w:pPr>
        <w:pStyle w:val="CommentText"/>
      </w:pPr>
      <w:r>
        <w:rPr>
          <w:rStyle w:val="CommentReference"/>
        </w:rPr>
        <w:annotationRef/>
      </w:r>
      <w:r>
        <w:t>Such a beautiful result</w:t>
      </w:r>
    </w:p>
  </w:comment>
  <w:comment w:id="52" w:author="DW" w:date="2015-02-12T17:02:00Z" w:initials="DW">
    <w:p w14:paraId="02D35799" w14:textId="3391D306" w:rsidR="006E5DEF" w:rsidRDefault="006E5DEF">
      <w:pPr>
        <w:pStyle w:val="CommentText"/>
      </w:pPr>
      <w:r>
        <w:rPr>
          <w:rStyle w:val="CommentReference"/>
        </w:rPr>
        <w:annotationRef/>
      </w:r>
      <w:r>
        <w:t xml:space="preserve"> I can see how ‘new observation’ could just mean additional evidence, but it also sounds like an entirely novel result (</w:t>
      </w:r>
      <w:proofErr w:type="spellStart"/>
      <w:r>
        <w:t>ie</w:t>
      </w:r>
      <w:proofErr w:type="spellEnd"/>
      <w:r>
        <w:t xml:space="preserve"> this is the first time a bidirectional relationship with language and thought has been found—which I know is not what you mean).</w:t>
      </w:r>
    </w:p>
    <w:p w14:paraId="00D43F36" w14:textId="77777777" w:rsidR="006E5DEF" w:rsidRDefault="006E5DEF">
      <w:pPr>
        <w:pStyle w:val="CommentText"/>
      </w:pPr>
    </w:p>
    <w:p w14:paraId="2BAAA73E" w14:textId="523EE410" w:rsidR="006E5DEF" w:rsidRDefault="006E5DEF">
      <w:pPr>
        <w:pStyle w:val="CommentText"/>
      </w:pPr>
      <w:r>
        <w:t>Maybe tone it down a bit so people don’t make this mistake, but probably not a big deal either way.</w:t>
      </w:r>
    </w:p>
  </w:comment>
  <w:comment w:id="54" w:author="DW" w:date="2015-02-12T17:09:00Z" w:initials="DW">
    <w:p w14:paraId="51C022DC" w14:textId="32953DCD" w:rsidR="006E5DEF" w:rsidRDefault="006E5DEF">
      <w:pPr>
        <w:pStyle w:val="CommentText"/>
      </w:pPr>
      <w:r>
        <w:rPr>
          <w:rStyle w:val="CommentReference"/>
        </w:rPr>
        <w:annotationRef/>
      </w:r>
      <w:r>
        <w:t>Some of the paragraph tabs are off</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64548BD" w15:done="0"/>
  <w15:commentEx w15:paraId="162274F6" w15:done="0"/>
  <w15:commentEx w15:paraId="6BB1B064" w15:done="0"/>
  <w15:commentEx w15:paraId="3223C048" w15:done="0"/>
  <w15:commentEx w15:paraId="59E8BB84" w15:done="0"/>
  <w15:commentEx w15:paraId="69F5BF95" w15:done="0"/>
  <w15:commentEx w15:paraId="08833D63" w15:done="0"/>
  <w15:commentEx w15:paraId="010700CE" w15:done="0"/>
  <w15:commentEx w15:paraId="5D975057" w15:done="0"/>
  <w15:commentEx w15:paraId="647F0082" w15:done="0"/>
  <w15:commentEx w15:paraId="6E796B2E" w15:done="0"/>
  <w15:commentEx w15:paraId="43FF768C" w15:done="0"/>
  <w15:commentEx w15:paraId="7D1DA091" w15:done="0"/>
  <w15:commentEx w15:paraId="4F9F040F" w15:done="0"/>
  <w15:commentEx w15:paraId="4DB41632" w15:done="0"/>
  <w15:commentEx w15:paraId="473A6D58" w15:done="0"/>
  <w15:commentEx w15:paraId="2AB63061" w15:done="0"/>
  <w15:commentEx w15:paraId="7AF717C3" w15:done="0"/>
  <w15:commentEx w15:paraId="20A4465C" w15:done="0"/>
  <w15:commentEx w15:paraId="55E4556F" w15:done="0"/>
  <w15:commentEx w15:paraId="18B6D098" w15:done="0"/>
  <w15:commentEx w15:paraId="3F2E502D" w15:done="0"/>
  <w15:commentEx w15:paraId="4390ACE6" w15:done="0"/>
  <w15:commentEx w15:paraId="19E63B6B" w15:done="0"/>
  <w15:commentEx w15:paraId="3BC6E715" w15:done="0"/>
  <w15:commentEx w15:paraId="005174A2" w15:done="0"/>
  <w15:commentEx w15:paraId="767FF399" w15:done="0"/>
  <w15:commentEx w15:paraId="27F6BCE9" w15:done="0"/>
  <w15:commentEx w15:paraId="1D091337" w15:done="0"/>
  <w15:commentEx w15:paraId="224A222F" w15:done="0"/>
  <w15:commentEx w15:paraId="171DD2CF" w15:done="0"/>
  <w15:commentEx w15:paraId="64E74294" w15:done="0"/>
  <w15:commentEx w15:paraId="0A7DA590" w15:done="0"/>
  <w15:commentEx w15:paraId="1A95834A" w15:done="0"/>
  <w15:commentEx w15:paraId="4C0B92AD" w15:done="0"/>
  <w15:commentEx w15:paraId="3CC8A3B7" w15:done="0"/>
  <w15:commentEx w15:paraId="3DEAE301" w15:done="0"/>
  <w15:commentEx w15:paraId="2BAAA73E" w15:done="0"/>
  <w15:commentEx w15:paraId="51C022D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AA04BC" w14:textId="77777777" w:rsidR="000C557F" w:rsidRDefault="000C557F" w:rsidP="00D55B68">
      <w:r>
        <w:separator/>
      </w:r>
    </w:p>
  </w:endnote>
  <w:endnote w:type="continuationSeparator" w:id="0">
    <w:p w14:paraId="7A33A9FF" w14:textId="77777777" w:rsidR="000C557F" w:rsidRDefault="000C557F" w:rsidP="00D55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98888A" w14:textId="77777777" w:rsidR="005C2677" w:rsidRDefault="005C26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2A6E67" w14:textId="77777777" w:rsidR="005C2677" w:rsidRDefault="005C26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0FB8C" w14:textId="77777777" w:rsidR="005C2677" w:rsidRDefault="005C26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D636B3" w14:textId="77777777" w:rsidR="000C557F" w:rsidRDefault="000C557F" w:rsidP="00D55B68">
      <w:r>
        <w:separator/>
      </w:r>
    </w:p>
  </w:footnote>
  <w:footnote w:type="continuationSeparator" w:id="0">
    <w:p w14:paraId="36900AF2" w14:textId="77777777" w:rsidR="000C557F" w:rsidRDefault="000C557F" w:rsidP="00D55B68">
      <w:r>
        <w:continuationSeparator/>
      </w:r>
    </w:p>
  </w:footnote>
  <w:footnote w:id="1">
    <w:p w14:paraId="0B6099C5" w14:textId="71829F84" w:rsidR="005C2677" w:rsidRDefault="005C2677">
      <w:pPr>
        <w:pStyle w:val="FootnoteText"/>
      </w:pPr>
      <w:r>
        <w:rPr>
          <w:rStyle w:val="FootnoteReference"/>
        </w:rPr>
        <w:footnoteRef/>
      </w:r>
      <w:r>
        <w:t xml:space="preserve"> </w:t>
      </w:r>
      <w:r w:rsidRPr="0062520B">
        <w:rPr>
          <w:sz w:val="20"/>
        </w:rPr>
        <w:t xml:space="preserve">These criteria were set to ensure </w:t>
      </w:r>
      <w:r>
        <w:rPr>
          <w:sz w:val="20"/>
        </w:rPr>
        <w:t xml:space="preserve">that </w:t>
      </w:r>
      <w:r w:rsidRPr="0062520B">
        <w:rPr>
          <w:sz w:val="20"/>
        </w:rPr>
        <w:t>statements that do not express uncertainty regarding an explicit and real event (e.g., “Many people are not confident consumers”) were not included in the analysis.</w:t>
      </w:r>
      <w:r>
        <w:t xml:space="preserve"> </w:t>
      </w:r>
    </w:p>
  </w:footnote>
  <w:footnote w:id="2">
    <w:p w14:paraId="71644AE9" w14:textId="7CE5F057" w:rsidR="005C2677" w:rsidRPr="00206072" w:rsidRDefault="005C2677">
      <w:pPr>
        <w:pStyle w:val="FootnoteText"/>
      </w:pPr>
      <w:r>
        <w:rPr>
          <w:rStyle w:val="FootnoteReference"/>
        </w:rPr>
        <w:footnoteRef/>
      </w:r>
      <w:r>
        <w:t xml:space="preserve"> </w:t>
      </w:r>
      <w:r w:rsidRPr="00574AD6">
        <w:rPr>
          <w:sz w:val="20"/>
          <w:szCs w:val="20"/>
        </w:rPr>
        <w:t xml:space="preserve">We used “sure” and “chance” instantiations of confidence and likelihood statements, respectively, because these are </w:t>
      </w:r>
      <w:r>
        <w:rPr>
          <w:sz w:val="20"/>
          <w:szCs w:val="20"/>
        </w:rPr>
        <w:t xml:space="preserve">by far </w:t>
      </w:r>
      <w:r w:rsidRPr="00574AD6">
        <w:rPr>
          <w:sz w:val="20"/>
          <w:szCs w:val="20"/>
        </w:rPr>
        <w:t xml:space="preserve">the most common and natural versions to quantify. In the </w:t>
      </w:r>
      <w:r w:rsidRPr="00574AD6">
        <w:rPr>
          <w:i/>
          <w:sz w:val="20"/>
          <w:szCs w:val="20"/>
        </w:rPr>
        <w:t xml:space="preserve">New York Times </w:t>
      </w:r>
      <w:r w:rsidRPr="00574AD6">
        <w:rPr>
          <w:sz w:val="20"/>
          <w:szCs w:val="20"/>
        </w:rPr>
        <w:t>dataset from Study 1, we found that 71% of quantified confidence statements used a “sure” stem and 90% of quantified likelihood statements used a “chance” stem.</w:t>
      </w:r>
    </w:p>
  </w:footnote>
  <w:footnote w:id="3">
    <w:p w14:paraId="0CD34121" w14:textId="77777777" w:rsidR="005C2677" w:rsidRPr="001E1E53" w:rsidRDefault="005C2677" w:rsidP="001E1E53">
      <w:pPr>
        <w:pStyle w:val="FootnoteText"/>
      </w:pPr>
      <w:r w:rsidRPr="001E1E53">
        <w:rPr>
          <w:rStyle w:val="FootnoteReference"/>
        </w:rPr>
        <w:footnoteRef/>
      </w:r>
      <w:r w:rsidRPr="001E1E53">
        <w:t xml:space="preserve"> </w:t>
      </w:r>
      <w:r w:rsidRPr="001E1E53">
        <w:rPr>
          <w:sz w:val="20"/>
        </w:rPr>
        <w:t>Quote</w:t>
      </w:r>
      <w:r w:rsidRPr="0062520B">
        <w:rPr>
          <w:sz w:val="20"/>
        </w:rPr>
        <w:t>s (“He said that he was pretty sure that...”) are coded for the original predictor’</w:t>
      </w:r>
      <w:r w:rsidRPr="001A5B67">
        <w:rPr>
          <w:sz w:val="20"/>
        </w:rPr>
        <w:t>s statement in its original form (e.g., “I am pretty sure that...”). True 3</w:t>
      </w:r>
      <w:r w:rsidRPr="000E00BD">
        <w:rPr>
          <w:sz w:val="20"/>
          <w:vertAlign w:val="superscript"/>
        </w:rPr>
        <w:t>rd</w:t>
      </w:r>
      <w:r w:rsidRPr="00787A7F">
        <w:rPr>
          <w:sz w:val="20"/>
        </w:rPr>
        <w:t>-person cases are those in which the predictor ascri</w:t>
      </w:r>
      <w:r w:rsidRPr="001E1E53">
        <w:rPr>
          <w:sz w:val="20"/>
        </w:rPr>
        <w:t>bes a prediction to another person without any indication that the other person ever stated this prediction (e.g., “He was quite confident that...”)</w:t>
      </w:r>
    </w:p>
  </w:footnote>
  <w:footnote w:id="4">
    <w:p w14:paraId="1F76404B" w14:textId="77777777" w:rsidR="005C2677" w:rsidRPr="00F3374A" w:rsidRDefault="005C2677" w:rsidP="001E1E53">
      <w:pPr>
        <w:pStyle w:val="FootnoteText"/>
      </w:pPr>
      <w:r w:rsidRPr="001E1E53">
        <w:rPr>
          <w:rStyle w:val="FootnoteReference"/>
        </w:rPr>
        <w:footnoteRef/>
      </w:r>
      <w:r w:rsidRPr="001E1E53">
        <w:t xml:space="preserve"> </w:t>
      </w:r>
      <w:proofErr w:type="spellStart"/>
      <w:r w:rsidRPr="001E1E53">
        <w:rPr>
          <w:sz w:val="20"/>
        </w:rPr>
        <w:t>Sentients</w:t>
      </w:r>
      <w:proofErr w:type="spellEnd"/>
      <w:r w:rsidRPr="001E1E53">
        <w:rPr>
          <w:sz w:val="20"/>
        </w:rPr>
        <w:t xml:space="preserve"> include group agents (e.g., teams, governments)</w:t>
      </w:r>
      <w:r w:rsidRPr="00F3374A">
        <w:rPr>
          <w:sz w:val="20"/>
        </w:rPr>
        <w:t xml:space="preserve"> and animals, but not plants.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8F4C2" w14:textId="77777777" w:rsidR="005C2677" w:rsidRDefault="005C2677" w:rsidP="00D55B6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5217D3" w14:textId="77777777" w:rsidR="005C2677" w:rsidRDefault="005C2677" w:rsidP="00574AD6">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A8E718" w14:textId="77777777" w:rsidR="005C2677" w:rsidRDefault="005C2677" w:rsidP="00D55B6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81D00">
      <w:rPr>
        <w:rStyle w:val="PageNumber"/>
        <w:noProof/>
      </w:rPr>
      <w:t>20</w:t>
    </w:r>
    <w:r>
      <w:rPr>
        <w:rStyle w:val="PageNumber"/>
      </w:rPr>
      <w:fldChar w:fldCharType="end"/>
    </w:r>
  </w:p>
  <w:p w14:paraId="26684843" w14:textId="77777777" w:rsidR="005C2677" w:rsidRDefault="005C2677" w:rsidP="0032482D">
    <w:pPr>
      <w:pStyle w:val="Heade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09BE14" w14:textId="77777777" w:rsidR="005C2677" w:rsidRDefault="005C26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8351C"/>
    <w:multiLevelType w:val="hybridMultilevel"/>
    <w:tmpl w:val="44BA1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DC3CC1"/>
    <w:multiLevelType w:val="hybridMultilevel"/>
    <w:tmpl w:val="F3C8BFE4"/>
    <w:lvl w:ilvl="0" w:tplc="87F446F0">
      <w:start w:val="1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32040B"/>
    <w:multiLevelType w:val="hybridMultilevel"/>
    <w:tmpl w:val="B60A3A32"/>
    <w:lvl w:ilvl="0" w:tplc="294CA1EE">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
    <w:nsid w:val="38D57066"/>
    <w:multiLevelType w:val="hybridMultilevel"/>
    <w:tmpl w:val="0660E9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C5C781E"/>
    <w:multiLevelType w:val="hybridMultilevel"/>
    <w:tmpl w:val="CD76A0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1BC32D8"/>
    <w:multiLevelType w:val="hybridMultilevel"/>
    <w:tmpl w:val="7FBA9D94"/>
    <w:lvl w:ilvl="0" w:tplc="9E6ABB6C">
      <w:start w:val="1"/>
      <w:numFmt w:val="bullet"/>
      <w:lvlText w:val="•"/>
      <w:lvlJc w:val="left"/>
      <w:pPr>
        <w:tabs>
          <w:tab w:val="num" w:pos="720"/>
        </w:tabs>
        <w:ind w:left="720" w:hanging="360"/>
      </w:pPr>
      <w:rPr>
        <w:rFonts w:ascii="Arial" w:hAnsi="Arial" w:hint="default"/>
      </w:rPr>
    </w:lvl>
    <w:lvl w:ilvl="1" w:tplc="961E7E9A" w:tentative="1">
      <w:start w:val="1"/>
      <w:numFmt w:val="bullet"/>
      <w:lvlText w:val="•"/>
      <w:lvlJc w:val="left"/>
      <w:pPr>
        <w:tabs>
          <w:tab w:val="num" w:pos="1440"/>
        </w:tabs>
        <w:ind w:left="1440" w:hanging="360"/>
      </w:pPr>
      <w:rPr>
        <w:rFonts w:ascii="Arial" w:hAnsi="Arial" w:hint="default"/>
      </w:rPr>
    </w:lvl>
    <w:lvl w:ilvl="2" w:tplc="426A4DEA" w:tentative="1">
      <w:start w:val="1"/>
      <w:numFmt w:val="bullet"/>
      <w:lvlText w:val="•"/>
      <w:lvlJc w:val="left"/>
      <w:pPr>
        <w:tabs>
          <w:tab w:val="num" w:pos="2160"/>
        </w:tabs>
        <w:ind w:left="2160" w:hanging="360"/>
      </w:pPr>
      <w:rPr>
        <w:rFonts w:ascii="Arial" w:hAnsi="Arial" w:hint="default"/>
      </w:rPr>
    </w:lvl>
    <w:lvl w:ilvl="3" w:tplc="993E6844" w:tentative="1">
      <w:start w:val="1"/>
      <w:numFmt w:val="bullet"/>
      <w:lvlText w:val="•"/>
      <w:lvlJc w:val="left"/>
      <w:pPr>
        <w:tabs>
          <w:tab w:val="num" w:pos="2880"/>
        </w:tabs>
        <w:ind w:left="2880" w:hanging="360"/>
      </w:pPr>
      <w:rPr>
        <w:rFonts w:ascii="Arial" w:hAnsi="Arial" w:hint="default"/>
      </w:rPr>
    </w:lvl>
    <w:lvl w:ilvl="4" w:tplc="7B62BFCA" w:tentative="1">
      <w:start w:val="1"/>
      <w:numFmt w:val="bullet"/>
      <w:lvlText w:val="•"/>
      <w:lvlJc w:val="left"/>
      <w:pPr>
        <w:tabs>
          <w:tab w:val="num" w:pos="3600"/>
        </w:tabs>
        <w:ind w:left="3600" w:hanging="360"/>
      </w:pPr>
      <w:rPr>
        <w:rFonts w:ascii="Arial" w:hAnsi="Arial" w:hint="default"/>
      </w:rPr>
    </w:lvl>
    <w:lvl w:ilvl="5" w:tplc="432C4A30" w:tentative="1">
      <w:start w:val="1"/>
      <w:numFmt w:val="bullet"/>
      <w:lvlText w:val="•"/>
      <w:lvlJc w:val="left"/>
      <w:pPr>
        <w:tabs>
          <w:tab w:val="num" w:pos="4320"/>
        </w:tabs>
        <w:ind w:left="4320" w:hanging="360"/>
      </w:pPr>
      <w:rPr>
        <w:rFonts w:ascii="Arial" w:hAnsi="Arial" w:hint="default"/>
      </w:rPr>
    </w:lvl>
    <w:lvl w:ilvl="6" w:tplc="85081BA6" w:tentative="1">
      <w:start w:val="1"/>
      <w:numFmt w:val="bullet"/>
      <w:lvlText w:val="•"/>
      <w:lvlJc w:val="left"/>
      <w:pPr>
        <w:tabs>
          <w:tab w:val="num" w:pos="5040"/>
        </w:tabs>
        <w:ind w:left="5040" w:hanging="360"/>
      </w:pPr>
      <w:rPr>
        <w:rFonts w:ascii="Arial" w:hAnsi="Arial" w:hint="default"/>
      </w:rPr>
    </w:lvl>
    <w:lvl w:ilvl="7" w:tplc="FF420D00" w:tentative="1">
      <w:start w:val="1"/>
      <w:numFmt w:val="bullet"/>
      <w:lvlText w:val="•"/>
      <w:lvlJc w:val="left"/>
      <w:pPr>
        <w:tabs>
          <w:tab w:val="num" w:pos="5760"/>
        </w:tabs>
        <w:ind w:left="5760" w:hanging="360"/>
      </w:pPr>
      <w:rPr>
        <w:rFonts w:ascii="Arial" w:hAnsi="Arial" w:hint="default"/>
      </w:rPr>
    </w:lvl>
    <w:lvl w:ilvl="8" w:tplc="1EC609E6"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5"/>
  </w:num>
  <w:num w:numId="3">
    <w:abstractNumId w:val="0"/>
  </w:num>
  <w:num w:numId="4">
    <w:abstractNumId w:val="2"/>
  </w:num>
  <w:num w:numId="5">
    <w:abstractNumId w:val="3"/>
  </w:num>
  <w:num w:numId="6">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W">
    <w15:presenceInfo w15:providerId="None" w15:userId="D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1780"/>
    <w:rsid w:val="0000616D"/>
    <w:rsid w:val="00006E5D"/>
    <w:rsid w:val="0000768F"/>
    <w:rsid w:val="0001547B"/>
    <w:rsid w:val="00017559"/>
    <w:rsid w:val="000219B8"/>
    <w:rsid w:val="00022DFC"/>
    <w:rsid w:val="00024377"/>
    <w:rsid w:val="00024ECE"/>
    <w:rsid w:val="00030C07"/>
    <w:rsid w:val="00036665"/>
    <w:rsid w:val="000379E6"/>
    <w:rsid w:val="00042F55"/>
    <w:rsid w:val="00045097"/>
    <w:rsid w:val="00046235"/>
    <w:rsid w:val="00047EDF"/>
    <w:rsid w:val="000505AC"/>
    <w:rsid w:val="00054E29"/>
    <w:rsid w:val="000563D1"/>
    <w:rsid w:val="000569F8"/>
    <w:rsid w:val="00064478"/>
    <w:rsid w:val="0006760B"/>
    <w:rsid w:val="000710F2"/>
    <w:rsid w:val="000715E8"/>
    <w:rsid w:val="00071A70"/>
    <w:rsid w:val="00073A2C"/>
    <w:rsid w:val="00073A34"/>
    <w:rsid w:val="00074603"/>
    <w:rsid w:val="00077109"/>
    <w:rsid w:val="00080A05"/>
    <w:rsid w:val="00080BB9"/>
    <w:rsid w:val="00080F99"/>
    <w:rsid w:val="00083052"/>
    <w:rsid w:val="00083900"/>
    <w:rsid w:val="00091956"/>
    <w:rsid w:val="00093F53"/>
    <w:rsid w:val="00094856"/>
    <w:rsid w:val="00096070"/>
    <w:rsid w:val="0009788E"/>
    <w:rsid w:val="000B070D"/>
    <w:rsid w:val="000B12E6"/>
    <w:rsid w:val="000B26C1"/>
    <w:rsid w:val="000B4490"/>
    <w:rsid w:val="000B4528"/>
    <w:rsid w:val="000B4F34"/>
    <w:rsid w:val="000B616C"/>
    <w:rsid w:val="000B6221"/>
    <w:rsid w:val="000B7434"/>
    <w:rsid w:val="000C0879"/>
    <w:rsid w:val="000C557F"/>
    <w:rsid w:val="000C613C"/>
    <w:rsid w:val="000C7C46"/>
    <w:rsid w:val="000D5B7B"/>
    <w:rsid w:val="000E00BD"/>
    <w:rsid w:val="000E22D7"/>
    <w:rsid w:val="000E2443"/>
    <w:rsid w:val="000E674E"/>
    <w:rsid w:val="000E7B35"/>
    <w:rsid w:val="000F1F64"/>
    <w:rsid w:val="000F342D"/>
    <w:rsid w:val="000F3F79"/>
    <w:rsid w:val="000F57C0"/>
    <w:rsid w:val="001026F5"/>
    <w:rsid w:val="00111996"/>
    <w:rsid w:val="00117230"/>
    <w:rsid w:val="00117643"/>
    <w:rsid w:val="00122482"/>
    <w:rsid w:val="00123A91"/>
    <w:rsid w:val="001318F9"/>
    <w:rsid w:val="00131B47"/>
    <w:rsid w:val="001328A8"/>
    <w:rsid w:val="001335D4"/>
    <w:rsid w:val="001347D0"/>
    <w:rsid w:val="00135F0C"/>
    <w:rsid w:val="00137659"/>
    <w:rsid w:val="00141238"/>
    <w:rsid w:val="00141A85"/>
    <w:rsid w:val="001461A9"/>
    <w:rsid w:val="00147F88"/>
    <w:rsid w:val="001527B3"/>
    <w:rsid w:val="00152FD8"/>
    <w:rsid w:val="00153294"/>
    <w:rsid w:val="00154E20"/>
    <w:rsid w:val="00157A4E"/>
    <w:rsid w:val="001738F3"/>
    <w:rsid w:val="001754B9"/>
    <w:rsid w:val="00176B71"/>
    <w:rsid w:val="00177F69"/>
    <w:rsid w:val="00183360"/>
    <w:rsid w:val="001842C3"/>
    <w:rsid w:val="001852D9"/>
    <w:rsid w:val="0018781F"/>
    <w:rsid w:val="001931B3"/>
    <w:rsid w:val="0019754E"/>
    <w:rsid w:val="001A0AC9"/>
    <w:rsid w:val="001A5B67"/>
    <w:rsid w:val="001B1E47"/>
    <w:rsid w:val="001B5A53"/>
    <w:rsid w:val="001B7ACD"/>
    <w:rsid w:val="001B7E44"/>
    <w:rsid w:val="001C353E"/>
    <w:rsid w:val="001C3D4B"/>
    <w:rsid w:val="001C44EE"/>
    <w:rsid w:val="001C5EC4"/>
    <w:rsid w:val="001D2622"/>
    <w:rsid w:val="001D47D6"/>
    <w:rsid w:val="001D4D55"/>
    <w:rsid w:val="001D618D"/>
    <w:rsid w:val="001D68F0"/>
    <w:rsid w:val="001D7346"/>
    <w:rsid w:val="001E1E53"/>
    <w:rsid w:val="001E2692"/>
    <w:rsid w:val="001E3024"/>
    <w:rsid w:val="001E30E8"/>
    <w:rsid w:val="001E3B48"/>
    <w:rsid w:val="001E3DBD"/>
    <w:rsid w:val="001F2D28"/>
    <w:rsid w:val="00201D75"/>
    <w:rsid w:val="002051F2"/>
    <w:rsid w:val="00206072"/>
    <w:rsid w:val="00206B5F"/>
    <w:rsid w:val="00207247"/>
    <w:rsid w:val="0021413A"/>
    <w:rsid w:val="002143A5"/>
    <w:rsid w:val="00221A73"/>
    <w:rsid w:val="002223ED"/>
    <w:rsid w:val="00224AC7"/>
    <w:rsid w:val="002274B2"/>
    <w:rsid w:val="00232E17"/>
    <w:rsid w:val="0023483E"/>
    <w:rsid w:val="00241DF9"/>
    <w:rsid w:val="002452C6"/>
    <w:rsid w:val="00246E31"/>
    <w:rsid w:val="0025001E"/>
    <w:rsid w:val="00257BA3"/>
    <w:rsid w:val="00262247"/>
    <w:rsid w:val="00264397"/>
    <w:rsid w:val="00272395"/>
    <w:rsid w:val="0027464E"/>
    <w:rsid w:val="00277147"/>
    <w:rsid w:val="00280152"/>
    <w:rsid w:val="00281374"/>
    <w:rsid w:val="0028384E"/>
    <w:rsid w:val="00284C74"/>
    <w:rsid w:val="002867ED"/>
    <w:rsid w:val="002869A6"/>
    <w:rsid w:val="00290B78"/>
    <w:rsid w:val="002A3036"/>
    <w:rsid w:val="002A3AA5"/>
    <w:rsid w:val="002A5046"/>
    <w:rsid w:val="002B68B3"/>
    <w:rsid w:val="002B7CAE"/>
    <w:rsid w:val="002C14E7"/>
    <w:rsid w:val="002C2C6C"/>
    <w:rsid w:val="002C6226"/>
    <w:rsid w:val="002D1D07"/>
    <w:rsid w:val="002D337F"/>
    <w:rsid w:val="002D5CC4"/>
    <w:rsid w:val="002E4C16"/>
    <w:rsid w:val="002E7158"/>
    <w:rsid w:val="002F6143"/>
    <w:rsid w:val="002F7E3E"/>
    <w:rsid w:val="00302B6A"/>
    <w:rsid w:val="00304EDD"/>
    <w:rsid w:val="0030685C"/>
    <w:rsid w:val="00307C20"/>
    <w:rsid w:val="0031239B"/>
    <w:rsid w:val="00312CD7"/>
    <w:rsid w:val="00316703"/>
    <w:rsid w:val="0032482D"/>
    <w:rsid w:val="00324B03"/>
    <w:rsid w:val="00337441"/>
    <w:rsid w:val="0034259A"/>
    <w:rsid w:val="003501D7"/>
    <w:rsid w:val="003517B4"/>
    <w:rsid w:val="00352407"/>
    <w:rsid w:val="0035706B"/>
    <w:rsid w:val="00357772"/>
    <w:rsid w:val="00362DC7"/>
    <w:rsid w:val="00366004"/>
    <w:rsid w:val="00366686"/>
    <w:rsid w:val="00371B96"/>
    <w:rsid w:val="00372A15"/>
    <w:rsid w:val="003749F1"/>
    <w:rsid w:val="003751C8"/>
    <w:rsid w:val="003758A0"/>
    <w:rsid w:val="0039015E"/>
    <w:rsid w:val="00390CC7"/>
    <w:rsid w:val="003A19A1"/>
    <w:rsid w:val="003A7A1A"/>
    <w:rsid w:val="003B0016"/>
    <w:rsid w:val="003B3598"/>
    <w:rsid w:val="003C08EF"/>
    <w:rsid w:val="003C30DB"/>
    <w:rsid w:val="003C3F1B"/>
    <w:rsid w:val="003C678D"/>
    <w:rsid w:val="003E42D6"/>
    <w:rsid w:val="003E46D0"/>
    <w:rsid w:val="003F097E"/>
    <w:rsid w:val="00403BC0"/>
    <w:rsid w:val="00406DD7"/>
    <w:rsid w:val="00410694"/>
    <w:rsid w:val="0041259E"/>
    <w:rsid w:val="004176FD"/>
    <w:rsid w:val="00417C3F"/>
    <w:rsid w:val="00422D6C"/>
    <w:rsid w:val="004234E3"/>
    <w:rsid w:val="00426EA6"/>
    <w:rsid w:val="00430B0D"/>
    <w:rsid w:val="00441066"/>
    <w:rsid w:val="00441706"/>
    <w:rsid w:val="0044513C"/>
    <w:rsid w:val="00446DCB"/>
    <w:rsid w:val="00450507"/>
    <w:rsid w:val="00451773"/>
    <w:rsid w:val="00452435"/>
    <w:rsid w:val="004539D4"/>
    <w:rsid w:val="00454383"/>
    <w:rsid w:val="00454EC8"/>
    <w:rsid w:val="00454F51"/>
    <w:rsid w:val="0046067C"/>
    <w:rsid w:val="00461463"/>
    <w:rsid w:val="0046509A"/>
    <w:rsid w:val="00466F2E"/>
    <w:rsid w:val="00471D43"/>
    <w:rsid w:val="00481045"/>
    <w:rsid w:val="00483773"/>
    <w:rsid w:val="00485279"/>
    <w:rsid w:val="004910BC"/>
    <w:rsid w:val="00491277"/>
    <w:rsid w:val="004965E8"/>
    <w:rsid w:val="0049767C"/>
    <w:rsid w:val="004976E3"/>
    <w:rsid w:val="00497AFF"/>
    <w:rsid w:val="004A1D8F"/>
    <w:rsid w:val="004A248C"/>
    <w:rsid w:val="004A64F7"/>
    <w:rsid w:val="004B0708"/>
    <w:rsid w:val="004B10C3"/>
    <w:rsid w:val="004B2625"/>
    <w:rsid w:val="004B3543"/>
    <w:rsid w:val="004B3805"/>
    <w:rsid w:val="004C15E9"/>
    <w:rsid w:val="004C1CF2"/>
    <w:rsid w:val="004C6719"/>
    <w:rsid w:val="004C6FBA"/>
    <w:rsid w:val="004D1195"/>
    <w:rsid w:val="004D4BB9"/>
    <w:rsid w:val="004E002A"/>
    <w:rsid w:val="004E3414"/>
    <w:rsid w:val="004E677B"/>
    <w:rsid w:val="004F4821"/>
    <w:rsid w:val="004F60E8"/>
    <w:rsid w:val="00506699"/>
    <w:rsid w:val="005102B5"/>
    <w:rsid w:val="0051559D"/>
    <w:rsid w:val="00520945"/>
    <w:rsid w:val="005216A7"/>
    <w:rsid w:val="00523492"/>
    <w:rsid w:val="00525374"/>
    <w:rsid w:val="005308DB"/>
    <w:rsid w:val="00532ECE"/>
    <w:rsid w:val="00534F66"/>
    <w:rsid w:val="00535B91"/>
    <w:rsid w:val="00537B61"/>
    <w:rsid w:val="00543005"/>
    <w:rsid w:val="005437EF"/>
    <w:rsid w:val="0054497C"/>
    <w:rsid w:val="00545496"/>
    <w:rsid w:val="00551F93"/>
    <w:rsid w:val="005538F2"/>
    <w:rsid w:val="005629ED"/>
    <w:rsid w:val="00563275"/>
    <w:rsid w:val="0056381C"/>
    <w:rsid w:val="00566248"/>
    <w:rsid w:val="0056735B"/>
    <w:rsid w:val="00573445"/>
    <w:rsid w:val="00574AD6"/>
    <w:rsid w:val="005759BC"/>
    <w:rsid w:val="00581642"/>
    <w:rsid w:val="00582A0E"/>
    <w:rsid w:val="005922C1"/>
    <w:rsid w:val="005977FA"/>
    <w:rsid w:val="005A01B8"/>
    <w:rsid w:val="005A074C"/>
    <w:rsid w:val="005A0EBB"/>
    <w:rsid w:val="005A1380"/>
    <w:rsid w:val="005A6D81"/>
    <w:rsid w:val="005B17AD"/>
    <w:rsid w:val="005B31DC"/>
    <w:rsid w:val="005B5B3C"/>
    <w:rsid w:val="005B69E7"/>
    <w:rsid w:val="005C07F7"/>
    <w:rsid w:val="005C2677"/>
    <w:rsid w:val="005C38C6"/>
    <w:rsid w:val="005D2149"/>
    <w:rsid w:val="005D27EB"/>
    <w:rsid w:val="005D5779"/>
    <w:rsid w:val="005E3649"/>
    <w:rsid w:val="005E36DF"/>
    <w:rsid w:val="005E45E5"/>
    <w:rsid w:val="00601883"/>
    <w:rsid w:val="00601952"/>
    <w:rsid w:val="006040C4"/>
    <w:rsid w:val="006045F3"/>
    <w:rsid w:val="00604DF1"/>
    <w:rsid w:val="00612681"/>
    <w:rsid w:val="00613329"/>
    <w:rsid w:val="00622A14"/>
    <w:rsid w:val="00624996"/>
    <w:rsid w:val="0062520B"/>
    <w:rsid w:val="006272F1"/>
    <w:rsid w:val="006312F7"/>
    <w:rsid w:val="00633634"/>
    <w:rsid w:val="006368EE"/>
    <w:rsid w:val="00644783"/>
    <w:rsid w:val="006454B3"/>
    <w:rsid w:val="00646198"/>
    <w:rsid w:val="00646A1D"/>
    <w:rsid w:val="00646E28"/>
    <w:rsid w:val="006473CE"/>
    <w:rsid w:val="006479F8"/>
    <w:rsid w:val="0065060A"/>
    <w:rsid w:val="00652A01"/>
    <w:rsid w:val="0065423C"/>
    <w:rsid w:val="00660C43"/>
    <w:rsid w:val="0066456F"/>
    <w:rsid w:val="00670C07"/>
    <w:rsid w:val="00675FAC"/>
    <w:rsid w:val="006773B0"/>
    <w:rsid w:val="00680F1E"/>
    <w:rsid w:val="00681D00"/>
    <w:rsid w:val="006A09BD"/>
    <w:rsid w:val="006A112A"/>
    <w:rsid w:val="006B5BE2"/>
    <w:rsid w:val="006B7A2A"/>
    <w:rsid w:val="006C454F"/>
    <w:rsid w:val="006C663B"/>
    <w:rsid w:val="006D0D8A"/>
    <w:rsid w:val="006D28DF"/>
    <w:rsid w:val="006D4602"/>
    <w:rsid w:val="006E236C"/>
    <w:rsid w:val="006E4D58"/>
    <w:rsid w:val="006E5DEF"/>
    <w:rsid w:val="006E6ECC"/>
    <w:rsid w:val="00700848"/>
    <w:rsid w:val="007022C4"/>
    <w:rsid w:val="00705993"/>
    <w:rsid w:val="00710027"/>
    <w:rsid w:val="00713B11"/>
    <w:rsid w:val="00714BC2"/>
    <w:rsid w:val="007166C5"/>
    <w:rsid w:val="00724B87"/>
    <w:rsid w:val="00730B7B"/>
    <w:rsid w:val="0073114B"/>
    <w:rsid w:val="00733734"/>
    <w:rsid w:val="007357B4"/>
    <w:rsid w:val="00741566"/>
    <w:rsid w:val="00745554"/>
    <w:rsid w:val="0075323F"/>
    <w:rsid w:val="00761E73"/>
    <w:rsid w:val="0076221F"/>
    <w:rsid w:val="00766AEC"/>
    <w:rsid w:val="007671E7"/>
    <w:rsid w:val="00770059"/>
    <w:rsid w:val="00772272"/>
    <w:rsid w:val="007727DE"/>
    <w:rsid w:val="007732ED"/>
    <w:rsid w:val="00774DD6"/>
    <w:rsid w:val="007755F5"/>
    <w:rsid w:val="00780A76"/>
    <w:rsid w:val="00783C62"/>
    <w:rsid w:val="00787A7F"/>
    <w:rsid w:val="00793E81"/>
    <w:rsid w:val="007941EE"/>
    <w:rsid w:val="0079534A"/>
    <w:rsid w:val="00795BC8"/>
    <w:rsid w:val="0079695D"/>
    <w:rsid w:val="007A5CC7"/>
    <w:rsid w:val="007B0C35"/>
    <w:rsid w:val="007B19B8"/>
    <w:rsid w:val="007B61C5"/>
    <w:rsid w:val="007C1F61"/>
    <w:rsid w:val="007C2FCE"/>
    <w:rsid w:val="007C3A18"/>
    <w:rsid w:val="007C4FFE"/>
    <w:rsid w:val="007D3138"/>
    <w:rsid w:val="007E644D"/>
    <w:rsid w:val="007F1063"/>
    <w:rsid w:val="007F4AD4"/>
    <w:rsid w:val="007F523E"/>
    <w:rsid w:val="007F56BE"/>
    <w:rsid w:val="00801D88"/>
    <w:rsid w:val="00802A88"/>
    <w:rsid w:val="00803AA6"/>
    <w:rsid w:val="00804824"/>
    <w:rsid w:val="0080726E"/>
    <w:rsid w:val="00807AAB"/>
    <w:rsid w:val="00814C6A"/>
    <w:rsid w:val="008157FC"/>
    <w:rsid w:val="008237CA"/>
    <w:rsid w:val="008240E4"/>
    <w:rsid w:val="00832777"/>
    <w:rsid w:val="00832C12"/>
    <w:rsid w:val="00833A19"/>
    <w:rsid w:val="00840BB6"/>
    <w:rsid w:val="00842F17"/>
    <w:rsid w:val="008529E7"/>
    <w:rsid w:val="0085374F"/>
    <w:rsid w:val="008575EB"/>
    <w:rsid w:val="0087676F"/>
    <w:rsid w:val="00886B7B"/>
    <w:rsid w:val="0089167C"/>
    <w:rsid w:val="00891D9A"/>
    <w:rsid w:val="00893A7A"/>
    <w:rsid w:val="00896FC4"/>
    <w:rsid w:val="008B0539"/>
    <w:rsid w:val="008B2701"/>
    <w:rsid w:val="008B33F8"/>
    <w:rsid w:val="008B7ED4"/>
    <w:rsid w:val="008C0989"/>
    <w:rsid w:val="008C5D9A"/>
    <w:rsid w:val="008D01D7"/>
    <w:rsid w:val="008D0985"/>
    <w:rsid w:val="008D32F4"/>
    <w:rsid w:val="008D3602"/>
    <w:rsid w:val="008D3690"/>
    <w:rsid w:val="008D5CA2"/>
    <w:rsid w:val="008E2A09"/>
    <w:rsid w:val="008E5AD4"/>
    <w:rsid w:val="008F5D1C"/>
    <w:rsid w:val="009003E3"/>
    <w:rsid w:val="00901183"/>
    <w:rsid w:val="00912101"/>
    <w:rsid w:val="00913C68"/>
    <w:rsid w:val="00920B7C"/>
    <w:rsid w:val="00927D04"/>
    <w:rsid w:val="00936F63"/>
    <w:rsid w:val="00941EAB"/>
    <w:rsid w:val="00942C39"/>
    <w:rsid w:val="00950D1B"/>
    <w:rsid w:val="00953CCB"/>
    <w:rsid w:val="00954044"/>
    <w:rsid w:val="00957BE9"/>
    <w:rsid w:val="00962736"/>
    <w:rsid w:val="009677BB"/>
    <w:rsid w:val="00970193"/>
    <w:rsid w:val="009710DE"/>
    <w:rsid w:val="00971780"/>
    <w:rsid w:val="00974A72"/>
    <w:rsid w:val="009802FD"/>
    <w:rsid w:val="00981526"/>
    <w:rsid w:val="00982A0C"/>
    <w:rsid w:val="009873CE"/>
    <w:rsid w:val="00992882"/>
    <w:rsid w:val="009A327E"/>
    <w:rsid w:val="009A32B5"/>
    <w:rsid w:val="009A36BD"/>
    <w:rsid w:val="009A4260"/>
    <w:rsid w:val="009B1066"/>
    <w:rsid w:val="009B5267"/>
    <w:rsid w:val="009B7AB7"/>
    <w:rsid w:val="009C34F5"/>
    <w:rsid w:val="009C6CBE"/>
    <w:rsid w:val="009D5BE6"/>
    <w:rsid w:val="009E0370"/>
    <w:rsid w:val="009E0739"/>
    <w:rsid w:val="009E327B"/>
    <w:rsid w:val="009E4648"/>
    <w:rsid w:val="009E48DB"/>
    <w:rsid w:val="009E6E8D"/>
    <w:rsid w:val="009F2EF3"/>
    <w:rsid w:val="009F7869"/>
    <w:rsid w:val="00A0039B"/>
    <w:rsid w:val="00A01E93"/>
    <w:rsid w:val="00A02642"/>
    <w:rsid w:val="00A07E05"/>
    <w:rsid w:val="00A1091E"/>
    <w:rsid w:val="00A1413C"/>
    <w:rsid w:val="00A15F01"/>
    <w:rsid w:val="00A360AC"/>
    <w:rsid w:val="00A4214C"/>
    <w:rsid w:val="00A47689"/>
    <w:rsid w:val="00A4790C"/>
    <w:rsid w:val="00A510EA"/>
    <w:rsid w:val="00A62FF5"/>
    <w:rsid w:val="00A66BB9"/>
    <w:rsid w:val="00A71897"/>
    <w:rsid w:val="00A72A81"/>
    <w:rsid w:val="00A740E0"/>
    <w:rsid w:val="00A941AE"/>
    <w:rsid w:val="00AA1694"/>
    <w:rsid w:val="00AA6A51"/>
    <w:rsid w:val="00AB027A"/>
    <w:rsid w:val="00AB38D5"/>
    <w:rsid w:val="00AB557B"/>
    <w:rsid w:val="00AC2DBE"/>
    <w:rsid w:val="00AD1F31"/>
    <w:rsid w:val="00AD55FF"/>
    <w:rsid w:val="00AE0EC5"/>
    <w:rsid w:val="00AE23EE"/>
    <w:rsid w:val="00AE3994"/>
    <w:rsid w:val="00AE7AFC"/>
    <w:rsid w:val="00AF153D"/>
    <w:rsid w:val="00AF20AF"/>
    <w:rsid w:val="00AF669A"/>
    <w:rsid w:val="00B07EC0"/>
    <w:rsid w:val="00B155DF"/>
    <w:rsid w:val="00B202A9"/>
    <w:rsid w:val="00B21560"/>
    <w:rsid w:val="00B216A6"/>
    <w:rsid w:val="00B229CB"/>
    <w:rsid w:val="00B240CE"/>
    <w:rsid w:val="00B27905"/>
    <w:rsid w:val="00B33FCF"/>
    <w:rsid w:val="00B45CF3"/>
    <w:rsid w:val="00B54E4D"/>
    <w:rsid w:val="00B56AB5"/>
    <w:rsid w:val="00B624F6"/>
    <w:rsid w:val="00B65CCD"/>
    <w:rsid w:val="00B70461"/>
    <w:rsid w:val="00B75C28"/>
    <w:rsid w:val="00B76FDF"/>
    <w:rsid w:val="00B775B2"/>
    <w:rsid w:val="00B77753"/>
    <w:rsid w:val="00B77D2C"/>
    <w:rsid w:val="00B84C8E"/>
    <w:rsid w:val="00B8654B"/>
    <w:rsid w:val="00B93F47"/>
    <w:rsid w:val="00B97E74"/>
    <w:rsid w:val="00BA5BB4"/>
    <w:rsid w:val="00BA5F6D"/>
    <w:rsid w:val="00BA668C"/>
    <w:rsid w:val="00BB08A1"/>
    <w:rsid w:val="00BB482F"/>
    <w:rsid w:val="00BC494B"/>
    <w:rsid w:val="00BD00A3"/>
    <w:rsid w:val="00BD10D2"/>
    <w:rsid w:val="00BD4A5D"/>
    <w:rsid w:val="00BD559F"/>
    <w:rsid w:val="00BE1137"/>
    <w:rsid w:val="00BE7155"/>
    <w:rsid w:val="00BF351A"/>
    <w:rsid w:val="00BF4A2F"/>
    <w:rsid w:val="00C00225"/>
    <w:rsid w:val="00C00567"/>
    <w:rsid w:val="00C00A8A"/>
    <w:rsid w:val="00C0178B"/>
    <w:rsid w:val="00C02651"/>
    <w:rsid w:val="00C05072"/>
    <w:rsid w:val="00C05B8D"/>
    <w:rsid w:val="00C13A29"/>
    <w:rsid w:val="00C20454"/>
    <w:rsid w:val="00C22692"/>
    <w:rsid w:val="00C236EF"/>
    <w:rsid w:val="00C30ACB"/>
    <w:rsid w:val="00C30F7A"/>
    <w:rsid w:val="00C3124A"/>
    <w:rsid w:val="00C31CF3"/>
    <w:rsid w:val="00C34879"/>
    <w:rsid w:val="00C35714"/>
    <w:rsid w:val="00C35B66"/>
    <w:rsid w:val="00C36DBC"/>
    <w:rsid w:val="00C37C28"/>
    <w:rsid w:val="00C4359C"/>
    <w:rsid w:val="00C449F4"/>
    <w:rsid w:val="00C4672D"/>
    <w:rsid w:val="00C4734C"/>
    <w:rsid w:val="00C503F9"/>
    <w:rsid w:val="00C53171"/>
    <w:rsid w:val="00C60512"/>
    <w:rsid w:val="00C67316"/>
    <w:rsid w:val="00C70BDE"/>
    <w:rsid w:val="00C70EF5"/>
    <w:rsid w:val="00C82400"/>
    <w:rsid w:val="00C82704"/>
    <w:rsid w:val="00C92D74"/>
    <w:rsid w:val="00C93E0F"/>
    <w:rsid w:val="00C958A1"/>
    <w:rsid w:val="00C96ED6"/>
    <w:rsid w:val="00CA3B15"/>
    <w:rsid w:val="00CA6A8E"/>
    <w:rsid w:val="00CB1CEB"/>
    <w:rsid w:val="00CB1D5F"/>
    <w:rsid w:val="00CB2EAA"/>
    <w:rsid w:val="00CB6BBE"/>
    <w:rsid w:val="00CC3616"/>
    <w:rsid w:val="00CC4338"/>
    <w:rsid w:val="00CC4FAD"/>
    <w:rsid w:val="00CC6202"/>
    <w:rsid w:val="00CD0674"/>
    <w:rsid w:val="00CD1E9C"/>
    <w:rsid w:val="00CD2120"/>
    <w:rsid w:val="00CE0413"/>
    <w:rsid w:val="00CE14C6"/>
    <w:rsid w:val="00CE2773"/>
    <w:rsid w:val="00CE2F80"/>
    <w:rsid w:val="00CE46E3"/>
    <w:rsid w:val="00CE535B"/>
    <w:rsid w:val="00CF6E98"/>
    <w:rsid w:val="00CF7E0F"/>
    <w:rsid w:val="00D00D81"/>
    <w:rsid w:val="00D04E91"/>
    <w:rsid w:val="00D13886"/>
    <w:rsid w:val="00D15E3C"/>
    <w:rsid w:val="00D166C3"/>
    <w:rsid w:val="00D20302"/>
    <w:rsid w:val="00D235C7"/>
    <w:rsid w:val="00D24247"/>
    <w:rsid w:val="00D2478B"/>
    <w:rsid w:val="00D3514A"/>
    <w:rsid w:val="00D36102"/>
    <w:rsid w:val="00D437B2"/>
    <w:rsid w:val="00D43F30"/>
    <w:rsid w:val="00D449EB"/>
    <w:rsid w:val="00D456BB"/>
    <w:rsid w:val="00D45747"/>
    <w:rsid w:val="00D50C33"/>
    <w:rsid w:val="00D510C2"/>
    <w:rsid w:val="00D52996"/>
    <w:rsid w:val="00D55B68"/>
    <w:rsid w:val="00D57208"/>
    <w:rsid w:val="00D60899"/>
    <w:rsid w:val="00D60A5A"/>
    <w:rsid w:val="00D61935"/>
    <w:rsid w:val="00D6346C"/>
    <w:rsid w:val="00D63E98"/>
    <w:rsid w:val="00D65CC4"/>
    <w:rsid w:val="00D6750D"/>
    <w:rsid w:val="00D70113"/>
    <w:rsid w:val="00D7274D"/>
    <w:rsid w:val="00D735D0"/>
    <w:rsid w:val="00D74BD5"/>
    <w:rsid w:val="00D760D9"/>
    <w:rsid w:val="00D8018B"/>
    <w:rsid w:val="00D87CD0"/>
    <w:rsid w:val="00DA05F8"/>
    <w:rsid w:val="00DA3AAC"/>
    <w:rsid w:val="00DA5788"/>
    <w:rsid w:val="00DB3BF6"/>
    <w:rsid w:val="00DB4D6A"/>
    <w:rsid w:val="00DB5FBE"/>
    <w:rsid w:val="00DC381B"/>
    <w:rsid w:val="00DC5600"/>
    <w:rsid w:val="00DC5C34"/>
    <w:rsid w:val="00DC7B43"/>
    <w:rsid w:val="00DD48AB"/>
    <w:rsid w:val="00DE21E0"/>
    <w:rsid w:val="00DE79A9"/>
    <w:rsid w:val="00DF01AC"/>
    <w:rsid w:val="00DF0477"/>
    <w:rsid w:val="00DF0A4E"/>
    <w:rsid w:val="00DF5682"/>
    <w:rsid w:val="00DF5F77"/>
    <w:rsid w:val="00E01275"/>
    <w:rsid w:val="00E01923"/>
    <w:rsid w:val="00E07892"/>
    <w:rsid w:val="00E102E6"/>
    <w:rsid w:val="00E11004"/>
    <w:rsid w:val="00E15A8B"/>
    <w:rsid w:val="00E175E9"/>
    <w:rsid w:val="00E228BC"/>
    <w:rsid w:val="00E265DF"/>
    <w:rsid w:val="00E27C51"/>
    <w:rsid w:val="00E303C9"/>
    <w:rsid w:val="00E30C53"/>
    <w:rsid w:val="00E336D6"/>
    <w:rsid w:val="00E33B75"/>
    <w:rsid w:val="00E3442B"/>
    <w:rsid w:val="00E427A9"/>
    <w:rsid w:val="00E47060"/>
    <w:rsid w:val="00E504BE"/>
    <w:rsid w:val="00E61BF9"/>
    <w:rsid w:val="00E70FD3"/>
    <w:rsid w:val="00E710E3"/>
    <w:rsid w:val="00E71219"/>
    <w:rsid w:val="00E73563"/>
    <w:rsid w:val="00E74630"/>
    <w:rsid w:val="00E76FB6"/>
    <w:rsid w:val="00E85F83"/>
    <w:rsid w:val="00E97303"/>
    <w:rsid w:val="00EA41E6"/>
    <w:rsid w:val="00EA794B"/>
    <w:rsid w:val="00EB1296"/>
    <w:rsid w:val="00EB49BA"/>
    <w:rsid w:val="00EB55DF"/>
    <w:rsid w:val="00EB5FA5"/>
    <w:rsid w:val="00EC3FB0"/>
    <w:rsid w:val="00ED35B2"/>
    <w:rsid w:val="00ED377B"/>
    <w:rsid w:val="00ED3F03"/>
    <w:rsid w:val="00ED7A0C"/>
    <w:rsid w:val="00EF01F0"/>
    <w:rsid w:val="00EF044B"/>
    <w:rsid w:val="00EF1F04"/>
    <w:rsid w:val="00EF350F"/>
    <w:rsid w:val="00F04FD6"/>
    <w:rsid w:val="00F06787"/>
    <w:rsid w:val="00F1306F"/>
    <w:rsid w:val="00F14FAC"/>
    <w:rsid w:val="00F157F9"/>
    <w:rsid w:val="00F3374A"/>
    <w:rsid w:val="00F33857"/>
    <w:rsid w:val="00F405BF"/>
    <w:rsid w:val="00F40ED9"/>
    <w:rsid w:val="00F42251"/>
    <w:rsid w:val="00F50D72"/>
    <w:rsid w:val="00F51935"/>
    <w:rsid w:val="00F5678F"/>
    <w:rsid w:val="00F60558"/>
    <w:rsid w:val="00F60AEA"/>
    <w:rsid w:val="00F63C81"/>
    <w:rsid w:val="00F6693A"/>
    <w:rsid w:val="00F67699"/>
    <w:rsid w:val="00F67737"/>
    <w:rsid w:val="00F6790C"/>
    <w:rsid w:val="00F752AE"/>
    <w:rsid w:val="00F82CAF"/>
    <w:rsid w:val="00F8523A"/>
    <w:rsid w:val="00F85C40"/>
    <w:rsid w:val="00F86091"/>
    <w:rsid w:val="00F9400E"/>
    <w:rsid w:val="00F942C8"/>
    <w:rsid w:val="00F952BC"/>
    <w:rsid w:val="00F967BE"/>
    <w:rsid w:val="00FA16ED"/>
    <w:rsid w:val="00FA1A5E"/>
    <w:rsid w:val="00FA574B"/>
    <w:rsid w:val="00FB1C3E"/>
    <w:rsid w:val="00FB41BF"/>
    <w:rsid w:val="00FC32CF"/>
    <w:rsid w:val="00FC36B3"/>
    <w:rsid w:val="00FD2BA3"/>
    <w:rsid w:val="00FD583C"/>
    <w:rsid w:val="00FD64D3"/>
    <w:rsid w:val="00FD7B04"/>
    <w:rsid w:val="00FF33D3"/>
    <w:rsid w:val="00FF3E4D"/>
    <w:rsid w:val="00FF451F"/>
    <w:rsid w:val="00FF5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E126311"/>
  <w14:defaultImageDpi w14:val="300"/>
  <w15:docId w15:val="{E1D6CEE0-A903-431E-9A4F-BC801451C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qFormat/>
    <w:rsid w:val="001E1E53"/>
    <w:pPr>
      <w:keepNext/>
      <w:keepLines/>
      <w:spacing w:before="120" w:line="480" w:lineRule="auto"/>
      <w:outlineLvl w:val="1"/>
    </w:pPr>
    <w:rPr>
      <w:rFonts w:ascii="Times New Roman" w:eastAsia="Times New Roman" w:hAnsi="Times New Roman" w:cs="Times New Roman"/>
      <w:bCs/>
      <w: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780"/>
    <w:pPr>
      <w:ind w:left="720"/>
      <w:contextualSpacing/>
    </w:pPr>
  </w:style>
  <w:style w:type="character" w:styleId="CommentReference">
    <w:name w:val="annotation reference"/>
    <w:basedOn w:val="DefaultParagraphFont"/>
    <w:uiPriority w:val="99"/>
    <w:semiHidden/>
    <w:unhideWhenUsed/>
    <w:rsid w:val="00B75C28"/>
    <w:rPr>
      <w:sz w:val="18"/>
      <w:szCs w:val="18"/>
    </w:rPr>
  </w:style>
  <w:style w:type="paragraph" w:styleId="CommentText">
    <w:name w:val="annotation text"/>
    <w:basedOn w:val="Normal"/>
    <w:link w:val="CommentTextChar"/>
    <w:uiPriority w:val="99"/>
    <w:semiHidden/>
    <w:unhideWhenUsed/>
    <w:rsid w:val="00B75C28"/>
  </w:style>
  <w:style w:type="character" w:customStyle="1" w:styleId="CommentTextChar">
    <w:name w:val="Comment Text Char"/>
    <w:basedOn w:val="DefaultParagraphFont"/>
    <w:link w:val="CommentText"/>
    <w:uiPriority w:val="99"/>
    <w:semiHidden/>
    <w:rsid w:val="00B75C28"/>
  </w:style>
  <w:style w:type="paragraph" w:styleId="CommentSubject">
    <w:name w:val="annotation subject"/>
    <w:basedOn w:val="CommentText"/>
    <w:next w:val="CommentText"/>
    <w:link w:val="CommentSubjectChar"/>
    <w:uiPriority w:val="99"/>
    <w:semiHidden/>
    <w:unhideWhenUsed/>
    <w:rsid w:val="00B75C28"/>
    <w:rPr>
      <w:b/>
      <w:bCs/>
      <w:sz w:val="20"/>
      <w:szCs w:val="20"/>
    </w:rPr>
  </w:style>
  <w:style w:type="character" w:customStyle="1" w:styleId="CommentSubjectChar">
    <w:name w:val="Comment Subject Char"/>
    <w:basedOn w:val="CommentTextChar"/>
    <w:link w:val="CommentSubject"/>
    <w:uiPriority w:val="99"/>
    <w:semiHidden/>
    <w:rsid w:val="00B75C28"/>
    <w:rPr>
      <w:b/>
      <w:bCs/>
      <w:sz w:val="20"/>
      <w:szCs w:val="20"/>
    </w:rPr>
  </w:style>
  <w:style w:type="paragraph" w:styleId="BalloonText">
    <w:name w:val="Balloon Text"/>
    <w:basedOn w:val="Normal"/>
    <w:link w:val="BalloonTextChar"/>
    <w:uiPriority w:val="99"/>
    <w:semiHidden/>
    <w:unhideWhenUsed/>
    <w:rsid w:val="00B75C28"/>
    <w:rPr>
      <w:rFonts w:ascii="Lucida Grande" w:hAnsi="Lucida Grande"/>
      <w:sz w:val="18"/>
      <w:szCs w:val="18"/>
    </w:rPr>
  </w:style>
  <w:style w:type="character" w:customStyle="1" w:styleId="BalloonTextChar">
    <w:name w:val="Balloon Text Char"/>
    <w:basedOn w:val="DefaultParagraphFont"/>
    <w:link w:val="BalloonText"/>
    <w:uiPriority w:val="99"/>
    <w:semiHidden/>
    <w:rsid w:val="00B75C28"/>
    <w:rPr>
      <w:rFonts w:ascii="Lucida Grande" w:hAnsi="Lucida Grande"/>
      <w:sz w:val="18"/>
      <w:szCs w:val="18"/>
    </w:rPr>
  </w:style>
  <w:style w:type="paragraph" w:styleId="Header">
    <w:name w:val="header"/>
    <w:basedOn w:val="Normal"/>
    <w:link w:val="HeaderChar"/>
    <w:uiPriority w:val="99"/>
    <w:unhideWhenUsed/>
    <w:rsid w:val="000710F2"/>
    <w:pPr>
      <w:tabs>
        <w:tab w:val="center" w:pos="4320"/>
        <w:tab w:val="right" w:pos="8640"/>
      </w:tabs>
    </w:pPr>
  </w:style>
  <w:style w:type="character" w:customStyle="1" w:styleId="HeaderChar">
    <w:name w:val="Header Char"/>
    <w:basedOn w:val="DefaultParagraphFont"/>
    <w:link w:val="Header"/>
    <w:uiPriority w:val="99"/>
    <w:rsid w:val="000710F2"/>
  </w:style>
  <w:style w:type="paragraph" w:styleId="Footer">
    <w:name w:val="footer"/>
    <w:basedOn w:val="Normal"/>
    <w:link w:val="FooterChar"/>
    <w:uiPriority w:val="99"/>
    <w:unhideWhenUsed/>
    <w:rsid w:val="000710F2"/>
    <w:pPr>
      <w:tabs>
        <w:tab w:val="center" w:pos="4320"/>
        <w:tab w:val="right" w:pos="8640"/>
      </w:tabs>
    </w:pPr>
  </w:style>
  <w:style w:type="character" w:customStyle="1" w:styleId="FooterChar">
    <w:name w:val="Footer Char"/>
    <w:basedOn w:val="DefaultParagraphFont"/>
    <w:link w:val="Footer"/>
    <w:uiPriority w:val="99"/>
    <w:rsid w:val="000710F2"/>
  </w:style>
  <w:style w:type="character" w:styleId="Hyperlink">
    <w:name w:val="Hyperlink"/>
    <w:basedOn w:val="DefaultParagraphFont"/>
    <w:uiPriority w:val="99"/>
    <w:unhideWhenUsed/>
    <w:rsid w:val="000710F2"/>
    <w:rPr>
      <w:color w:val="0000FF" w:themeColor="hyperlink"/>
      <w:u w:val="single"/>
    </w:rPr>
  </w:style>
  <w:style w:type="table" w:styleId="TableGrid">
    <w:name w:val="Table Grid"/>
    <w:basedOn w:val="TableNormal"/>
    <w:uiPriority w:val="59"/>
    <w:rsid w:val="000710F2"/>
    <w:rPr>
      <w:rFonts w:eastAsiaTheme="minorHAns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123A91"/>
  </w:style>
  <w:style w:type="character" w:styleId="PageNumber">
    <w:name w:val="page number"/>
    <w:basedOn w:val="DefaultParagraphFont"/>
    <w:uiPriority w:val="99"/>
    <w:semiHidden/>
    <w:unhideWhenUsed/>
    <w:rsid w:val="00D55B68"/>
  </w:style>
  <w:style w:type="character" w:styleId="PlaceholderText">
    <w:name w:val="Placeholder Text"/>
    <w:basedOn w:val="DefaultParagraphFont"/>
    <w:uiPriority w:val="99"/>
    <w:semiHidden/>
    <w:rsid w:val="00D52996"/>
    <w:rPr>
      <w:color w:val="808080"/>
    </w:rPr>
  </w:style>
  <w:style w:type="character" w:customStyle="1" w:styleId="Heading2Char">
    <w:name w:val="Heading 2 Char"/>
    <w:basedOn w:val="DefaultParagraphFont"/>
    <w:link w:val="Heading2"/>
    <w:uiPriority w:val="9"/>
    <w:rsid w:val="001E1E53"/>
    <w:rPr>
      <w:rFonts w:ascii="Times New Roman" w:eastAsia="Times New Roman" w:hAnsi="Times New Roman" w:cs="Times New Roman"/>
      <w:bCs/>
      <w:i/>
      <w:sz w:val="28"/>
      <w:szCs w:val="26"/>
    </w:rPr>
  </w:style>
  <w:style w:type="character" w:customStyle="1" w:styleId="red">
    <w:name w:val="red"/>
    <w:basedOn w:val="DefaultParagraphFont"/>
    <w:rsid w:val="001E1E53"/>
    <w:rPr>
      <w:color w:val="FF0000"/>
    </w:rPr>
  </w:style>
  <w:style w:type="character" w:customStyle="1" w:styleId="black">
    <w:name w:val="b(l)ack"/>
    <w:rsid w:val="001E1E53"/>
    <w:rPr>
      <w:color w:val="auto"/>
    </w:rPr>
  </w:style>
  <w:style w:type="paragraph" w:styleId="FootnoteText">
    <w:name w:val="footnote text"/>
    <w:basedOn w:val="Normal"/>
    <w:link w:val="FootnoteTextChar"/>
    <w:uiPriority w:val="99"/>
    <w:unhideWhenUsed/>
    <w:rsid w:val="001E1E53"/>
    <w:rPr>
      <w:rFonts w:ascii="Times New Roman" w:eastAsia="Cambria" w:hAnsi="Times New Roman" w:cs="Times New Roman"/>
    </w:rPr>
  </w:style>
  <w:style w:type="character" w:customStyle="1" w:styleId="FootnoteTextChar">
    <w:name w:val="Footnote Text Char"/>
    <w:basedOn w:val="DefaultParagraphFont"/>
    <w:link w:val="FootnoteText"/>
    <w:uiPriority w:val="99"/>
    <w:rsid w:val="001E1E53"/>
    <w:rPr>
      <w:rFonts w:ascii="Times New Roman" w:eastAsia="Cambria" w:hAnsi="Times New Roman" w:cs="Times New Roman"/>
    </w:rPr>
  </w:style>
  <w:style w:type="character" w:styleId="FootnoteReference">
    <w:name w:val="footnote reference"/>
    <w:basedOn w:val="DefaultParagraphFont"/>
    <w:uiPriority w:val="99"/>
    <w:unhideWhenUsed/>
    <w:rsid w:val="001E1E53"/>
    <w:rPr>
      <w:vertAlign w:val="superscript"/>
    </w:rPr>
  </w:style>
  <w:style w:type="character" w:styleId="FollowedHyperlink">
    <w:name w:val="FollowedHyperlink"/>
    <w:basedOn w:val="DefaultParagraphFont"/>
    <w:uiPriority w:val="99"/>
    <w:semiHidden/>
    <w:unhideWhenUsed/>
    <w:rsid w:val="00941EAB"/>
    <w:rPr>
      <w:color w:val="800080" w:themeColor="followedHyperlink"/>
      <w:u w:val="single"/>
    </w:rPr>
  </w:style>
  <w:style w:type="character" w:customStyle="1" w:styleId="nlmyear">
    <w:name w:val="nlm_year"/>
    <w:basedOn w:val="DefaultParagraphFont"/>
    <w:rsid w:val="00C01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70014">
      <w:bodyDiv w:val="1"/>
      <w:marLeft w:val="0"/>
      <w:marRight w:val="0"/>
      <w:marTop w:val="0"/>
      <w:marBottom w:val="0"/>
      <w:divBdr>
        <w:top w:val="none" w:sz="0" w:space="0" w:color="auto"/>
        <w:left w:val="none" w:sz="0" w:space="0" w:color="auto"/>
        <w:bottom w:val="none" w:sz="0" w:space="0" w:color="auto"/>
        <w:right w:val="none" w:sz="0" w:space="0" w:color="auto"/>
      </w:divBdr>
      <w:divsChild>
        <w:div w:id="321350135">
          <w:marLeft w:val="0"/>
          <w:marRight w:val="0"/>
          <w:marTop w:val="0"/>
          <w:marBottom w:val="0"/>
          <w:divBdr>
            <w:top w:val="none" w:sz="0" w:space="0" w:color="auto"/>
            <w:left w:val="none" w:sz="0" w:space="0" w:color="auto"/>
            <w:bottom w:val="none" w:sz="0" w:space="0" w:color="auto"/>
            <w:right w:val="none" w:sz="0" w:space="0" w:color="auto"/>
          </w:divBdr>
        </w:div>
        <w:div w:id="1270239448">
          <w:marLeft w:val="0"/>
          <w:marRight w:val="0"/>
          <w:marTop w:val="0"/>
          <w:marBottom w:val="0"/>
          <w:divBdr>
            <w:top w:val="none" w:sz="0" w:space="0" w:color="auto"/>
            <w:left w:val="none" w:sz="0" w:space="0" w:color="auto"/>
            <w:bottom w:val="none" w:sz="0" w:space="0" w:color="auto"/>
            <w:right w:val="none" w:sz="0" w:space="0" w:color="auto"/>
          </w:divBdr>
        </w:div>
      </w:divsChild>
    </w:div>
    <w:div w:id="85617408">
      <w:bodyDiv w:val="1"/>
      <w:marLeft w:val="0"/>
      <w:marRight w:val="0"/>
      <w:marTop w:val="0"/>
      <w:marBottom w:val="0"/>
      <w:divBdr>
        <w:top w:val="none" w:sz="0" w:space="0" w:color="auto"/>
        <w:left w:val="none" w:sz="0" w:space="0" w:color="auto"/>
        <w:bottom w:val="none" w:sz="0" w:space="0" w:color="auto"/>
        <w:right w:val="none" w:sz="0" w:space="0" w:color="auto"/>
      </w:divBdr>
      <w:divsChild>
        <w:div w:id="2006204232">
          <w:marLeft w:val="0"/>
          <w:marRight w:val="0"/>
          <w:marTop w:val="0"/>
          <w:marBottom w:val="0"/>
          <w:divBdr>
            <w:top w:val="none" w:sz="0" w:space="0" w:color="auto"/>
            <w:left w:val="none" w:sz="0" w:space="0" w:color="auto"/>
            <w:bottom w:val="none" w:sz="0" w:space="0" w:color="auto"/>
            <w:right w:val="none" w:sz="0" w:space="0" w:color="auto"/>
          </w:divBdr>
        </w:div>
        <w:div w:id="1438867974">
          <w:marLeft w:val="0"/>
          <w:marRight w:val="0"/>
          <w:marTop w:val="0"/>
          <w:marBottom w:val="0"/>
          <w:divBdr>
            <w:top w:val="none" w:sz="0" w:space="0" w:color="auto"/>
            <w:left w:val="none" w:sz="0" w:space="0" w:color="auto"/>
            <w:bottom w:val="none" w:sz="0" w:space="0" w:color="auto"/>
            <w:right w:val="none" w:sz="0" w:space="0" w:color="auto"/>
          </w:divBdr>
        </w:div>
        <w:div w:id="378673328">
          <w:marLeft w:val="0"/>
          <w:marRight w:val="0"/>
          <w:marTop w:val="0"/>
          <w:marBottom w:val="0"/>
          <w:divBdr>
            <w:top w:val="none" w:sz="0" w:space="0" w:color="auto"/>
            <w:left w:val="none" w:sz="0" w:space="0" w:color="auto"/>
            <w:bottom w:val="none" w:sz="0" w:space="0" w:color="auto"/>
            <w:right w:val="none" w:sz="0" w:space="0" w:color="auto"/>
          </w:divBdr>
        </w:div>
        <w:div w:id="597175010">
          <w:marLeft w:val="0"/>
          <w:marRight w:val="0"/>
          <w:marTop w:val="0"/>
          <w:marBottom w:val="0"/>
          <w:divBdr>
            <w:top w:val="none" w:sz="0" w:space="0" w:color="auto"/>
            <w:left w:val="none" w:sz="0" w:space="0" w:color="auto"/>
            <w:bottom w:val="none" w:sz="0" w:space="0" w:color="auto"/>
            <w:right w:val="none" w:sz="0" w:space="0" w:color="auto"/>
          </w:divBdr>
        </w:div>
        <w:div w:id="971787192">
          <w:marLeft w:val="0"/>
          <w:marRight w:val="0"/>
          <w:marTop w:val="0"/>
          <w:marBottom w:val="0"/>
          <w:divBdr>
            <w:top w:val="none" w:sz="0" w:space="0" w:color="auto"/>
            <w:left w:val="none" w:sz="0" w:space="0" w:color="auto"/>
            <w:bottom w:val="none" w:sz="0" w:space="0" w:color="auto"/>
            <w:right w:val="none" w:sz="0" w:space="0" w:color="auto"/>
          </w:divBdr>
        </w:div>
        <w:div w:id="1636833849">
          <w:marLeft w:val="0"/>
          <w:marRight w:val="0"/>
          <w:marTop w:val="0"/>
          <w:marBottom w:val="0"/>
          <w:divBdr>
            <w:top w:val="none" w:sz="0" w:space="0" w:color="auto"/>
            <w:left w:val="none" w:sz="0" w:space="0" w:color="auto"/>
            <w:bottom w:val="none" w:sz="0" w:space="0" w:color="auto"/>
            <w:right w:val="none" w:sz="0" w:space="0" w:color="auto"/>
          </w:divBdr>
        </w:div>
        <w:div w:id="502890237">
          <w:marLeft w:val="0"/>
          <w:marRight w:val="0"/>
          <w:marTop w:val="0"/>
          <w:marBottom w:val="0"/>
          <w:divBdr>
            <w:top w:val="none" w:sz="0" w:space="0" w:color="auto"/>
            <w:left w:val="none" w:sz="0" w:space="0" w:color="auto"/>
            <w:bottom w:val="none" w:sz="0" w:space="0" w:color="auto"/>
            <w:right w:val="none" w:sz="0" w:space="0" w:color="auto"/>
          </w:divBdr>
        </w:div>
        <w:div w:id="1471748156">
          <w:marLeft w:val="0"/>
          <w:marRight w:val="0"/>
          <w:marTop w:val="0"/>
          <w:marBottom w:val="0"/>
          <w:divBdr>
            <w:top w:val="none" w:sz="0" w:space="0" w:color="auto"/>
            <w:left w:val="none" w:sz="0" w:space="0" w:color="auto"/>
            <w:bottom w:val="none" w:sz="0" w:space="0" w:color="auto"/>
            <w:right w:val="none" w:sz="0" w:space="0" w:color="auto"/>
          </w:divBdr>
        </w:div>
        <w:div w:id="1319580173">
          <w:marLeft w:val="0"/>
          <w:marRight w:val="0"/>
          <w:marTop w:val="0"/>
          <w:marBottom w:val="0"/>
          <w:divBdr>
            <w:top w:val="none" w:sz="0" w:space="0" w:color="auto"/>
            <w:left w:val="none" w:sz="0" w:space="0" w:color="auto"/>
            <w:bottom w:val="none" w:sz="0" w:space="0" w:color="auto"/>
            <w:right w:val="none" w:sz="0" w:space="0" w:color="auto"/>
          </w:divBdr>
        </w:div>
        <w:div w:id="1014696453">
          <w:marLeft w:val="0"/>
          <w:marRight w:val="0"/>
          <w:marTop w:val="0"/>
          <w:marBottom w:val="0"/>
          <w:divBdr>
            <w:top w:val="none" w:sz="0" w:space="0" w:color="auto"/>
            <w:left w:val="none" w:sz="0" w:space="0" w:color="auto"/>
            <w:bottom w:val="none" w:sz="0" w:space="0" w:color="auto"/>
            <w:right w:val="none" w:sz="0" w:space="0" w:color="auto"/>
          </w:divBdr>
        </w:div>
        <w:div w:id="1651595278">
          <w:marLeft w:val="0"/>
          <w:marRight w:val="0"/>
          <w:marTop w:val="0"/>
          <w:marBottom w:val="0"/>
          <w:divBdr>
            <w:top w:val="none" w:sz="0" w:space="0" w:color="auto"/>
            <w:left w:val="none" w:sz="0" w:space="0" w:color="auto"/>
            <w:bottom w:val="none" w:sz="0" w:space="0" w:color="auto"/>
            <w:right w:val="none" w:sz="0" w:space="0" w:color="auto"/>
          </w:divBdr>
        </w:div>
        <w:div w:id="906962359">
          <w:marLeft w:val="0"/>
          <w:marRight w:val="0"/>
          <w:marTop w:val="0"/>
          <w:marBottom w:val="0"/>
          <w:divBdr>
            <w:top w:val="none" w:sz="0" w:space="0" w:color="auto"/>
            <w:left w:val="none" w:sz="0" w:space="0" w:color="auto"/>
            <w:bottom w:val="none" w:sz="0" w:space="0" w:color="auto"/>
            <w:right w:val="none" w:sz="0" w:space="0" w:color="auto"/>
          </w:divBdr>
        </w:div>
        <w:div w:id="1974141690">
          <w:marLeft w:val="0"/>
          <w:marRight w:val="0"/>
          <w:marTop w:val="0"/>
          <w:marBottom w:val="0"/>
          <w:divBdr>
            <w:top w:val="none" w:sz="0" w:space="0" w:color="auto"/>
            <w:left w:val="none" w:sz="0" w:space="0" w:color="auto"/>
            <w:bottom w:val="none" w:sz="0" w:space="0" w:color="auto"/>
            <w:right w:val="none" w:sz="0" w:space="0" w:color="auto"/>
          </w:divBdr>
        </w:div>
        <w:div w:id="1084258992">
          <w:marLeft w:val="0"/>
          <w:marRight w:val="0"/>
          <w:marTop w:val="0"/>
          <w:marBottom w:val="0"/>
          <w:divBdr>
            <w:top w:val="none" w:sz="0" w:space="0" w:color="auto"/>
            <w:left w:val="none" w:sz="0" w:space="0" w:color="auto"/>
            <w:bottom w:val="none" w:sz="0" w:space="0" w:color="auto"/>
            <w:right w:val="none" w:sz="0" w:space="0" w:color="auto"/>
          </w:divBdr>
        </w:div>
        <w:div w:id="1816557677">
          <w:marLeft w:val="0"/>
          <w:marRight w:val="0"/>
          <w:marTop w:val="0"/>
          <w:marBottom w:val="0"/>
          <w:divBdr>
            <w:top w:val="none" w:sz="0" w:space="0" w:color="auto"/>
            <w:left w:val="none" w:sz="0" w:space="0" w:color="auto"/>
            <w:bottom w:val="none" w:sz="0" w:space="0" w:color="auto"/>
            <w:right w:val="none" w:sz="0" w:space="0" w:color="auto"/>
          </w:divBdr>
        </w:div>
        <w:div w:id="547110720">
          <w:marLeft w:val="0"/>
          <w:marRight w:val="0"/>
          <w:marTop w:val="0"/>
          <w:marBottom w:val="0"/>
          <w:divBdr>
            <w:top w:val="none" w:sz="0" w:space="0" w:color="auto"/>
            <w:left w:val="none" w:sz="0" w:space="0" w:color="auto"/>
            <w:bottom w:val="none" w:sz="0" w:space="0" w:color="auto"/>
            <w:right w:val="none" w:sz="0" w:space="0" w:color="auto"/>
          </w:divBdr>
        </w:div>
        <w:div w:id="524297416">
          <w:marLeft w:val="0"/>
          <w:marRight w:val="0"/>
          <w:marTop w:val="0"/>
          <w:marBottom w:val="0"/>
          <w:divBdr>
            <w:top w:val="none" w:sz="0" w:space="0" w:color="auto"/>
            <w:left w:val="none" w:sz="0" w:space="0" w:color="auto"/>
            <w:bottom w:val="none" w:sz="0" w:space="0" w:color="auto"/>
            <w:right w:val="none" w:sz="0" w:space="0" w:color="auto"/>
          </w:divBdr>
        </w:div>
        <w:div w:id="660740184">
          <w:marLeft w:val="0"/>
          <w:marRight w:val="0"/>
          <w:marTop w:val="0"/>
          <w:marBottom w:val="0"/>
          <w:divBdr>
            <w:top w:val="none" w:sz="0" w:space="0" w:color="auto"/>
            <w:left w:val="none" w:sz="0" w:space="0" w:color="auto"/>
            <w:bottom w:val="none" w:sz="0" w:space="0" w:color="auto"/>
            <w:right w:val="none" w:sz="0" w:space="0" w:color="auto"/>
          </w:divBdr>
        </w:div>
        <w:div w:id="1995178164">
          <w:marLeft w:val="0"/>
          <w:marRight w:val="0"/>
          <w:marTop w:val="0"/>
          <w:marBottom w:val="0"/>
          <w:divBdr>
            <w:top w:val="none" w:sz="0" w:space="0" w:color="auto"/>
            <w:left w:val="none" w:sz="0" w:space="0" w:color="auto"/>
            <w:bottom w:val="none" w:sz="0" w:space="0" w:color="auto"/>
            <w:right w:val="none" w:sz="0" w:space="0" w:color="auto"/>
          </w:divBdr>
        </w:div>
        <w:div w:id="2013798129">
          <w:marLeft w:val="0"/>
          <w:marRight w:val="0"/>
          <w:marTop w:val="0"/>
          <w:marBottom w:val="0"/>
          <w:divBdr>
            <w:top w:val="none" w:sz="0" w:space="0" w:color="auto"/>
            <w:left w:val="none" w:sz="0" w:space="0" w:color="auto"/>
            <w:bottom w:val="none" w:sz="0" w:space="0" w:color="auto"/>
            <w:right w:val="none" w:sz="0" w:space="0" w:color="auto"/>
          </w:divBdr>
        </w:div>
        <w:div w:id="489634241">
          <w:marLeft w:val="0"/>
          <w:marRight w:val="0"/>
          <w:marTop w:val="0"/>
          <w:marBottom w:val="0"/>
          <w:divBdr>
            <w:top w:val="none" w:sz="0" w:space="0" w:color="auto"/>
            <w:left w:val="none" w:sz="0" w:space="0" w:color="auto"/>
            <w:bottom w:val="none" w:sz="0" w:space="0" w:color="auto"/>
            <w:right w:val="none" w:sz="0" w:space="0" w:color="auto"/>
          </w:divBdr>
        </w:div>
        <w:div w:id="958492602">
          <w:marLeft w:val="0"/>
          <w:marRight w:val="0"/>
          <w:marTop w:val="0"/>
          <w:marBottom w:val="0"/>
          <w:divBdr>
            <w:top w:val="none" w:sz="0" w:space="0" w:color="auto"/>
            <w:left w:val="none" w:sz="0" w:space="0" w:color="auto"/>
            <w:bottom w:val="none" w:sz="0" w:space="0" w:color="auto"/>
            <w:right w:val="none" w:sz="0" w:space="0" w:color="auto"/>
          </w:divBdr>
        </w:div>
        <w:div w:id="1724207054">
          <w:marLeft w:val="0"/>
          <w:marRight w:val="0"/>
          <w:marTop w:val="0"/>
          <w:marBottom w:val="0"/>
          <w:divBdr>
            <w:top w:val="none" w:sz="0" w:space="0" w:color="auto"/>
            <w:left w:val="none" w:sz="0" w:space="0" w:color="auto"/>
            <w:bottom w:val="none" w:sz="0" w:space="0" w:color="auto"/>
            <w:right w:val="none" w:sz="0" w:space="0" w:color="auto"/>
          </w:divBdr>
        </w:div>
        <w:div w:id="696544451">
          <w:marLeft w:val="0"/>
          <w:marRight w:val="0"/>
          <w:marTop w:val="0"/>
          <w:marBottom w:val="0"/>
          <w:divBdr>
            <w:top w:val="none" w:sz="0" w:space="0" w:color="auto"/>
            <w:left w:val="none" w:sz="0" w:space="0" w:color="auto"/>
            <w:bottom w:val="none" w:sz="0" w:space="0" w:color="auto"/>
            <w:right w:val="none" w:sz="0" w:space="0" w:color="auto"/>
          </w:divBdr>
        </w:div>
        <w:div w:id="503471016">
          <w:marLeft w:val="0"/>
          <w:marRight w:val="0"/>
          <w:marTop w:val="0"/>
          <w:marBottom w:val="0"/>
          <w:divBdr>
            <w:top w:val="none" w:sz="0" w:space="0" w:color="auto"/>
            <w:left w:val="none" w:sz="0" w:space="0" w:color="auto"/>
            <w:bottom w:val="none" w:sz="0" w:space="0" w:color="auto"/>
            <w:right w:val="none" w:sz="0" w:space="0" w:color="auto"/>
          </w:divBdr>
        </w:div>
        <w:div w:id="1375346860">
          <w:marLeft w:val="0"/>
          <w:marRight w:val="0"/>
          <w:marTop w:val="0"/>
          <w:marBottom w:val="0"/>
          <w:divBdr>
            <w:top w:val="none" w:sz="0" w:space="0" w:color="auto"/>
            <w:left w:val="none" w:sz="0" w:space="0" w:color="auto"/>
            <w:bottom w:val="none" w:sz="0" w:space="0" w:color="auto"/>
            <w:right w:val="none" w:sz="0" w:space="0" w:color="auto"/>
          </w:divBdr>
        </w:div>
      </w:divsChild>
    </w:div>
    <w:div w:id="190341033">
      <w:bodyDiv w:val="1"/>
      <w:marLeft w:val="0"/>
      <w:marRight w:val="0"/>
      <w:marTop w:val="0"/>
      <w:marBottom w:val="0"/>
      <w:divBdr>
        <w:top w:val="none" w:sz="0" w:space="0" w:color="auto"/>
        <w:left w:val="none" w:sz="0" w:space="0" w:color="auto"/>
        <w:bottom w:val="none" w:sz="0" w:space="0" w:color="auto"/>
        <w:right w:val="none" w:sz="0" w:space="0" w:color="auto"/>
      </w:divBdr>
      <w:divsChild>
        <w:div w:id="1479688846">
          <w:marLeft w:val="0"/>
          <w:marRight w:val="0"/>
          <w:marTop w:val="0"/>
          <w:marBottom w:val="0"/>
          <w:divBdr>
            <w:top w:val="none" w:sz="0" w:space="0" w:color="auto"/>
            <w:left w:val="none" w:sz="0" w:space="0" w:color="auto"/>
            <w:bottom w:val="none" w:sz="0" w:space="0" w:color="auto"/>
            <w:right w:val="none" w:sz="0" w:space="0" w:color="auto"/>
          </w:divBdr>
        </w:div>
        <w:div w:id="1356268452">
          <w:marLeft w:val="0"/>
          <w:marRight w:val="0"/>
          <w:marTop w:val="0"/>
          <w:marBottom w:val="0"/>
          <w:divBdr>
            <w:top w:val="none" w:sz="0" w:space="0" w:color="auto"/>
            <w:left w:val="none" w:sz="0" w:space="0" w:color="auto"/>
            <w:bottom w:val="none" w:sz="0" w:space="0" w:color="auto"/>
            <w:right w:val="none" w:sz="0" w:space="0" w:color="auto"/>
          </w:divBdr>
        </w:div>
        <w:div w:id="545408473">
          <w:marLeft w:val="0"/>
          <w:marRight w:val="0"/>
          <w:marTop w:val="0"/>
          <w:marBottom w:val="0"/>
          <w:divBdr>
            <w:top w:val="none" w:sz="0" w:space="0" w:color="auto"/>
            <w:left w:val="none" w:sz="0" w:space="0" w:color="auto"/>
            <w:bottom w:val="none" w:sz="0" w:space="0" w:color="auto"/>
            <w:right w:val="none" w:sz="0" w:space="0" w:color="auto"/>
          </w:divBdr>
        </w:div>
        <w:div w:id="930043181">
          <w:marLeft w:val="0"/>
          <w:marRight w:val="0"/>
          <w:marTop w:val="0"/>
          <w:marBottom w:val="0"/>
          <w:divBdr>
            <w:top w:val="none" w:sz="0" w:space="0" w:color="auto"/>
            <w:left w:val="none" w:sz="0" w:space="0" w:color="auto"/>
            <w:bottom w:val="none" w:sz="0" w:space="0" w:color="auto"/>
            <w:right w:val="none" w:sz="0" w:space="0" w:color="auto"/>
          </w:divBdr>
        </w:div>
        <w:div w:id="785386197">
          <w:marLeft w:val="0"/>
          <w:marRight w:val="0"/>
          <w:marTop w:val="0"/>
          <w:marBottom w:val="0"/>
          <w:divBdr>
            <w:top w:val="none" w:sz="0" w:space="0" w:color="auto"/>
            <w:left w:val="none" w:sz="0" w:space="0" w:color="auto"/>
            <w:bottom w:val="none" w:sz="0" w:space="0" w:color="auto"/>
            <w:right w:val="none" w:sz="0" w:space="0" w:color="auto"/>
          </w:divBdr>
        </w:div>
        <w:div w:id="614098428">
          <w:marLeft w:val="0"/>
          <w:marRight w:val="0"/>
          <w:marTop w:val="0"/>
          <w:marBottom w:val="0"/>
          <w:divBdr>
            <w:top w:val="none" w:sz="0" w:space="0" w:color="auto"/>
            <w:left w:val="none" w:sz="0" w:space="0" w:color="auto"/>
            <w:bottom w:val="none" w:sz="0" w:space="0" w:color="auto"/>
            <w:right w:val="none" w:sz="0" w:space="0" w:color="auto"/>
          </w:divBdr>
        </w:div>
      </w:divsChild>
    </w:div>
    <w:div w:id="279072561">
      <w:bodyDiv w:val="1"/>
      <w:marLeft w:val="0"/>
      <w:marRight w:val="0"/>
      <w:marTop w:val="0"/>
      <w:marBottom w:val="0"/>
      <w:divBdr>
        <w:top w:val="none" w:sz="0" w:space="0" w:color="auto"/>
        <w:left w:val="none" w:sz="0" w:space="0" w:color="auto"/>
        <w:bottom w:val="none" w:sz="0" w:space="0" w:color="auto"/>
        <w:right w:val="none" w:sz="0" w:space="0" w:color="auto"/>
      </w:divBdr>
    </w:div>
    <w:div w:id="299462321">
      <w:bodyDiv w:val="1"/>
      <w:marLeft w:val="0"/>
      <w:marRight w:val="0"/>
      <w:marTop w:val="0"/>
      <w:marBottom w:val="0"/>
      <w:divBdr>
        <w:top w:val="none" w:sz="0" w:space="0" w:color="auto"/>
        <w:left w:val="none" w:sz="0" w:space="0" w:color="auto"/>
        <w:bottom w:val="none" w:sz="0" w:space="0" w:color="auto"/>
        <w:right w:val="none" w:sz="0" w:space="0" w:color="auto"/>
      </w:divBdr>
      <w:divsChild>
        <w:div w:id="471557200">
          <w:marLeft w:val="274"/>
          <w:marRight w:val="0"/>
          <w:marTop w:val="86"/>
          <w:marBottom w:val="0"/>
          <w:divBdr>
            <w:top w:val="none" w:sz="0" w:space="0" w:color="auto"/>
            <w:left w:val="none" w:sz="0" w:space="0" w:color="auto"/>
            <w:bottom w:val="none" w:sz="0" w:space="0" w:color="auto"/>
            <w:right w:val="none" w:sz="0" w:space="0" w:color="auto"/>
          </w:divBdr>
        </w:div>
        <w:div w:id="1597208173">
          <w:marLeft w:val="274"/>
          <w:marRight w:val="0"/>
          <w:marTop w:val="86"/>
          <w:marBottom w:val="0"/>
          <w:divBdr>
            <w:top w:val="none" w:sz="0" w:space="0" w:color="auto"/>
            <w:left w:val="none" w:sz="0" w:space="0" w:color="auto"/>
            <w:bottom w:val="none" w:sz="0" w:space="0" w:color="auto"/>
            <w:right w:val="none" w:sz="0" w:space="0" w:color="auto"/>
          </w:divBdr>
        </w:div>
        <w:div w:id="79527185">
          <w:marLeft w:val="274"/>
          <w:marRight w:val="0"/>
          <w:marTop w:val="86"/>
          <w:marBottom w:val="0"/>
          <w:divBdr>
            <w:top w:val="none" w:sz="0" w:space="0" w:color="auto"/>
            <w:left w:val="none" w:sz="0" w:space="0" w:color="auto"/>
            <w:bottom w:val="none" w:sz="0" w:space="0" w:color="auto"/>
            <w:right w:val="none" w:sz="0" w:space="0" w:color="auto"/>
          </w:divBdr>
        </w:div>
        <w:div w:id="1905530913">
          <w:marLeft w:val="274"/>
          <w:marRight w:val="0"/>
          <w:marTop w:val="86"/>
          <w:marBottom w:val="0"/>
          <w:divBdr>
            <w:top w:val="none" w:sz="0" w:space="0" w:color="auto"/>
            <w:left w:val="none" w:sz="0" w:space="0" w:color="auto"/>
            <w:bottom w:val="none" w:sz="0" w:space="0" w:color="auto"/>
            <w:right w:val="none" w:sz="0" w:space="0" w:color="auto"/>
          </w:divBdr>
        </w:div>
        <w:div w:id="896628124">
          <w:marLeft w:val="274"/>
          <w:marRight w:val="0"/>
          <w:marTop w:val="86"/>
          <w:marBottom w:val="0"/>
          <w:divBdr>
            <w:top w:val="none" w:sz="0" w:space="0" w:color="auto"/>
            <w:left w:val="none" w:sz="0" w:space="0" w:color="auto"/>
            <w:bottom w:val="none" w:sz="0" w:space="0" w:color="auto"/>
            <w:right w:val="none" w:sz="0" w:space="0" w:color="auto"/>
          </w:divBdr>
        </w:div>
      </w:divsChild>
    </w:div>
    <w:div w:id="497119919">
      <w:bodyDiv w:val="1"/>
      <w:marLeft w:val="0"/>
      <w:marRight w:val="0"/>
      <w:marTop w:val="0"/>
      <w:marBottom w:val="0"/>
      <w:divBdr>
        <w:top w:val="none" w:sz="0" w:space="0" w:color="auto"/>
        <w:left w:val="none" w:sz="0" w:space="0" w:color="auto"/>
        <w:bottom w:val="none" w:sz="0" w:space="0" w:color="auto"/>
        <w:right w:val="none" w:sz="0" w:space="0" w:color="auto"/>
      </w:divBdr>
    </w:div>
    <w:div w:id="513225641">
      <w:bodyDiv w:val="1"/>
      <w:marLeft w:val="0"/>
      <w:marRight w:val="0"/>
      <w:marTop w:val="0"/>
      <w:marBottom w:val="0"/>
      <w:divBdr>
        <w:top w:val="none" w:sz="0" w:space="0" w:color="auto"/>
        <w:left w:val="none" w:sz="0" w:space="0" w:color="auto"/>
        <w:bottom w:val="none" w:sz="0" w:space="0" w:color="auto"/>
        <w:right w:val="none" w:sz="0" w:space="0" w:color="auto"/>
      </w:divBdr>
      <w:divsChild>
        <w:div w:id="308558719">
          <w:marLeft w:val="0"/>
          <w:marRight w:val="0"/>
          <w:marTop w:val="0"/>
          <w:marBottom w:val="0"/>
          <w:divBdr>
            <w:top w:val="none" w:sz="0" w:space="0" w:color="auto"/>
            <w:left w:val="none" w:sz="0" w:space="0" w:color="auto"/>
            <w:bottom w:val="none" w:sz="0" w:space="0" w:color="auto"/>
            <w:right w:val="none" w:sz="0" w:space="0" w:color="auto"/>
          </w:divBdr>
        </w:div>
        <w:div w:id="563174886">
          <w:marLeft w:val="0"/>
          <w:marRight w:val="0"/>
          <w:marTop w:val="0"/>
          <w:marBottom w:val="0"/>
          <w:divBdr>
            <w:top w:val="none" w:sz="0" w:space="0" w:color="auto"/>
            <w:left w:val="none" w:sz="0" w:space="0" w:color="auto"/>
            <w:bottom w:val="none" w:sz="0" w:space="0" w:color="auto"/>
            <w:right w:val="none" w:sz="0" w:space="0" w:color="auto"/>
          </w:divBdr>
        </w:div>
        <w:div w:id="1772780868">
          <w:marLeft w:val="0"/>
          <w:marRight w:val="0"/>
          <w:marTop w:val="0"/>
          <w:marBottom w:val="0"/>
          <w:divBdr>
            <w:top w:val="none" w:sz="0" w:space="0" w:color="auto"/>
            <w:left w:val="none" w:sz="0" w:space="0" w:color="auto"/>
            <w:bottom w:val="none" w:sz="0" w:space="0" w:color="auto"/>
            <w:right w:val="none" w:sz="0" w:space="0" w:color="auto"/>
          </w:divBdr>
        </w:div>
        <w:div w:id="1509716213">
          <w:marLeft w:val="0"/>
          <w:marRight w:val="0"/>
          <w:marTop w:val="0"/>
          <w:marBottom w:val="0"/>
          <w:divBdr>
            <w:top w:val="none" w:sz="0" w:space="0" w:color="auto"/>
            <w:left w:val="none" w:sz="0" w:space="0" w:color="auto"/>
            <w:bottom w:val="none" w:sz="0" w:space="0" w:color="auto"/>
            <w:right w:val="none" w:sz="0" w:space="0" w:color="auto"/>
          </w:divBdr>
        </w:div>
        <w:div w:id="286202576">
          <w:marLeft w:val="0"/>
          <w:marRight w:val="0"/>
          <w:marTop w:val="0"/>
          <w:marBottom w:val="0"/>
          <w:divBdr>
            <w:top w:val="none" w:sz="0" w:space="0" w:color="auto"/>
            <w:left w:val="none" w:sz="0" w:space="0" w:color="auto"/>
            <w:bottom w:val="none" w:sz="0" w:space="0" w:color="auto"/>
            <w:right w:val="none" w:sz="0" w:space="0" w:color="auto"/>
          </w:divBdr>
        </w:div>
      </w:divsChild>
    </w:div>
    <w:div w:id="540214697">
      <w:bodyDiv w:val="1"/>
      <w:marLeft w:val="0"/>
      <w:marRight w:val="0"/>
      <w:marTop w:val="0"/>
      <w:marBottom w:val="0"/>
      <w:divBdr>
        <w:top w:val="none" w:sz="0" w:space="0" w:color="auto"/>
        <w:left w:val="none" w:sz="0" w:space="0" w:color="auto"/>
        <w:bottom w:val="none" w:sz="0" w:space="0" w:color="auto"/>
        <w:right w:val="none" w:sz="0" w:space="0" w:color="auto"/>
      </w:divBdr>
      <w:divsChild>
        <w:div w:id="1956401305">
          <w:marLeft w:val="0"/>
          <w:marRight w:val="0"/>
          <w:marTop w:val="0"/>
          <w:marBottom w:val="0"/>
          <w:divBdr>
            <w:top w:val="none" w:sz="0" w:space="0" w:color="auto"/>
            <w:left w:val="none" w:sz="0" w:space="0" w:color="auto"/>
            <w:bottom w:val="none" w:sz="0" w:space="0" w:color="auto"/>
            <w:right w:val="none" w:sz="0" w:space="0" w:color="auto"/>
          </w:divBdr>
        </w:div>
        <w:div w:id="372579154">
          <w:marLeft w:val="0"/>
          <w:marRight w:val="0"/>
          <w:marTop w:val="0"/>
          <w:marBottom w:val="0"/>
          <w:divBdr>
            <w:top w:val="none" w:sz="0" w:space="0" w:color="auto"/>
            <w:left w:val="none" w:sz="0" w:space="0" w:color="auto"/>
            <w:bottom w:val="none" w:sz="0" w:space="0" w:color="auto"/>
            <w:right w:val="none" w:sz="0" w:space="0" w:color="auto"/>
          </w:divBdr>
        </w:div>
        <w:div w:id="992220284">
          <w:marLeft w:val="0"/>
          <w:marRight w:val="0"/>
          <w:marTop w:val="0"/>
          <w:marBottom w:val="0"/>
          <w:divBdr>
            <w:top w:val="none" w:sz="0" w:space="0" w:color="auto"/>
            <w:left w:val="none" w:sz="0" w:space="0" w:color="auto"/>
            <w:bottom w:val="none" w:sz="0" w:space="0" w:color="auto"/>
            <w:right w:val="none" w:sz="0" w:space="0" w:color="auto"/>
          </w:divBdr>
        </w:div>
        <w:div w:id="1495337141">
          <w:marLeft w:val="0"/>
          <w:marRight w:val="0"/>
          <w:marTop w:val="0"/>
          <w:marBottom w:val="0"/>
          <w:divBdr>
            <w:top w:val="none" w:sz="0" w:space="0" w:color="auto"/>
            <w:left w:val="none" w:sz="0" w:space="0" w:color="auto"/>
            <w:bottom w:val="none" w:sz="0" w:space="0" w:color="auto"/>
            <w:right w:val="none" w:sz="0" w:space="0" w:color="auto"/>
          </w:divBdr>
        </w:div>
        <w:div w:id="33652406">
          <w:marLeft w:val="0"/>
          <w:marRight w:val="0"/>
          <w:marTop w:val="0"/>
          <w:marBottom w:val="0"/>
          <w:divBdr>
            <w:top w:val="none" w:sz="0" w:space="0" w:color="auto"/>
            <w:left w:val="none" w:sz="0" w:space="0" w:color="auto"/>
            <w:bottom w:val="none" w:sz="0" w:space="0" w:color="auto"/>
            <w:right w:val="none" w:sz="0" w:space="0" w:color="auto"/>
          </w:divBdr>
        </w:div>
        <w:div w:id="912735755">
          <w:marLeft w:val="0"/>
          <w:marRight w:val="0"/>
          <w:marTop w:val="0"/>
          <w:marBottom w:val="0"/>
          <w:divBdr>
            <w:top w:val="none" w:sz="0" w:space="0" w:color="auto"/>
            <w:left w:val="none" w:sz="0" w:space="0" w:color="auto"/>
            <w:bottom w:val="none" w:sz="0" w:space="0" w:color="auto"/>
            <w:right w:val="none" w:sz="0" w:space="0" w:color="auto"/>
          </w:divBdr>
        </w:div>
        <w:div w:id="1095634123">
          <w:marLeft w:val="0"/>
          <w:marRight w:val="0"/>
          <w:marTop w:val="0"/>
          <w:marBottom w:val="0"/>
          <w:divBdr>
            <w:top w:val="none" w:sz="0" w:space="0" w:color="auto"/>
            <w:left w:val="none" w:sz="0" w:space="0" w:color="auto"/>
            <w:bottom w:val="none" w:sz="0" w:space="0" w:color="auto"/>
            <w:right w:val="none" w:sz="0" w:space="0" w:color="auto"/>
          </w:divBdr>
        </w:div>
        <w:div w:id="1376277754">
          <w:marLeft w:val="0"/>
          <w:marRight w:val="0"/>
          <w:marTop w:val="0"/>
          <w:marBottom w:val="0"/>
          <w:divBdr>
            <w:top w:val="none" w:sz="0" w:space="0" w:color="auto"/>
            <w:left w:val="none" w:sz="0" w:space="0" w:color="auto"/>
            <w:bottom w:val="none" w:sz="0" w:space="0" w:color="auto"/>
            <w:right w:val="none" w:sz="0" w:space="0" w:color="auto"/>
          </w:divBdr>
        </w:div>
        <w:div w:id="344023061">
          <w:marLeft w:val="0"/>
          <w:marRight w:val="0"/>
          <w:marTop w:val="0"/>
          <w:marBottom w:val="0"/>
          <w:divBdr>
            <w:top w:val="none" w:sz="0" w:space="0" w:color="auto"/>
            <w:left w:val="none" w:sz="0" w:space="0" w:color="auto"/>
            <w:bottom w:val="none" w:sz="0" w:space="0" w:color="auto"/>
            <w:right w:val="none" w:sz="0" w:space="0" w:color="auto"/>
          </w:divBdr>
        </w:div>
        <w:div w:id="933781466">
          <w:marLeft w:val="0"/>
          <w:marRight w:val="0"/>
          <w:marTop w:val="0"/>
          <w:marBottom w:val="0"/>
          <w:divBdr>
            <w:top w:val="none" w:sz="0" w:space="0" w:color="auto"/>
            <w:left w:val="none" w:sz="0" w:space="0" w:color="auto"/>
            <w:bottom w:val="none" w:sz="0" w:space="0" w:color="auto"/>
            <w:right w:val="none" w:sz="0" w:space="0" w:color="auto"/>
          </w:divBdr>
        </w:div>
        <w:div w:id="1640068661">
          <w:marLeft w:val="0"/>
          <w:marRight w:val="0"/>
          <w:marTop w:val="0"/>
          <w:marBottom w:val="0"/>
          <w:divBdr>
            <w:top w:val="none" w:sz="0" w:space="0" w:color="auto"/>
            <w:left w:val="none" w:sz="0" w:space="0" w:color="auto"/>
            <w:bottom w:val="none" w:sz="0" w:space="0" w:color="auto"/>
            <w:right w:val="none" w:sz="0" w:space="0" w:color="auto"/>
          </w:divBdr>
        </w:div>
        <w:div w:id="177668543">
          <w:marLeft w:val="0"/>
          <w:marRight w:val="0"/>
          <w:marTop w:val="0"/>
          <w:marBottom w:val="0"/>
          <w:divBdr>
            <w:top w:val="none" w:sz="0" w:space="0" w:color="auto"/>
            <w:left w:val="none" w:sz="0" w:space="0" w:color="auto"/>
            <w:bottom w:val="none" w:sz="0" w:space="0" w:color="auto"/>
            <w:right w:val="none" w:sz="0" w:space="0" w:color="auto"/>
          </w:divBdr>
        </w:div>
        <w:div w:id="248201972">
          <w:marLeft w:val="0"/>
          <w:marRight w:val="0"/>
          <w:marTop w:val="0"/>
          <w:marBottom w:val="0"/>
          <w:divBdr>
            <w:top w:val="none" w:sz="0" w:space="0" w:color="auto"/>
            <w:left w:val="none" w:sz="0" w:space="0" w:color="auto"/>
            <w:bottom w:val="none" w:sz="0" w:space="0" w:color="auto"/>
            <w:right w:val="none" w:sz="0" w:space="0" w:color="auto"/>
          </w:divBdr>
        </w:div>
        <w:div w:id="728112371">
          <w:marLeft w:val="0"/>
          <w:marRight w:val="0"/>
          <w:marTop w:val="0"/>
          <w:marBottom w:val="0"/>
          <w:divBdr>
            <w:top w:val="none" w:sz="0" w:space="0" w:color="auto"/>
            <w:left w:val="none" w:sz="0" w:space="0" w:color="auto"/>
            <w:bottom w:val="none" w:sz="0" w:space="0" w:color="auto"/>
            <w:right w:val="none" w:sz="0" w:space="0" w:color="auto"/>
          </w:divBdr>
        </w:div>
        <w:div w:id="680200381">
          <w:marLeft w:val="0"/>
          <w:marRight w:val="0"/>
          <w:marTop w:val="0"/>
          <w:marBottom w:val="0"/>
          <w:divBdr>
            <w:top w:val="none" w:sz="0" w:space="0" w:color="auto"/>
            <w:left w:val="none" w:sz="0" w:space="0" w:color="auto"/>
            <w:bottom w:val="none" w:sz="0" w:space="0" w:color="auto"/>
            <w:right w:val="none" w:sz="0" w:space="0" w:color="auto"/>
          </w:divBdr>
        </w:div>
        <w:div w:id="1021514201">
          <w:marLeft w:val="0"/>
          <w:marRight w:val="0"/>
          <w:marTop w:val="0"/>
          <w:marBottom w:val="0"/>
          <w:divBdr>
            <w:top w:val="none" w:sz="0" w:space="0" w:color="auto"/>
            <w:left w:val="none" w:sz="0" w:space="0" w:color="auto"/>
            <w:bottom w:val="none" w:sz="0" w:space="0" w:color="auto"/>
            <w:right w:val="none" w:sz="0" w:space="0" w:color="auto"/>
          </w:divBdr>
        </w:div>
        <w:div w:id="1346788844">
          <w:marLeft w:val="0"/>
          <w:marRight w:val="0"/>
          <w:marTop w:val="0"/>
          <w:marBottom w:val="0"/>
          <w:divBdr>
            <w:top w:val="none" w:sz="0" w:space="0" w:color="auto"/>
            <w:left w:val="none" w:sz="0" w:space="0" w:color="auto"/>
            <w:bottom w:val="none" w:sz="0" w:space="0" w:color="auto"/>
            <w:right w:val="none" w:sz="0" w:space="0" w:color="auto"/>
          </w:divBdr>
        </w:div>
        <w:div w:id="1293242916">
          <w:marLeft w:val="0"/>
          <w:marRight w:val="0"/>
          <w:marTop w:val="0"/>
          <w:marBottom w:val="0"/>
          <w:divBdr>
            <w:top w:val="none" w:sz="0" w:space="0" w:color="auto"/>
            <w:left w:val="none" w:sz="0" w:space="0" w:color="auto"/>
            <w:bottom w:val="none" w:sz="0" w:space="0" w:color="auto"/>
            <w:right w:val="none" w:sz="0" w:space="0" w:color="auto"/>
          </w:divBdr>
        </w:div>
        <w:div w:id="1201091523">
          <w:marLeft w:val="0"/>
          <w:marRight w:val="0"/>
          <w:marTop w:val="0"/>
          <w:marBottom w:val="0"/>
          <w:divBdr>
            <w:top w:val="none" w:sz="0" w:space="0" w:color="auto"/>
            <w:left w:val="none" w:sz="0" w:space="0" w:color="auto"/>
            <w:bottom w:val="none" w:sz="0" w:space="0" w:color="auto"/>
            <w:right w:val="none" w:sz="0" w:space="0" w:color="auto"/>
          </w:divBdr>
        </w:div>
        <w:div w:id="1680423174">
          <w:marLeft w:val="0"/>
          <w:marRight w:val="0"/>
          <w:marTop w:val="0"/>
          <w:marBottom w:val="0"/>
          <w:divBdr>
            <w:top w:val="none" w:sz="0" w:space="0" w:color="auto"/>
            <w:left w:val="none" w:sz="0" w:space="0" w:color="auto"/>
            <w:bottom w:val="none" w:sz="0" w:space="0" w:color="auto"/>
            <w:right w:val="none" w:sz="0" w:space="0" w:color="auto"/>
          </w:divBdr>
        </w:div>
        <w:div w:id="689574604">
          <w:marLeft w:val="0"/>
          <w:marRight w:val="0"/>
          <w:marTop w:val="0"/>
          <w:marBottom w:val="0"/>
          <w:divBdr>
            <w:top w:val="none" w:sz="0" w:space="0" w:color="auto"/>
            <w:left w:val="none" w:sz="0" w:space="0" w:color="auto"/>
            <w:bottom w:val="none" w:sz="0" w:space="0" w:color="auto"/>
            <w:right w:val="none" w:sz="0" w:space="0" w:color="auto"/>
          </w:divBdr>
        </w:div>
        <w:div w:id="857818615">
          <w:marLeft w:val="0"/>
          <w:marRight w:val="0"/>
          <w:marTop w:val="0"/>
          <w:marBottom w:val="0"/>
          <w:divBdr>
            <w:top w:val="none" w:sz="0" w:space="0" w:color="auto"/>
            <w:left w:val="none" w:sz="0" w:space="0" w:color="auto"/>
            <w:bottom w:val="none" w:sz="0" w:space="0" w:color="auto"/>
            <w:right w:val="none" w:sz="0" w:space="0" w:color="auto"/>
          </w:divBdr>
        </w:div>
      </w:divsChild>
    </w:div>
    <w:div w:id="675420047">
      <w:bodyDiv w:val="1"/>
      <w:marLeft w:val="0"/>
      <w:marRight w:val="0"/>
      <w:marTop w:val="0"/>
      <w:marBottom w:val="0"/>
      <w:divBdr>
        <w:top w:val="none" w:sz="0" w:space="0" w:color="auto"/>
        <w:left w:val="none" w:sz="0" w:space="0" w:color="auto"/>
        <w:bottom w:val="none" w:sz="0" w:space="0" w:color="auto"/>
        <w:right w:val="none" w:sz="0" w:space="0" w:color="auto"/>
      </w:divBdr>
    </w:div>
    <w:div w:id="704256056">
      <w:bodyDiv w:val="1"/>
      <w:marLeft w:val="0"/>
      <w:marRight w:val="0"/>
      <w:marTop w:val="0"/>
      <w:marBottom w:val="0"/>
      <w:divBdr>
        <w:top w:val="none" w:sz="0" w:space="0" w:color="auto"/>
        <w:left w:val="none" w:sz="0" w:space="0" w:color="auto"/>
        <w:bottom w:val="none" w:sz="0" w:space="0" w:color="auto"/>
        <w:right w:val="none" w:sz="0" w:space="0" w:color="auto"/>
      </w:divBdr>
    </w:div>
    <w:div w:id="840240931">
      <w:bodyDiv w:val="1"/>
      <w:marLeft w:val="0"/>
      <w:marRight w:val="0"/>
      <w:marTop w:val="0"/>
      <w:marBottom w:val="0"/>
      <w:divBdr>
        <w:top w:val="none" w:sz="0" w:space="0" w:color="auto"/>
        <w:left w:val="none" w:sz="0" w:space="0" w:color="auto"/>
        <w:bottom w:val="none" w:sz="0" w:space="0" w:color="auto"/>
        <w:right w:val="none" w:sz="0" w:space="0" w:color="auto"/>
      </w:divBdr>
      <w:divsChild>
        <w:div w:id="1916621972">
          <w:marLeft w:val="0"/>
          <w:marRight w:val="0"/>
          <w:marTop w:val="0"/>
          <w:marBottom w:val="0"/>
          <w:divBdr>
            <w:top w:val="none" w:sz="0" w:space="0" w:color="auto"/>
            <w:left w:val="none" w:sz="0" w:space="0" w:color="auto"/>
            <w:bottom w:val="none" w:sz="0" w:space="0" w:color="auto"/>
            <w:right w:val="none" w:sz="0" w:space="0" w:color="auto"/>
          </w:divBdr>
        </w:div>
        <w:div w:id="1624116545">
          <w:marLeft w:val="0"/>
          <w:marRight w:val="0"/>
          <w:marTop w:val="0"/>
          <w:marBottom w:val="0"/>
          <w:divBdr>
            <w:top w:val="none" w:sz="0" w:space="0" w:color="auto"/>
            <w:left w:val="none" w:sz="0" w:space="0" w:color="auto"/>
            <w:bottom w:val="none" w:sz="0" w:space="0" w:color="auto"/>
            <w:right w:val="none" w:sz="0" w:space="0" w:color="auto"/>
          </w:divBdr>
        </w:div>
        <w:div w:id="221530404">
          <w:marLeft w:val="0"/>
          <w:marRight w:val="0"/>
          <w:marTop w:val="0"/>
          <w:marBottom w:val="0"/>
          <w:divBdr>
            <w:top w:val="none" w:sz="0" w:space="0" w:color="auto"/>
            <w:left w:val="none" w:sz="0" w:space="0" w:color="auto"/>
            <w:bottom w:val="none" w:sz="0" w:space="0" w:color="auto"/>
            <w:right w:val="none" w:sz="0" w:space="0" w:color="auto"/>
          </w:divBdr>
        </w:div>
        <w:div w:id="118840783">
          <w:marLeft w:val="0"/>
          <w:marRight w:val="0"/>
          <w:marTop w:val="0"/>
          <w:marBottom w:val="0"/>
          <w:divBdr>
            <w:top w:val="none" w:sz="0" w:space="0" w:color="auto"/>
            <w:left w:val="none" w:sz="0" w:space="0" w:color="auto"/>
            <w:bottom w:val="none" w:sz="0" w:space="0" w:color="auto"/>
            <w:right w:val="none" w:sz="0" w:space="0" w:color="auto"/>
          </w:divBdr>
        </w:div>
        <w:div w:id="1636791692">
          <w:marLeft w:val="0"/>
          <w:marRight w:val="0"/>
          <w:marTop w:val="0"/>
          <w:marBottom w:val="0"/>
          <w:divBdr>
            <w:top w:val="none" w:sz="0" w:space="0" w:color="auto"/>
            <w:left w:val="none" w:sz="0" w:space="0" w:color="auto"/>
            <w:bottom w:val="none" w:sz="0" w:space="0" w:color="auto"/>
            <w:right w:val="none" w:sz="0" w:space="0" w:color="auto"/>
          </w:divBdr>
        </w:div>
      </w:divsChild>
    </w:div>
    <w:div w:id="879706817">
      <w:bodyDiv w:val="1"/>
      <w:marLeft w:val="0"/>
      <w:marRight w:val="0"/>
      <w:marTop w:val="0"/>
      <w:marBottom w:val="0"/>
      <w:divBdr>
        <w:top w:val="none" w:sz="0" w:space="0" w:color="auto"/>
        <w:left w:val="none" w:sz="0" w:space="0" w:color="auto"/>
        <w:bottom w:val="none" w:sz="0" w:space="0" w:color="auto"/>
        <w:right w:val="none" w:sz="0" w:space="0" w:color="auto"/>
      </w:divBdr>
      <w:divsChild>
        <w:div w:id="1793357717">
          <w:marLeft w:val="0"/>
          <w:marRight w:val="0"/>
          <w:marTop w:val="0"/>
          <w:marBottom w:val="0"/>
          <w:divBdr>
            <w:top w:val="none" w:sz="0" w:space="0" w:color="auto"/>
            <w:left w:val="none" w:sz="0" w:space="0" w:color="auto"/>
            <w:bottom w:val="none" w:sz="0" w:space="0" w:color="auto"/>
            <w:right w:val="none" w:sz="0" w:space="0" w:color="auto"/>
          </w:divBdr>
        </w:div>
        <w:div w:id="1046179411">
          <w:marLeft w:val="0"/>
          <w:marRight w:val="0"/>
          <w:marTop w:val="0"/>
          <w:marBottom w:val="0"/>
          <w:divBdr>
            <w:top w:val="none" w:sz="0" w:space="0" w:color="auto"/>
            <w:left w:val="none" w:sz="0" w:space="0" w:color="auto"/>
            <w:bottom w:val="none" w:sz="0" w:space="0" w:color="auto"/>
            <w:right w:val="none" w:sz="0" w:space="0" w:color="auto"/>
          </w:divBdr>
        </w:div>
        <w:div w:id="469368984">
          <w:marLeft w:val="0"/>
          <w:marRight w:val="0"/>
          <w:marTop w:val="0"/>
          <w:marBottom w:val="0"/>
          <w:divBdr>
            <w:top w:val="none" w:sz="0" w:space="0" w:color="auto"/>
            <w:left w:val="none" w:sz="0" w:space="0" w:color="auto"/>
            <w:bottom w:val="none" w:sz="0" w:space="0" w:color="auto"/>
            <w:right w:val="none" w:sz="0" w:space="0" w:color="auto"/>
          </w:divBdr>
        </w:div>
        <w:div w:id="1062219765">
          <w:marLeft w:val="0"/>
          <w:marRight w:val="0"/>
          <w:marTop w:val="0"/>
          <w:marBottom w:val="0"/>
          <w:divBdr>
            <w:top w:val="none" w:sz="0" w:space="0" w:color="auto"/>
            <w:left w:val="none" w:sz="0" w:space="0" w:color="auto"/>
            <w:bottom w:val="none" w:sz="0" w:space="0" w:color="auto"/>
            <w:right w:val="none" w:sz="0" w:space="0" w:color="auto"/>
          </w:divBdr>
        </w:div>
        <w:div w:id="1561792511">
          <w:marLeft w:val="0"/>
          <w:marRight w:val="0"/>
          <w:marTop w:val="0"/>
          <w:marBottom w:val="0"/>
          <w:divBdr>
            <w:top w:val="none" w:sz="0" w:space="0" w:color="auto"/>
            <w:left w:val="none" w:sz="0" w:space="0" w:color="auto"/>
            <w:bottom w:val="none" w:sz="0" w:space="0" w:color="auto"/>
            <w:right w:val="none" w:sz="0" w:space="0" w:color="auto"/>
          </w:divBdr>
        </w:div>
      </w:divsChild>
    </w:div>
    <w:div w:id="1021474634">
      <w:bodyDiv w:val="1"/>
      <w:marLeft w:val="0"/>
      <w:marRight w:val="0"/>
      <w:marTop w:val="0"/>
      <w:marBottom w:val="0"/>
      <w:divBdr>
        <w:top w:val="none" w:sz="0" w:space="0" w:color="auto"/>
        <w:left w:val="none" w:sz="0" w:space="0" w:color="auto"/>
        <w:bottom w:val="none" w:sz="0" w:space="0" w:color="auto"/>
        <w:right w:val="none" w:sz="0" w:space="0" w:color="auto"/>
      </w:divBdr>
      <w:divsChild>
        <w:div w:id="125393770">
          <w:marLeft w:val="0"/>
          <w:marRight w:val="0"/>
          <w:marTop w:val="0"/>
          <w:marBottom w:val="0"/>
          <w:divBdr>
            <w:top w:val="none" w:sz="0" w:space="0" w:color="auto"/>
            <w:left w:val="none" w:sz="0" w:space="0" w:color="auto"/>
            <w:bottom w:val="none" w:sz="0" w:space="0" w:color="auto"/>
            <w:right w:val="none" w:sz="0" w:space="0" w:color="auto"/>
          </w:divBdr>
        </w:div>
        <w:div w:id="395862911">
          <w:marLeft w:val="0"/>
          <w:marRight w:val="0"/>
          <w:marTop w:val="0"/>
          <w:marBottom w:val="0"/>
          <w:divBdr>
            <w:top w:val="none" w:sz="0" w:space="0" w:color="auto"/>
            <w:left w:val="none" w:sz="0" w:space="0" w:color="auto"/>
            <w:bottom w:val="none" w:sz="0" w:space="0" w:color="auto"/>
            <w:right w:val="none" w:sz="0" w:space="0" w:color="auto"/>
          </w:divBdr>
        </w:div>
        <w:div w:id="893781685">
          <w:marLeft w:val="0"/>
          <w:marRight w:val="0"/>
          <w:marTop w:val="0"/>
          <w:marBottom w:val="0"/>
          <w:divBdr>
            <w:top w:val="none" w:sz="0" w:space="0" w:color="auto"/>
            <w:left w:val="none" w:sz="0" w:space="0" w:color="auto"/>
            <w:bottom w:val="none" w:sz="0" w:space="0" w:color="auto"/>
            <w:right w:val="none" w:sz="0" w:space="0" w:color="auto"/>
          </w:divBdr>
        </w:div>
        <w:div w:id="1775395645">
          <w:marLeft w:val="0"/>
          <w:marRight w:val="0"/>
          <w:marTop w:val="0"/>
          <w:marBottom w:val="0"/>
          <w:divBdr>
            <w:top w:val="none" w:sz="0" w:space="0" w:color="auto"/>
            <w:left w:val="none" w:sz="0" w:space="0" w:color="auto"/>
            <w:bottom w:val="none" w:sz="0" w:space="0" w:color="auto"/>
            <w:right w:val="none" w:sz="0" w:space="0" w:color="auto"/>
          </w:divBdr>
        </w:div>
      </w:divsChild>
    </w:div>
    <w:div w:id="1413508495">
      <w:bodyDiv w:val="1"/>
      <w:marLeft w:val="0"/>
      <w:marRight w:val="0"/>
      <w:marTop w:val="0"/>
      <w:marBottom w:val="0"/>
      <w:divBdr>
        <w:top w:val="none" w:sz="0" w:space="0" w:color="auto"/>
        <w:left w:val="none" w:sz="0" w:space="0" w:color="auto"/>
        <w:bottom w:val="none" w:sz="0" w:space="0" w:color="auto"/>
        <w:right w:val="none" w:sz="0" w:space="0" w:color="auto"/>
      </w:divBdr>
    </w:div>
    <w:div w:id="1504588745">
      <w:bodyDiv w:val="1"/>
      <w:marLeft w:val="0"/>
      <w:marRight w:val="0"/>
      <w:marTop w:val="0"/>
      <w:marBottom w:val="0"/>
      <w:divBdr>
        <w:top w:val="none" w:sz="0" w:space="0" w:color="auto"/>
        <w:left w:val="none" w:sz="0" w:space="0" w:color="auto"/>
        <w:bottom w:val="none" w:sz="0" w:space="0" w:color="auto"/>
        <w:right w:val="none" w:sz="0" w:space="0" w:color="auto"/>
      </w:divBdr>
      <w:divsChild>
        <w:div w:id="885682895">
          <w:marLeft w:val="0"/>
          <w:marRight w:val="0"/>
          <w:marTop w:val="0"/>
          <w:marBottom w:val="0"/>
          <w:divBdr>
            <w:top w:val="none" w:sz="0" w:space="0" w:color="auto"/>
            <w:left w:val="none" w:sz="0" w:space="0" w:color="auto"/>
            <w:bottom w:val="none" w:sz="0" w:space="0" w:color="auto"/>
            <w:right w:val="none" w:sz="0" w:space="0" w:color="auto"/>
          </w:divBdr>
        </w:div>
        <w:div w:id="194268677">
          <w:marLeft w:val="0"/>
          <w:marRight w:val="0"/>
          <w:marTop w:val="0"/>
          <w:marBottom w:val="0"/>
          <w:divBdr>
            <w:top w:val="none" w:sz="0" w:space="0" w:color="auto"/>
            <w:left w:val="none" w:sz="0" w:space="0" w:color="auto"/>
            <w:bottom w:val="none" w:sz="0" w:space="0" w:color="auto"/>
            <w:right w:val="none" w:sz="0" w:space="0" w:color="auto"/>
          </w:divBdr>
        </w:div>
        <w:div w:id="977951066">
          <w:marLeft w:val="0"/>
          <w:marRight w:val="0"/>
          <w:marTop w:val="0"/>
          <w:marBottom w:val="0"/>
          <w:divBdr>
            <w:top w:val="none" w:sz="0" w:space="0" w:color="auto"/>
            <w:left w:val="none" w:sz="0" w:space="0" w:color="auto"/>
            <w:bottom w:val="none" w:sz="0" w:space="0" w:color="auto"/>
            <w:right w:val="none" w:sz="0" w:space="0" w:color="auto"/>
          </w:divBdr>
        </w:div>
        <w:div w:id="2096972006">
          <w:marLeft w:val="0"/>
          <w:marRight w:val="0"/>
          <w:marTop w:val="0"/>
          <w:marBottom w:val="0"/>
          <w:divBdr>
            <w:top w:val="none" w:sz="0" w:space="0" w:color="auto"/>
            <w:left w:val="none" w:sz="0" w:space="0" w:color="auto"/>
            <w:bottom w:val="none" w:sz="0" w:space="0" w:color="auto"/>
            <w:right w:val="none" w:sz="0" w:space="0" w:color="auto"/>
          </w:divBdr>
        </w:div>
        <w:div w:id="1638489141">
          <w:marLeft w:val="0"/>
          <w:marRight w:val="0"/>
          <w:marTop w:val="0"/>
          <w:marBottom w:val="0"/>
          <w:divBdr>
            <w:top w:val="none" w:sz="0" w:space="0" w:color="auto"/>
            <w:left w:val="none" w:sz="0" w:space="0" w:color="auto"/>
            <w:bottom w:val="none" w:sz="0" w:space="0" w:color="auto"/>
            <w:right w:val="none" w:sz="0" w:space="0" w:color="auto"/>
          </w:divBdr>
        </w:div>
        <w:div w:id="310449442">
          <w:marLeft w:val="0"/>
          <w:marRight w:val="0"/>
          <w:marTop w:val="0"/>
          <w:marBottom w:val="0"/>
          <w:divBdr>
            <w:top w:val="none" w:sz="0" w:space="0" w:color="auto"/>
            <w:left w:val="none" w:sz="0" w:space="0" w:color="auto"/>
            <w:bottom w:val="none" w:sz="0" w:space="0" w:color="auto"/>
            <w:right w:val="none" w:sz="0" w:space="0" w:color="auto"/>
          </w:divBdr>
        </w:div>
      </w:divsChild>
    </w:div>
    <w:div w:id="1549492362">
      <w:bodyDiv w:val="1"/>
      <w:marLeft w:val="0"/>
      <w:marRight w:val="0"/>
      <w:marTop w:val="0"/>
      <w:marBottom w:val="0"/>
      <w:divBdr>
        <w:top w:val="none" w:sz="0" w:space="0" w:color="auto"/>
        <w:left w:val="none" w:sz="0" w:space="0" w:color="auto"/>
        <w:bottom w:val="none" w:sz="0" w:space="0" w:color="auto"/>
        <w:right w:val="none" w:sz="0" w:space="0" w:color="auto"/>
      </w:divBdr>
      <w:divsChild>
        <w:div w:id="501236750">
          <w:marLeft w:val="0"/>
          <w:marRight w:val="0"/>
          <w:marTop w:val="0"/>
          <w:marBottom w:val="0"/>
          <w:divBdr>
            <w:top w:val="none" w:sz="0" w:space="0" w:color="auto"/>
            <w:left w:val="none" w:sz="0" w:space="0" w:color="auto"/>
            <w:bottom w:val="none" w:sz="0" w:space="0" w:color="auto"/>
            <w:right w:val="none" w:sz="0" w:space="0" w:color="auto"/>
          </w:divBdr>
        </w:div>
        <w:div w:id="1762532116">
          <w:marLeft w:val="0"/>
          <w:marRight w:val="0"/>
          <w:marTop w:val="0"/>
          <w:marBottom w:val="0"/>
          <w:divBdr>
            <w:top w:val="none" w:sz="0" w:space="0" w:color="auto"/>
            <w:left w:val="none" w:sz="0" w:space="0" w:color="auto"/>
            <w:bottom w:val="none" w:sz="0" w:space="0" w:color="auto"/>
            <w:right w:val="none" w:sz="0" w:space="0" w:color="auto"/>
          </w:divBdr>
        </w:div>
      </w:divsChild>
    </w:div>
    <w:div w:id="1665550848">
      <w:bodyDiv w:val="1"/>
      <w:marLeft w:val="0"/>
      <w:marRight w:val="0"/>
      <w:marTop w:val="0"/>
      <w:marBottom w:val="0"/>
      <w:divBdr>
        <w:top w:val="none" w:sz="0" w:space="0" w:color="auto"/>
        <w:left w:val="none" w:sz="0" w:space="0" w:color="auto"/>
        <w:bottom w:val="none" w:sz="0" w:space="0" w:color="auto"/>
        <w:right w:val="none" w:sz="0" w:space="0" w:color="auto"/>
      </w:divBdr>
      <w:divsChild>
        <w:div w:id="757168802">
          <w:marLeft w:val="0"/>
          <w:marRight w:val="0"/>
          <w:marTop w:val="0"/>
          <w:marBottom w:val="0"/>
          <w:divBdr>
            <w:top w:val="none" w:sz="0" w:space="0" w:color="auto"/>
            <w:left w:val="none" w:sz="0" w:space="0" w:color="auto"/>
            <w:bottom w:val="none" w:sz="0" w:space="0" w:color="auto"/>
            <w:right w:val="none" w:sz="0" w:space="0" w:color="auto"/>
          </w:divBdr>
        </w:div>
        <w:div w:id="971860429">
          <w:marLeft w:val="0"/>
          <w:marRight w:val="0"/>
          <w:marTop w:val="0"/>
          <w:marBottom w:val="0"/>
          <w:divBdr>
            <w:top w:val="none" w:sz="0" w:space="0" w:color="auto"/>
            <w:left w:val="none" w:sz="0" w:space="0" w:color="auto"/>
            <w:bottom w:val="none" w:sz="0" w:space="0" w:color="auto"/>
            <w:right w:val="none" w:sz="0" w:space="0" w:color="auto"/>
          </w:divBdr>
        </w:div>
        <w:div w:id="14119351">
          <w:marLeft w:val="0"/>
          <w:marRight w:val="0"/>
          <w:marTop w:val="0"/>
          <w:marBottom w:val="0"/>
          <w:divBdr>
            <w:top w:val="none" w:sz="0" w:space="0" w:color="auto"/>
            <w:left w:val="none" w:sz="0" w:space="0" w:color="auto"/>
            <w:bottom w:val="none" w:sz="0" w:space="0" w:color="auto"/>
            <w:right w:val="none" w:sz="0" w:space="0" w:color="auto"/>
          </w:divBdr>
        </w:div>
        <w:div w:id="324478644">
          <w:marLeft w:val="0"/>
          <w:marRight w:val="0"/>
          <w:marTop w:val="0"/>
          <w:marBottom w:val="0"/>
          <w:divBdr>
            <w:top w:val="none" w:sz="0" w:space="0" w:color="auto"/>
            <w:left w:val="none" w:sz="0" w:space="0" w:color="auto"/>
            <w:bottom w:val="none" w:sz="0" w:space="0" w:color="auto"/>
            <w:right w:val="none" w:sz="0" w:space="0" w:color="auto"/>
          </w:divBdr>
        </w:div>
        <w:div w:id="1648120501">
          <w:marLeft w:val="0"/>
          <w:marRight w:val="0"/>
          <w:marTop w:val="0"/>
          <w:marBottom w:val="0"/>
          <w:divBdr>
            <w:top w:val="none" w:sz="0" w:space="0" w:color="auto"/>
            <w:left w:val="none" w:sz="0" w:space="0" w:color="auto"/>
            <w:bottom w:val="none" w:sz="0" w:space="0" w:color="auto"/>
            <w:right w:val="none" w:sz="0" w:space="0" w:color="auto"/>
          </w:divBdr>
        </w:div>
        <w:div w:id="262227912">
          <w:marLeft w:val="0"/>
          <w:marRight w:val="0"/>
          <w:marTop w:val="0"/>
          <w:marBottom w:val="0"/>
          <w:divBdr>
            <w:top w:val="none" w:sz="0" w:space="0" w:color="auto"/>
            <w:left w:val="none" w:sz="0" w:space="0" w:color="auto"/>
            <w:bottom w:val="none" w:sz="0" w:space="0" w:color="auto"/>
            <w:right w:val="none" w:sz="0" w:space="0" w:color="auto"/>
          </w:divBdr>
        </w:div>
      </w:divsChild>
    </w:div>
    <w:div w:id="1791700348">
      <w:bodyDiv w:val="1"/>
      <w:marLeft w:val="0"/>
      <w:marRight w:val="0"/>
      <w:marTop w:val="0"/>
      <w:marBottom w:val="0"/>
      <w:divBdr>
        <w:top w:val="none" w:sz="0" w:space="0" w:color="auto"/>
        <w:left w:val="none" w:sz="0" w:space="0" w:color="auto"/>
        <w:bottom w:val="none" w:sz="0" w:space="0" w:color="auto"/>
        <w:right w:val="none" w:sz="0" w:space="0" w:color="auto"/>
      </w:divBdr>
      <w:divsChild>
        <w:div w:id="242763113">
          <w:marLeft w:val="0"/>
          <w:marRight w:val="0"/>
          <w:marTop w:val="0"/>
          <w:marBottom w:val="0"/>
          <w:divBdr>
            <w:top w:val="none" w:sz="0" w:space="0" w:color="auto"/>
            <w:left w:val="none" w:sz="0" w:space="0" w:color="auto"/>
            <w:bottom w:val="none" w:sz="0" w:space="0" w:color="auto"/>
            <w:right w:val="none" w:sz="0" w:space="0" w:color="auto"/>
          </w:divBdr>
        </w:div>
        <w:div w:id="1985692677">
          <w:marLeft w:val="0"/>
          <w:marRight w:val="0"/>
          <w:marTop w:val="0"/>
          <w:marBottom w:val="0"/>
          <w:divBdr>
            <w:top w:val="none" w:sz="0" w:space="0" w:color="auto"/>
            <w:left w:val="none" w:sz="0" w:space="0" w:color="auto"/>
            <w:bottom w:val="none" w:sz="0" w:space="0" w:color="auto"/>
            <w:right w:val="none" w:sz="0" w:space="0" w:color="auto"/>
          </w:divBdr>
        </w:div>
        <w:div w:id="303659803">
          <w:marLeft w:val="0"/>
          <w:marRight w:val="0"/>
          <w:marTop w:val="0"/>
          <w:marBottom w:val="0"/>
          <w:divBdr>
            <w:top w:val="none" w:sz="0" w:space="0" w:color="auto"/>
            <w:left w:val="none" w:sz="0" w:space="0" w:color="auto"/>
            <w:bottom w:val="none" w:sz="0" w:space="0" w:color="auto"/>
            <w:right w:val="none" w:sz="0" w:space="0" w:color="auto"/>
          </w:divBdr>
        </w:div>
        <w:div w:id="1878808408">
          <w:marLeft w:val="0"/>
          <w:marRight w:val="0"/>
          <w:marTop w:val="0"/>
          <w:marBottom w:val="0"/>
          <w:divBdr>
            <w:top w:val="none" w:sz="0" w:space="0" w:color="auto"/>
            <w:left w:val="none" w:sz="0" w:space="0" w:color="auto"/>
            <w:bottom w:val="none" w:sz="0" w:space="0" w:color="auto"/>
            <w:right w:val="none" w:sz="0" w:space="0" w:color="auto"/>
          </w:divBdr>
        </w:div>
        <w:div w:id="1523787797">
          <w:marLeft w:val="0"/>
          <w:marRight w:val="0"/>
          <w:marTop w:val="0"/>
          <w:marBottom w:val="0"/>
          <w:divBdr>
            <w:top w:val="none" w:sz="0" w:space="0" w:color="auto"/>
            <w:left w:val="none" w:sz="0" w:space="0" w:color="auto"/>
            <w:bottom w:val="none" w:sz="0" w:space="0" w:color="auto"/>
            <w:right w:val="none" w:sz="0" w:space="0" w:color="auto"/>
          </w:divBdr>
        </w:div>
        <w:div w:id="1122114306">
          <w:marLeft w:val="0"/>
          <w:marRight w:val="0"/>
          <w:marTop w:val="0"/>
          <w:marBottom w:val="0"/>
          <w:divBdr>
            <w:top w:val="none" w:sz="0" w:space="0" w:color="auto"/>
            <w:left w:val="none" w:sz="0" w:space="0" w:color="auto"/>
            <w:bottom w:val="none" w:sz="0" w:space="0" w:color="auto"/>
            <w:right w:val="none" w:sz="0" w:space="0" w:color="auto"/>
          </w:divBdr>
        </w:div>
        <w:div w:id="1045636863">
          <w:marLeft w:val="0"/>
          <w:marRight w:val="0"/>
          <w:marTop w:val="0"/>
          <w:marBottom w:val="0"/>
          <w:divBdr>
            <w:top w:val="none" w:sz="0" w:space="0" w:color="auto"/>
            <w:left w:val="none" w:sz="0" w:space="0" w:color="auto"/>
            <w:bottom w:val="none" w:sz="0" w:space="0" w:color="auto"/>
            <w:right w:val="none" w:sz="0" w:space="0" w:color="auto"/>
          </w:divBdr>
        </w:div>
        <w:div w:id="376785613">
          <w:marLeft w:val="0"/>
          <w:marRight w:val="0"/>
          <w:marTop w:val="0"/>
          <w:marBottom w:val="0"/>
          <w:divBdr>
            <w:top w:val="none" w:sz="0" w:space="0" w:color="auto"/>
            <w:left w:val="none" w:sz="0" w:space="0" w:color="auto"/>
            <w:bottom w:val="none" w:sz="0" w:space="0" w:color="auto"/>
            <w:right w:val="none" w:sz="0" w:space="0" w:color="auto"/>
          </w:divBdr>
        </w:div>
        <w:div w:id="758991635">
          <w:marLeft w:val="0"/>
          <w:marRight w:val="0"/>
          <w:marTop w:val="0"/>
          <w:marBottom w:val="0"/>
          <w:divBdr>
            <w:top w:val="none" w:sz="0" w:space="0" w:color="auto"/>
            <w:left w:val="none" w:sz="0" w:space="0" w:color="auto"/>
            <w:bottom w:val="none" w:sz="0" w:space="0" w:color="auto"/>
            <w:right w:val="none" w:sz="0" w:space="0" w:color="auto"/>
          </w:divBdr>
        </w:div>
        <w:div w:id="1119059681">
          <w:marLeft w:val="0"/>
          <w:marRight w:val="0"/>
          <w:marTop w:val="0"/>
          <w:marBottom w:val="0"/>
          <w:divBdr>
            <w:top w:val="none" w:sz="0" w:space="0" w:color="auto"/>
            <w:left w:val="none" w:sz="0" w:space="0" w:color="auto"/>
            <w:bottom w:val="none" w:sz="0" w:space="0" w:color="auto"/>
            <w:right w:val="none" w:sz="0" w:space="0" w:color="auto"/>
          </w:divBdr>
        </w:div>
        <w:div w:id="480193367">
          <w:marLeft w:val="0"/>
          <w:marRight w:val="0"/>
          <w:marTop w:val="0"/>
          <w:marBottom w:val="0"/>
          <w:divBdr>
            <w:top w:val="none" w:sz="0" w:space="0" w:color="auto"/>
            <w:left w:val="none" w:sz="0" w:space="0" w:color="auto"/>
            <w:bottom w:val="none" w:sz="0" w:space="0" w:color="auto"/>
            <w:right w:val="none" w:sz="0" w:space="0" w:color="auto"/>
          </w:divBdr>
        </w:div>
        <w:div w:id="760611991">
          <w:marLeft w:val="0"/>
          <w:marRight w:val="0"/>
          <w:marTop w:val="0"/>
          <w:marBottom w:val="0"/>
          <w:divBdr>
            <w:top w:val="none" w:sz="0" w:space="0" w:color="auto"/>
            <w:left w:val="none" w:sz="0" w:space="0" w:color="auto"/>
            <w:bottom w:val="none" w:sz="0" w:space="0" w:color="auto"/>
            <w:right w:val="none" w:sz="0" w:space="0" w:color="auto"/>
          </w:divBdr>
        </w:div>
        <w:div w:id="666782735">
          <w:marLeft w:val="0"/>
          <w:marRight w:val="0"/>
          <w:marTop w:val="0"/>
          <w:marBottom w:val="0"/>
          <w:divBdr>
            <w:top w:val="none" w:sz="0" w:space="0" w:color="auto"/>
            <w:left w:val="none" w:sz="0" w:space="0" w:color="auto"/>
            <w:bottom w:val="none" w:sz="0" w:space="0" w:color="auto"/>
            <w:right w:val="none" w:sz="0" w:space="0" w:color="auto"/>
          </w:divBdr>
        </w:div>
        <w:div w:id="1977680165">
          <w:marLeft w:val="0"/>
          <w:marRight w:val="0"/>
          <w:marTop w:val="0"/>
          <w:marBottom w:val="0"/>
          <w:divBdr>
            <w:top w:val="none" w:sz="0" w:space="0" w:color="auto"/>
            <w:left w:val="none" w:sz="0" w:space="0" w:color="auto"/>
            <w:bottom w:val="none" w:sz="0" w:space="0" w:color="auto"/>
            <w:right w:val="none" w:sz="0" w:space="0" w:color="auto"/>
          </w:divBdr>
        </w:div>
        <w:div w:id="1807358193">
          <w:marLeft w:val="0"/>
          <w:marRight w:val="0"/>
          <w:marTop w:val="0"/>
          <w:marBottom w:val="0"/>
          <w:divBdr>
            <w:top w:val="none" w:sz="0" w:space="0" w:color="auto"/>
            <w:left w:val="none" w:sz="0" w:space="0" w:color="auto"/>
            <w:bottom w:val="none" w:sz="0" w:space="0" w:color="auto"/>
            <w:right w:val="none" w:sz="0" w:space="0" w:color="auto"/>
          </w:divBdr>
        </w:div>
        <w:div w:id="1708603701">
          <w:marLeft w:val="0"/>
          <w:marRight w:val="0"/>
          <w:marTop w:val="0"/>
          <w:marBottom w:val="0"/>
          <w:divBdr>
            <w:top w:val="none" w:sz="0" w:space="0" w:color="auto"/>
            <w:left w:val="none" w:sz="0" w:space="0" w:color="auto"/>
            <w:bottom w:val="none" w:sz="0" w:space="0" w:color="auto"/>
            <w:right w:val="none" w:sz="0" w:space="0" w:color="auto"/>
          </w:divBdr>
        </w:div>
        <w:div w:id="994650917">
          <w:marLeft w:val="0"/>
          <w:marRight w:val="0"/>
          <w:marTop w:val="0"/>
          <w:marBottom w:val="0"/>
          <w:divBdr>
            <w:top w:val="none" w:sz="0" w:space="0" w:color="auto"/>
            <w:left w:val="none" w:sz="0" w:space="0" w:color="auto"/>
            <w:bottom w:val="none" w:sz="0" w:space="0" w:color="auto"/>
            <w:right w:val="none" w:sz="0" w:space="0" w:color="auto"/>
          </w:divBdr>
        </w:div>
        <w:div w:id="803081702">
          <w:marLeft w:val="0"/>
          <w:marRight w:val="0"/>
          <w:marTop w:val="0"/>
          <w:marBottom w:val="0"/>
          <w:divBdr>
            <w:top w:val="none" w:sz="0" w:space="0" w:color="auto"/>
            <w:left w:val="none" w:sz="0" w:space="0" w:color="auto"/>
            <w:bottom w:val="none" w:sz="0" w:space="0" w:color="auto"/>
            <w:right w:val="none" w:sz="0" w:space="0" w:color="auto"/>
          </w:divBdr>
        </w:div>
        <w:div w:id="946158586">
          <w:marLeft w:val="0"/>
          <w:marRight w:val="0"/>
          <w:marTop w:val="0"/>
          <w:marBottom w:val="0"/>
          <w:divBdr>
            <w:top w:val="none" w:sz="0" w:space="0" w:color="auto"/>
            <w:left w:val="none" w:sz="0" w:space="0" w:color="auto"/>
            <w:bottom w:val="none" w:sz="0" w:space="0" w:color="auto"/>
            <w:right w:val="none" w:sz="0" w:space="0" w:color="auto"/>
          </w:divBdr>
        </w:div>
        <w:div w:id="70976759">
          <w:marLeft w:val="0"/>
          <w:marRight w:val="0"/>
          <w:marTop w:val="0"/>
          <w:marBottom w:val="0"/>
          <w:divBdr>
            <w:top w:val="none" w:sz="0" w:space="0" w:color="auto"/>
            <w:left w:val="none" w:sz="0" w:space="0" w:color="auto"/>
            <w:bottom w:val="none" w:sz="0" w:space="0" w:color="auto"/>
            <w:right w:val="none" w:sz="0" w:space="0" w:color="auto"/>
          </w:divBdr>
        </w:div>
        <w:div w:id="2067071626">
          <w:marLeft w:val="0"/>
          <w:marRight w:val="0"/>
          <w:marTop w:val="0"/>
          <w:marBottom w:val="0"/>
          <w:divBdr>
            <w:top w:val="none" w:sz="0" w:space="0" w:color="auto"/>
            <w:left w:val="none" w:sz="0" w:space="0" w:color="auto"/>
            <w:bottom w:val="none" w:sz="0" w:space="0" w:color="auto"/>
            <w:right w:val="none" w:sz="0" w:space="0" w:color="auto"/>
          </w:divBdr>
        </w:div>
        <w:div w:id="1582905778">
          <w:marLeft w:val="0"/>
          <w:marRight w:val="0"/>
          <w:marTop w:val="0"/>
          <w:marBottom w:val="0"/>
          <w:divBdr>
            <w:top w:val="none" w:sz="0" w:space="0" w:color="auto"/>
            <w:left w:val="none" w:sz="0" w:space="0" w:color="auto"/>
            <w:bottom w:val="none" w:sz="0" w:space="0" w:color="auto"/>
            <w:right w:val="none" w:sz="0" w:space="0" w:color="auto"/>
          </w:divBdr>
        </w:div>
        <w:div w:id="76756567">
          <w:marLeft w:val="0"/>
          <w:marRight w:val="0"/>
          <w:marTop w:val="0"/>
          <w:marBottom w:val="0"/>
          <w:divBdr>
            <w:top w:val="none" w:sz="0" w:space="0" w:color="auto"/>
            <w:left w:val="none" w:sz="0" w:space="0" w:color="auto"/>
            <w:bottom w:val="none" w:sz="0" w:space="0" w:color="auto"/>
            <w:right w:val="none" w:sz="0" w:space="0" w:color="auto"/>
          </w:divBdr>
        </w:div>
        <w:div w:id="1022170170">
          <w:marLeft w:val="0"/>
          <w:marRight w:val="0"/>
          <w:marTop w:val="0"/>
          <w:marBottom w:val="0"/>
          <w:divBdr>
            <w:top w:val="none" w:sz="0" w:space="0" w:color="auto"/>
            <w:left w:val="none" w:sz="0" w:space="0" w:color="auto"/>
            <w:bottom w:val="none" w:sz="0" w:space="0" w:color="auto"/>
            <w:right w:val="none" w:sz="0" w:space="0" w:color="auto"/>
          </w:divBdr>
        </w:div>
        <w:div w:id="222103692">
          <w:marLeft w:val="0"/>
          <w:marRight w:val="0"/>
          <w:marTop w:val="0"/>
          <w:marBottom w:val="0"/>
          <w:divBdr>
            <w:top w:val="none" w:sz="0" w:space="0" w:color="auto"/>
            <w:left w:val="none" w:sz="0" w:space="0" w:color="auto"/>
            <w:bottom w:val="none" w:sz="0" w:space="0" w:color="auto"/>
            <w:right w:val="none" w:sz="0" w:space="0" w:color="auto"/>
          </w:divBdr>
        </w:div>
        <w:div w:id="1814713377">
          <w:marLeft w:val="0"/>
          <w:marRight w:val="0"/>
          <w:marTop w:val="0"/>
          <w:marBottom w:val="0"/>
          <w:divBdr>
            <w:top w:val="none" w:sz="0" w:space="0" w:color="auto"/>
            <w:left w:val="none" w:sz="0" w:space="0" w:color="auto"/>
            <w:bottom w:val="none" w:sz="0" w:space="0" w:color="auto"/>
            <w:right w:val="none" w:sz="0" w:space="0" w:color="auto"/>
          </w:divBdr>
        </w:div>
        <w:div w:id="410124997">
          <w:marLeft w:val="0"/>
          <w:marRight w:val="0"/>
          <w:marTop w:val="0"/>
          <w:marBottom w:val="0"/>
          <w:divBdr>
            <w:top w:val="none" w:sz="0" w:space="0" w:color="auto"/>
            <w:left w:val="none" w:sz="0" w:space="0" w:color="auto"/>
            <w:bottom w:val="none" w:sz="0" w:space="0" w:color="auto"/>
            <w:right w:val="none" w:sz="0" w:space="0" w:color="auto"/>
          </w:divBdr>
        </w:div>
        <w:div w:id="1000503395">
          <w:marLeft w:val="0"/>
          <w:marRight w:val="0"/>
          <w:marTop w:val="0"/>
          <w:marBottom w:val="0"/>
          <w:divBdr>
            <w:top w:val="none" w:sz="0" w:space="0" w:color="auto"/>
            <w:left w:val="none" w:sz="0" w:space="0" w:color="auto"/>
            <w:bottom w:val="none" w:sz="0" w:space="0" w:color="auto"/>
            <w:right w:val="none" w:sz="0" w:space="0" w:color="auto"/>
          </w:divBdr>
        </w:div>
        <w:div w:id="428811916">
          <w:marLeft w:val="0"/>
          <w:marRight w:val="0"/>
          <w:marTop w:val="0"/>
          <w:marBottom w:val="0"/>
          <w:divBdr>
            <w:top w:val="none" w:sz="0" w:space="0" w:color="auto"/>
            <w:left w:val="none" w:sz="0" w:space="0" w:color="auto"/>
            <w:bottom w:val="none" w:sz="0" w:space="0" w:color="auto"/>
            <w:right w:val="none" w:sz="0" w:space="0" w:color="auto"/>
          </w:divBdr>
        </w:div>
        <w:div w:id="1684629773">
          <w:marLeft w:val="0"/>
          <w:marRight w:val="0"/>
          <w:marTop w:val="0"/>
          <w:marBottom w:val="0"/>
          <w:divBdr>
            <w:top w:val="none" w:sz="0" w:space="0" w:color="auto"/>
            <w:left w:val="none" w:sz="0" w:space="0" w:color="auto"/>
            <w:bottom w:val="none" w:sz="0" w:space="0" w:color="auto"/>
            <w:right w:val="none" w:sz="0" w:space="0" w:color="auto"/>
          </w:divBdr>
        </w:div>
        <w:div w:id="869531939">
          <w:marLeft w:val="0"/>
          <w:marRight w:val="0"/>
          <w:marTop w:val="0"/>
          <w:marBottom w:val="0"/>
          <w:divBdr>
            <w:top w:val="none" w:sz="0" w:space="0" w:color="auto"/>
            <w:left w:val="none" w:sz="0" w:space="0" w:color="auto"/>
            <w:bottom w:val="none" w:sz="0" w:space="0" w:color="auto"/>
            <w:right w:val="none" w:sz="0" w:space="0" w:color="auto"/>
          </w:divBdr>
        </w:div>
        <w:div w:id="465896481">
          <w:marLeft w:val="0"/>
          <w:marRight w:val="0"/>
          <w:marTop w:val="0"/>
          <w:marBottom w:val="0"/>
          <w:divBdr>
            <w:top w:val="none" w:sz="0" w:space="0" w:color="auto"/>
            <w:left w:val="none" w:sz="0" w:space="0" w:color="auto"/>
            <w:bottom w:val="none" w:sz="0" w:space="0" w:color="auto"/>
            <w:right w:val="none" w:sz="0" w:space="0" w:color="auto"/>
          </w:divBdr>
        </w:div>
        <w:div w:id="1951626091">
          <w:marLeft w:val="0"/>
          <w:marRight w:val="0"/>
          <w:marTop w:val="0"/>
          <w:marBottom w:val="0"/>
          <w:divBdr>
            <w:top w:val="none" w:sz="0" w:space="0" w:color="auto"/>
            <w:left w:val="none" w:sz="0" w:space="0" w:color="auto"/>
            <w:bottom w:val="none" w:sz="0" w:space="0" w:color="auto"/>
            <w:right w:val="none" w:sz="0" w:space="0" w:color="auto"/>
          </w:divBdr>
        </w:div>
        <w:div w:id="2016494913">
          <w:marLeft w:val="0"/>
          <w:marRight w:val="0"/>
          <w:marTop w:val="0"/>
          <w:marBottom w:val="0"/>
          <w:divBdr>
            <w:top w:val="none" w:sz="0" w:space="0" w:color="auto"/>
            <w:left w:val="none" w:sz="0" w:space="0" w:color="auto"/>
            <w:bottom w:val="none" w:sz="0" w:space="0" w:color="auto"/>
            <w:right w:val="none" w:sz="0" w:space="0" w:color="auto"/>
          </w:divBdr>
        </w:div>
      </w:divsChild>
    </w:div>
    <w:div w:id="1859545113">
      <w:bodyDiv w:val="1"/>
      <w:marLeft w:val="0"/>
      <w:marRight w:val="0"/>
      <w:marTop w:val="0"/>
      <w:marBottom w:val="0"/>
      <w:divBdr>
        <w:top w:val="none" w:sz="0" w:space="0" w:color="auto"/>
        <w:left w:val="none" w:sz="0" w:space="0" w:color="auto"/>
        <w:bottom w:val="none" w:sz="0" w:space="0" w:color="auto"/>
        <w:right w:val="none" w:sz="0" w:space="0" w:color="auto"/>
      </w:divBdr>
      <w:divsChild>
        <w:div w:id="800879734">
          <w:marLeft w:val="0"/>
          <w:marRight w:val="0"/>
          <w:marTop w:val="0"/>
          <w:marBottom w:val="0"/>
          <w:divBdr>
            <w:top w:val="none" w:sz="0" w:space="0" w:color="auto"/>
            <w:left w:val="none" w:sz="0" w:space="0" w:color="auto"/>
            <w:bottom w:val="none" w:sz="0" w:space="0" w:color="auto"/>
            <w:right w:val="none" w:sz="0" w:space="0" w:color="auto"/>
          </w:divBdr>
        </w:div>
        <w:div w:id="35010102">
          <w:marLeft w:val="0"/>
          <w:marRight w:val="0"/>
          <w:marTop w:val="0"/>
          <w:marBottom w:val="0"/>
          <w:divBdr>
            <w:top w:val="none" w:sz="0" w:space="0" w:color="auto"/>
            <w:left w:val="none" w:sz="0" w:space="0" w:color="auto"/>
            <w:bottom w:val="none" w:sz="0" w:space="0" w:color="auto"/>
            <w:right w:val="none" w:sz="0" w:space="0" w:color="auto"/>
          </w:divBdr>
        </w:div>
        <w:div w:id="1094011760">
          <w:marLeft w:val="0"/>
          <w:marRight w:val="0"/>
          <w:marTop w:val="0"/>
          <w:marBottom w:val="0"/>
          <w:divBdr>
            <w:top w:val="none" w:sz="0" w:space="0" w:color="auto"/>
            <w:left w:val="none" w:sz="0" w:space="0" w:color="auto"/>
            <w:bottom w:val="none" w:sz="0" w:space="0" w:color="auto"/>
            <w:right w:val="none" w:sz="0" w:space="0" w:color="auto"/>
          </w:divBdr>
        </w:div>
        <w:div w:id="603077091">
          <w:marLeft w:val="0"/>
          <w:marRight w:val="0"/>
          <w:marTop w:val="0"/>
          <w:marBottom w:val="0"/>
          <w:divBdr>
            <w:top w:val="none" w:sz="0" w:space="0" w:color="auto"/>
            <w:left w:val="none" w:sz="0" w:space="0" w:color="auto"/>
            <w:bottom w:val="none" w:sz="0" w:space="0" w:color="auto"/>
            <w:right w:val="none" w:sz="0" w:space="0" w:color="auto"/>
          </w:divBdr>
        </w:div>
        <w:div w:id="1362633076">
          <w:marLeft w:val="0"/>
          <w:marRight w:val="0"/>
          <w:marTop w:val="0"/>
          <w:marBottom w:val="0"/>
          <w:divBdr>
            <w:top w:val="none" w:sz="0" w:space="0" w:color="auto"/>
            <w:left w:val="none" w:sz="0" w:space="0" w:color="auto"/>
            <w:bottom w:val="none" w:sz="0" w:space="0" w:color="auto"/>
            <w:right w:val="none" w:sz="0" w:space="0" w:color="auto"/>
          </w:divBdr>
        </w:div>
        <w:div w:id="2027974329">
          <w:marLeft w:val="0"/>
          <w:marRight w:val="0"/>
          <w:marTop w:val="0"/>
          <w:marBottom w:val="0"/>
          <w:divBdr>
            <w:top w:val="none" w:sz="0" w:space="0" w:color="auto"/>
            <w:left w:val="none" w:sz="0" w:space="0" w:color="auto"/>
            <w:bottom w:val="none" w:sz="0" w:space="0" w:color="auto"/>
            <w:right w:val="none" w:sz="0" w:space="0" w:color="auto"/>
          </w:divBdr>
        </w:div>
        <w:div w:id="1323267847">
          <w:marLeft w:val="0"/>
          <w:marRight w:val="0"/>
          <w:marTop w:val="0"/>
          <w:marBottom w:val="0"/>
          <w:divBdr>
            <w:top w:val="none" w:sz="0" w:space="0" w:color="auto"/>
            <w:left w:val="none" w:sz="0" w:space="0" w:color="auto"/>
            <w:bottom w:val="none" w:sz="0" w:space="0" w:color="auto"/>
            <w:right w:val="none" w:sz="0" w:space="0" w:color="auto"/>
          </w:divBdr>
        </w:div>
        <w:div w:id="1975521289">
          <w:marLeft w:val="0"/>
          <w:marRight w:val="0"/>
          <w:marTop w:val="0"/>
          <w:marBottom w:val="0"/>
          <w:divBdr>
            <w:top w:val="none" w:sz="0" w:space="0" w:color="auto"/>
            <w:left w:val="none" w:sz="0" w:space="0" w:color="auto"/>
            <w:bottom w:val="none" w:sz="0" w:space="0" w:color="auto"/>
            <w:right w:val="none" w:sz="0" w:space="0" w:color="auto"/>
          </w:divBdr>
        </w:div>
        <w:div w:id="1067193890">
          <w:marLeft w:val="0"/>
          <w:marRight w:val="0"/>
          <w:marTop w:val="0"/>
          <w:marBottom w:val="0"/>
          <w:divBdr>
            <w:top w:val="none" w:sz="0" w:space="0" w:color="auto"/>
            <w:left w:val="none" w:sz="0" w:space="0" w:color="auto"/>
            <w:bottom w:val="none" w:sz="0" w:space="0" w:color="auto"/>
            <w:right w:val="none" w:sz="0" w:space="0" w:color="auto"/>
          </w:divBdr>
        </w:div>
        <w:div w:id="616640710">
          <w:marLeft w:val="0"/>
          <w:marRight w:val="0"/>
          <w:marTop w:val="0"/>
          <w:marBottom w:val="0"/>
          <w:divBdr>
            <w:top w:val="none" w:sz="0" w:space="0" w:color="auto"/>
            <w:left w:val="none" w:sz="0" w:space="0" w:color="auto"/>
            <w:bottom w:val="none" w:sz="0" w:space="0" w:color="auto"/>
            <w:right w:val="none" w:sz="0" w:space="0" w:color="auto"/>
          </w:divBdr>
        </w:div>
        <w:div w:id="1027632760">
          <w:marLeft w:val="0"/>
          <w:marRight w:val="0"/>
          <w:marTop w:val="0"/>
          <w:marBottom w:val="0"/>
          <w:divBdr>
            <w:top w:val="none" w:sz="0" w:space="0" w:color="auto"/>
            <w:left w:val="none" w:sz="0" w:space="0" w:color="auto"/>
            <w:bottom w:val="none" w:sz="0" w:space="0" w:color="auto"/>
            <w:right w:val="none" w:sz="0" w:space="0" w:color="auto"/>
          </w:divBdr>
        </w:div>
        <w:div w:id="230191036">
          <w:marLeft w:val="0"/>
          <w:marRight w:val="0"/>
          <w:marTop w:val="0"/>
          <w:marBottom w:val="0"/>
          <w:divBdr>
            <w:top w:val="none" w:sz="0" w:space="0" w:color="auto"/>
            <w:left w:val="none" w:sz="0" w:space="0" w:color="auto"/>
            <w:bottom w:val="none" w:sz="0" w:space="0" w:color="auto"/>
            <w:right w:val="none" w:sz="0" w:space="0" w:color="auto"/>
          </w:divBdr>
        </w:div>
        <w:div w:id="967589349">
          <w:marLeft w:val="0"/>
          <w:marRight w:val="0"/>
          <w:marTop w:val="0"/>
          <w:marBottom w:val="0"/>
          <w:divBdr>
            <w:top w:val="none" w:sz="0" w:space="0" w:color="auto"/>
            <w:left w:val="none" w:sz="0" w:space="0" w:color="auto"/>
            <w:bottom w:val="none" w:sz="0" w:space="0" w:color="auto"/>
            <w:right w:val="none" w:sz="0" w:space="0" w:color="auto"/>
          </w:divBdr>
        </w:div>
        <w:div w:id="652761844">
          <w:marLeft w:val="0"/>
          <w:marRight w:val="0"/>
          <w:marTop w:val="0"/>
          <w:marBottom w:val="0"/>
          <w:divBdr>
            <w:top w:val="none" w:sz="0" w:space="0" w:color="auto"/>
            <w:left w:val="none" w:sz="0" w:space="0" w:color="auto"/>
            <w:bottom w:val="none" w:sz="0" w:space="0" w:color="auto"/>
            <w:right w:val="none" w:sz="0" w:space="0" w:color="auto"/>
          </w:divBdr>
        </w:div>
        <w:div w:id="1400982900">
          <w:marLeft w:val="0"/>
          <w:marRight w:val="0"/>
          <w:marTop w:val="0"/>
          <w:marBottom w:val="0"/>
          <w:divBdr>
            <w:top w:val="none" w:sz="0" w:space="0" w:color="auto"/>
            <w:left w:val="none" w:sz="0" w:space="0" w:color="auto"/>
            <w:bottom w:val="none" w:sz="0" w:space="0" w:color="auto"/>
            <w:right w:val="none" w:sz="0" w:space="0" w:color="auto"/>
          </w:divBdr>
        </w:div>
        <w:div w:id="112095329">
          <w:marLeft w:val="0"/>
          <w:marRight w:val="0"/>
          <w:marTop w:val="0"/>
          <w:marBottom w:val="0"/>
          <w:divBdr>
            <w:top w:val="none" w:sz="0" w:space="0" w:color="auto"/>
            <w:left w:val="none" w:sz="0" w:space="0" w:color="auto"/>
            <w:bottom w:val="none" w:sz="0" w:space="0" w:color="auto"/>
            <w:right w:val="none" w:sz="0" w:space="0" w:color="auto"/>
          </w:divBdr>
        </w:div>
        <w:div w:id="1353989455">
          <w:marLeft w:val="0"/>
          <w:marRight w:val="0"/>
          <w:marTop w:val="0"/>
          <w:marBottom w:val="0"/>
          <w:divBdr>
            <w:top w:val="none" w:sz="0" w:space="0" w:color="auto"/>
            <w:left w:val="none" w:sz="0" w:space="0" w:color="auto"/>
            <w:bottom w:val="none" w:sz="0" w:space="0" w:color="auto"/>
            <w:right w:val="none" w:sz="0" w:space="0" w:color="auto"/>
          </w:divBdr>
        </w:div>
        <w:div w:id="662898776">
          <w:marLeft w:val="0"/>
          <w:marRight w:val="0"/>
          <w:marTop w:val="0"/>
          <w:marBottom w:val="0"/>
          <w:divBdr>
            <w:top w:val="none" w:sz="0" w:space="0" w:color="auto"/>
            <w:left w:val="none" w:sz="0" w:space="0" w:color="auto"/>
            <w:bottom w:val="none" w:sz="0" w:space="0" w:color="auto"/>
            <w:right w:val="none" w:sz="0" w:space="0" w:color="auto"/>
          </w:divBdr>
        </w:div>
        <w:div w:id="495461382">
          <w:marLeft w:val="0"/>
          <w:marRight w:val="0"/>
          <w:marTop w:val="0"/>
          <w:marBottom w:val="0"/>
          <w:divBdr>
            <w:top w:val="none" w:sz="0" w:space="0" w:color="auto"/>
            <w:left w:val="none" w:sz="0" w:space="0" w:color="auto"/>
            <w:bottom w:val="none" w:sz="0" w:space="0" w:color="auto"/>
            <w:right w:val="none" w:sz="0" w:space="0" w:color="auto"/>
          </w:divBdr>
        </w:div>
        <w:div w:id="235752191">
          <w:marLeft w:val="0"/>
          <w:marRight w:val="0"/>
          <w:marTop w:val="0"/>
          <w:marBottom w:val="0"/>
          <w:divBdr>
            <w:top w:val="none" w:sz="0" w:space="0" w:color="auto"/>
            <w:left w:val="none" w:sz="0" w:space="0" w:color="auto"/>
            <w:bottom w:val="none" w:sz="0" w:space="0" w:color="auto"/>
            <w:right w:val="none" w:sz="0" w:space="0" w:color="auto"/>
          </w:divBdr>
        </w:div>
        <w:div w:id="772286059">
          <w:marLeft w:val="0"/>
          <w:marRight w:val="0"/>
          <w:marTop w:val="0"/>
          <w:marBottom w:val="0"/>
          <w:divBdr>
            <w:top w:val="none" w:sz="0" w:space="0" w:color="auto"/>
            <w:left w:val="none" w:sz="0" w:space="0" w:color="auto"/>
            <w:bottom w:val="none" w:sz="0" w:space="0" w:color="auto"/>
            <w:right w:val="none" w:sz="0" w:space="0" w:color="auto"/>
          </w:divBdr>
        </w:div>
        <w:div w:id="1704474420">
          <w:marLeft w:val="0"/>
          <w:marRight w:val="0"/>
          <w:marTop w:val="0"/>
          <w:marBottom w:val="0"/>
          <w:divBdr>
            <w:top w:val="none" w:sz="0" w:space="0" w:color="auto"/>
            <w:left w:val="none" w:sz="0" w:space="0" w:color="auto"/>
            <w:bottom w:val="none" w:sz="0" w:space="0" w:color="auto"/>
            <w:right w:val="none" w:sz="0" w:space="0" w:color="auto"/>
          </w:divBdr>
        </w:div>
      </w:divsChild>
    </w:div>
    <w:div w:id="1874466148">
      <w:bodyDiv w:val="1"/>
      <w:marLeft w:val="0"/>
      <w:marRight w:val="0"/>
      <w:marTop w:val="0"/>
      <w:marBottom w:val="0"/>
      <w:divBdr>
        <w:top w:val="none" w:sz="0" w:space="0" w:color="auto"/>
        <w:left w:val="none" w:sz="0" w:space="0" w:color="auto"/>
        <w:bottom w:val="none" w:sz="0" w:space="0" w:color="auto"/>
        <w:right w:val="none" w:sz="0" w:space="0" w:color="auto"/>
      </w:divBdr>
      <w:divsChild>
        <w:div w:id="1781682344">
          <w:marLeft w:val="0"/>
          <w:marRight w:val="0"/>
          <w:marTop w:val="0"/>
          <w:marBottom w:val="0"/>
          <w:divBdr>
            <w:top w:val="none" w:sz="0" w:space="0" w:color="auto"/>
            <w:left w:val="none" w:sz="0" w:space="0" w:color="auto"/>
            <w:bottom w:val="none" w:sz="0" w:space="0" w:color="auto"/>
            <w:right w:val="none" w:sz="0" w:space="0" w:color="auto"/>
          </w:divBdr>
        </w:div>
        <w:div w:id="1813669751">
          <w:marLeft w:val="0"/>
          <w:marRight w:val="0"/>
          <w:marTop w:val="0"/>
          <w:marBottom w:val="0"/>
          <w:divBdr>
            <w:top w:val="none" w:sz="0" w:space="0" w:color="auto"/>
            <w:left w:val="none" w:sz="0" w:space="0" w:color="auto"/>
            <w:bottom w:val="none" w:sz="0" w:space="0" w:color="auto"/>
            <w:right w:val="none" w:sz="0" w:space="0" w:color="auto"/>
          </w:divBdr>
        </w:div>
        <w:div w:id="1742872944">
          <w:marLeft w:val="0"/>
          <w:marRight w:val="0"/>
          <w:marTop w:val="0"/>
          <w:marBottom w:val="0"/>
          <w:divBdr>
            <w:top w:val="none" w:sz="0" w:space="0" w:color="auto"/>
            <w:left w:val="none" w:sz="0" w:space="0" w:color="auto"/>
            <w:bottom w:val="none" w:sz="0" w:space="0" w:color="auto"/>
            <w:right w:val="none" w:sz="0" w:space="0" w:color="auto"/>
          </w:divBdr>
        </w:div>
        <w:div w:id="1490829993">
          <w:marLeft w:val="0"/>
          <w:marRight w:val="0"/>
          <w:marTop w:val="0"/>
          <w:marBottom w:val="0"/>
          <w:divBdr>
            <w:top w:val="none" w:sz="0" w:space="0" w:color="auto"/>
            <w:left w:val="none" w:sz="0" w:space="0" w:color="auto"/>
            <w:bottom w:val="none" w:sz="0" w:space="0" w:color="auto"/>
            <w:right w:val="none" w:sz="0" w:space="0" w:color="auto"/>
          </w:divBdr>
        </w:div>
      </w:divsChild>
    </w:div>
    <w:div w:id="1889680750">
      <w:bodyDiv w:val="1"/>
      <w:marLeft w:val="0"/>
      <w:marRight w:val="0"/>
      <w:marTop w:val="0"/>
      <w:marBottom w:val="0"/>
      <w:divBdr>
        <w:top w:val="none" w:sz="0" w:space="0" w:color="auto"/>
        <w:left w:val="none" w:sz="0" w:space="0" w:color="auto"/>
        <w:bottom w:val="none" w:sz="0" w:space="0" w:color="auto"/>
        <w:right w:val="none" w:sz="0" w:space="0" w:color="auto"/>
      </w:divBdr>
      <w:divsChild>
        <w:div w:id="246695090">
          <w:marLeft w:val="0"/>
          <w:marRight w:val="0"/>
          <w:marTop w:val="0"/>
          <w:marBottom w:val="0"/>
          <w:divBdr>
            <w:top w:val="none" w:sz="0" w:space="0" w:color="auto"/>
            <w:left w:val="none" w:sz="0" w:space="0" w:color="auto"/>
            <w:bottom w:val="none" w:sz="0" w:space="0" w:color="auto"/>
            <w:right w:val="none" w:sz="0" w:space="0" w:color="auto"/>
          </w:divBdr>
        </w:div>
        <w:div w:id="88545825">
          <w:marLeft w:val="0"/>
          <w:marRight w:val="0"/>
          <w:marTop w:val="0"/>
          <w:marBottom w:val="0"/>
          <w:divBdr>
            <w:top w:val="none" w:sz="0" w:space="0" w:color="auto"/>
            <w:left w:val="none" w:sz="0" w:space="0" w:color="auto"/>
            <w:bottom w:val="none" w:sz="0" w:space="0" w:color="auto"/>
            <w:right w:val="none" w:sz="0" w:space="0" w:color="auto"/>
          </w:divBdr>
        </w:div>
        <w:div w:id="8721147">
          <w:marLeft w:val="0"/>
          <w:marRight w:val="0"/>
          <w:marTop w:val="0"/>
          <w:marBottom w:val="0"/>
          <w:divBdr>
            <w:top w:val="none" w:sz="0" w:space="0" w:color="auto"/>
            <w:left w:val="none" w:sz="0" w:space="0" w:color="auto"/>
            <w:bottom w:val="none" w:sz="0" w:space="0" w:color="auto"/>
            <w:right w:val="none" w:sz="0" w:space="0" w:color="auto"/>
          </w:divBdr>
        </w:div>
        <w:div w:id="1048843115">
          <w:marLeft w:val="0"/>
          <w:marRight w:val="0"/>
          <w:marTop w:val="0"/>
          <w:marBottom w:val="0"/>
          <w:divBdr>
            <w:top w:val="none" w:sz="0" w:space="0" w:color="auto"/>
            <w:left w:val="none" w:sz="0" w:space="0" w:color="auto"/>
            <w:bottom w:val="none" w:sz="0" w:space="0" w:color="auto"/>
            <w:right w:val="none" w:sz="0" w:space="0" w:color="auto"/>
          </w:divBdr>
        </w:div>
        <w:div w:id="2023124115">
          <w:marLeft w:val="0"/>
          <w:marRight w:val="0"/>
          <w:marTop w:val="0"/>
          <w:marBottom w:val="0"/>
          <w:divBdr>
            <w:top w:val="none" w:sz="0" w:space="0" w:color="auto"/>
            <w:left w:val="none" w:sz="0" w:space="0" w:color="auto"/>
            <w:bottom w:val="none" w:sz="0" w:space="0" w:color="auto"/>
            <w:right w:val="none" w:sz="0" w:space="0" w:color="auto"/>
          </w:divBdr>
        </w:div>
      </w:divsChild>
    </w:div>
    <w:div w:id="1903708232">
      <w:bodyDiv w:val="1"/>
      <w:marLeft w:val="0"/>
      <w:marRight w:val="0"/>
      <w:marTop w:val="0"/>
      <w:marBottom w:val="0"/>
      <w:divBdr>
        <w:top w:val="none" w:sz="0" w:space="0" w:color="auto"/>
        <w:left w:val="none" w:sz="0" w:space="0" w:color="auto"/>
        <w:bottom w:val="none" w:sz="0" w:space="0" w:color="auto"/>
        <w:right w:val="none" w:sz="0" w:space="0" w:color="auto"/>
      </w:divBdr>
      <w:divsChild>
        <w:div w:id="1270162532">
          <w:marLeft w:val="0"/>
          <w:marRight w:val="0"/>
          <w:marTop w:val="0"/>
          <w:marBottom w:val="0"/>
          <w:divBdr>
            <w:top w:val="none" w:sz="0" w:space="0" w:color="auto"/>
            <w:left w:val="none" w:sz="0" w:space="0" w:color="auto"/>
            <w:bottom w:val="none" w:sz="0" w:space="0" w:color="auto"/>
            <w:right w:val="none" w:sz="0" w:space="0" w:color="auto"/>
          </w:divBdr>
        </w:div>
        <w:div w:id="548150063">
          <w:marLeft w:val="0"/>
          <w:marRight w:val="0"/>
          <w:marTop w:val="0"/>
          <w:marBottom w:val="0"/>
          <w:divBdr>
            <w:top w:val="none" w:sz="0" w:space="0" w:color="auto"/>
            <w:left w:val="none" w:sz="0" w:space="0" w:color="auto"/>
            <w:bottom w:val="none" w:sz="0" w:space="0" w:color="auto"/>
            <w:right w:val="none" w:sz="0" w:space="0" w:color="auto"/>
          </w:divBdr>
        </w:div>
        <w:div w:id="1908413525">
          <w:marLeft w:val="0"/>
          <w:marRight w:val="0"/>
          <w:marTop w:val="0"/>
          <w:marBottom w:val="0"/>
          <w:divBdr>
            <w:top w:val="none" w:sz="0" w:space="0" w:color="auto"/>
            <w:left w:val="none" w:sz="0" w:space="0" w:color="auto"/>
            <w:bottom w:val="none" w:sz="0" w:space="0" w:color="auto"/>
            <w:right w:val="none" w:sz="0" w:space="0" w:color="auto"/>
          </w:divBdr>
        </w:div>
        <w:div w:id="75591767">
          <w:marLeft w:val="0"/>
          <w:marRight w:val="0"/>
          <w:marTop w:val="0"/>
          <w:marBottom w:val="0"/>
          <w:divBdr>
            <w:top w:val="none" w:sz="0" w:space="0" w:color="auto"/>
            <w:left w:val="none" w:sz="0" w:space="0" w:color="auto"/>
            <w:bottom w:val="none" w:sz="0" w:space="0" w:color="auto"/>
            <w:right w:val="none" w:sz="0" w:space="0" w:color="auto"/>
          </w:divBdr>
        </w:div>
        <w:div w:id="1965769410">
          <w:marLeft w:val="0"/>
          <w:marRight w:val="0"/>
          <w:marTop w:val="0"/>
          <w:marBottom w:val="0"/>
          <w:divBdr>
            <w:top w:val="none" w:sz="0" w:space="0" w:color="auto"/>
            <w:left w:val="none" w:sz="0" w:space="0" w:color="auto"/>
            <w:bottom w:val="none" w:sz="0" w:space="0" w:color="auto"/>
            <w:right w:val="none" w:sz="0" w:space="0" w:color="auto"/>
          </w:divBdr>
        </w:div>
        <w:div w:id="995064698">
          <w:marLeft w:val="0"/>
          <w:marRight w:val="0"/>
          <w:marTop w:val="0"/>
          <w:marBottom w:val="0"/>
          <w:divBdr>
            <w:top w:val="none" w:sz="0" w:space="0" w:color="auto"/>
            <w:left w:val="none" w:sz="0" w:space="0" w:color="auto"/>
            <w:bottom w:val="none" w:sz="0" w:space="0" w:color="auto"/>
            <w:right w:val="none" w:sz="0" w:space="0" w:color="auto"/>
          </w:divBdr>
        </w:div>
        <w:div w:id="771626736">
          <w:marLeft w:val="0"/>
          <w:marRight w:val="0"/>
          <w:marTop w:val="0"/>
          <w:marBottom w:val="0"/>
          <w:divBdr>
            <w:top w:val="none" w:sz="0" w:space="0" w:color="auto"/>
            <w:left w:val="none" w:sz="0" w:space="0" w:color="auto"/>
            <w:bottom w:val="none" w:sz="0" w:space="0" w:color="auto"/>
            <w:right w:val="none" w:sz="0" w:space="0" w:color="auto"/>
          </w:divBdr>
        </w:div>
        <w:div w:id="119809084">
          <w:marLeft w:val="0"/>
          <w:marRight w:val="0"/>
          <w:marTop w:val="0"/>
          <w:marBottom w:val="0"/>
          <w:divBdr>
            <w:top w:val="none" w:sz="0" w:space="0" w:color="auto"/>
            <w:left w:val="none" w:sz="0" w:space="0" w:color="auto"/>
            <w:bottom w:val="none" w:sz="0" w:space="0" w:color="auto"/>
            <w:right w:val="none" w:sz="0" w:space="0" w:color="auto"/>
          </w:divBdr>
        </w:div>
        <w:div w:id="721171152">
          <w:marLeft w:val="0"/>
          <w:marRight w:val="0"/>
          <w:marTop w:val="0"/>
          <w:marBottom w:val="0"/>
          <w:divBdr>
            <w:top w:val="none" w:sz="0" w:space="0" w:color="auto"/>
            <w:left w:val="none" w:sz="0" w:space="0" w:color="auto"/>
            <w:bottom w:val="none" w:sz="0" w:space="0" w:color="auto"/>
            <w:right w:val="none" w:sz="0" w:space="0" w:color="auto"/>
          </w:divBdr>
        </w:div>
        <w:div w:id="1546992148">
          <w:marLeft w:val="0"/>
          <w:marRight w:val="0"/>
          <w:marTop w:val="0"/>
          <w:marBottom w:val="0"/>
          <w:divBdr>
            <w:top w:val="none" w:sz="0" w:space="0" w:color="auto"/>
            <w:left w:val="none" w:sz="0" w:space="0" w:color="auto"/>
            <w:bottom w:val="none" w:sz="0" w:space="0" w:color="auto"/>
            <w:right w:val="none" w:sz="0" w:space="0" w:color="auto"/>
          </w:divBdr>
        </w:div>
        <w:div w:id="986859496">
          <w:marLeft w:val="0"/>
          <w:marRight w:val="0"/>
          <w:marTop w:val="0"/>
          <w:marBottom w:val="0"/>
          <w:divBdr>
            <w:top w:val="none" w:sz="0" w:space="0" w:color="auto"/>
            <w:left w:val="none" w:sz="0" w:space="0" w:color="auto"/>
            <w:bottom w:val="none" w:sz="0" w:space="0" w:color="auto"/>
            <w:right w:val="none" w:sz="0" w:space="0" w:color="auto"/>
          </w:divBdr>
        </w:div>
        <w:div w:id="911040378">
          <w:marLeft w:val="0"/>
          <w:marRight w:val="0"/>
          <w:marTop w:val="0"/>
          <w:marBottom w:val="0"/>
          <w:divBdr>
            <w:top w:val="none" w:sz="0" w:space="0" w:color="auto"/>
            <w:left w:val="none" w:sz="0" w:space="0" w:color="auto"/>
            <w:bottom w:val="none" w:sz="0" w:space="0" w:color="auto"/>
            <w:right w:val="none" w:sz="0" w:space="0" w:color="auto"/>
          </w:divBdr>
        </w:div>
        <w:div w:id="2044400863">
          <w:marLeft w:val="0"/>
          <w:marRight w:val="0"/>
          <w:marTop w:val="0"/>
          <w:marBottom w:val="0"/>
          <w:divBdr>
            <w:top w:val="none" w:sz="0" w:space="0" w:color="auto"/>
            <w:left w:val="none" w:sz="0" w:space="0" w:color="auto"/>
            <w:bottom w:val="none" w:sz="0" w:space="0" w:color="auto"/>
            <w:right w:val="none" w:sz="0" w:space="0" w:color="auto"/>
          </w:divBdr>
        </w:div>
        <w:div w:id="867332245">
          <w:marLeft w:val="0"/>
          <w:marRight w:val="0"/>
          <w:marTop w:val="0"/>
          <w:marBottom w:val="0"/>
          <w:divBdr>
            <w:top w:val="none" w:sz="0" w:space="0" w:color="auto"/>
            <w:left w:val="none" w:sz="0" w:space="0" w:color="auto"/>
            <w:bottom w:val="none" w:sz="0" w:space="0" w:color="auto"/>
            <w:right w:val="none" w:sz="0" w:space="0" w:color="auto"/>
          </w:divBdr>
        </w:div>
        <w:div w:id="612129759">
          <w:marLeft w:val="0"/>
          <w:marRight w:val="0"/>
          <w:marTop w:val="0"/>
          <w:marBottom w:val="0"/>
          <w:divBdr>
            <w:top w:val="none" w:sz="0" w:space="0" w:color="auto"/>
            <w:left w:val="none" w:sz="0" w:space="0" w:color="auto"/>
            <w:bottom w:val="none" w:sz="0" w:space="0" w:color="auto"/>
            <w:right w:val="none" w:sz="0" w:space="0" w:color="auto"/>
          </w:divBdr>
        </w:div>
        <w:div w:id="605578663">
          <w:marLeft w:val="0"/>
          <w:marRight w:val="0"/>
          <w:marTop w:val="0"/>
          <w:marBottom w:val="0"/>
          <w:divBdr>
            <w:top w:val="none" w:sz="0" w:space="0" w:color="auto"/>
            <w:left w:val="none" w:sz="0" w:space="0" w:color="auto"/>
            <w:bottom w:val="none" w:sz="0" w:space="0" w:color="auto"/>
            <w:right w:val="none" w:sz="0" w:space="0" w:color="auto"/>
          </w:divBdr>
        </w:div>
        <w:div w:id="1718158922">
          <w:marLeft w:val="0"/>
          <w:marRight w:val="0"/>
          <w:marTop w:val="0"/>
          <w:marBottom w:val="0"/>
          <w:divBdr>
            <w:top w:val="none" w:sz="0" w:space="0" w:color="auto"/>
            <w:left w:val="none" w:sz="0" w:space="0" w:color="auto"/>
            <w:bottom w:val="none" w:sz="0" w:space="0" w:color="auto"/>
            <w:right w:val="none" w:sz="0" w:space="0" w:color="auto"/>
          </w:divBdr>
        </w:div>
        <w:div w:id="1613636024">
          <w:marLeft w:val="0"/>
          <w:marRight w:val="0"/>
          <w:marTop w:val="0"/>
          <w:marBottom w:val="0"/>
          <w:divBdr>
            <w:top w:val="none" w:sz="0" w:space="0" w:color="auto"/>
            <w:left w:val="none" w:sz="0" w:space="0" w:color="auto"/>
            <w:bottom w:val="none" w:sz="0" w:space="0" w:color="auto"/>
            <w:right w:val="none" w:sz="0" w:space="0" w:color="auto"/>
          </w:divBdr>
        </w:div>
        <w:div w:id="258030227">
          <w:marLeft w:val="0"/>
          <w:marRight w:val="0"/>
          <w:marTop w:val="0"/>
          <w:marBottom w:val="0"/>
          <w:divBdr>
            <w:top w:val="none" w:sz="0" w:space="0" w:color="auto"/>
            <w:left w:val="none" w:sz="0" w:space="0" w:color="auto"/>
            <w:bottom w:val="none" w:sz="0" w:space="0" w:color="auto"/>
            <w:right w:val="none" w:sz="0" w:space="0" w:color="auto"/>
          </w:divBdr>
        </w:div>
        <w:div w:id="919484457">
          <w:marLeft w:val="0"/>
          <w:marRight w:val="0"/>
          <w:marTop w:val="0"/>
          <w:marBottom w:val="0"/>
          <w:divBdr>
            <w:top w:val="none" w:sz="0" w:space="0" w:color="auto"/>
            <w:left w:val="none" w:sz="0" w:space="0" w:color="auto"/>
            <w:bottom w:val="none" w:sz="0" w:space="0" w:color="auto"/>
            <w:right w:val="none" w:sz="0" w:space="0" w:color="auto"/>
          </w:divBdr>
        </w:div>
        <w:div w:id="393161247">
          <w:marLeft w:val="0"/>
          <w:marRight w:val="0"/>
          <w:marTop w:val="0"/>
          <w:marBottom w:val="0"/>
          <w:divBdr>
            <w:top w:val="none" w:sz="0" w:space="0" w:color="auto"/>
            <w:left w:val="none" w:sz="0" w:space="0" w:color="auto"/>
            <w:bottom w:val="none" w:sz="0" w:space="0" w:color="auto"/>
            <w:right w:val="none" w:sz="0" w:space="0" w:color="auto"/>
          </w:divBdr>
        </w:div>
        <w:div w:id="1893341889">
          <w:marLeft w:val="0"/>
          <w:marRight w:val="0"/>
          <w:marTop w:val="0"/>
          <w:marBottom w:val="0"/>
          <w:divBdr>
            <w:top w:val="none" w:sz="0" w:space="0" w:color="auto"/>
            <w:left w:val="none" w:sz="0" w:space="0" w:color="auto"/>
            <w:bottom w:val="none" w:sz="0" w:space="0" w:color="auto"/>
            <w:right w:val="none" w:sz="0" w:space="0" w:color="auto"/>
          </w:divBdr>
        </w:div>
        <w:div w:id="1739522727">
          <w:marLeft w:val="0"/>
          <w:marRight w:val="0"/>
          <w:marTop w:val="0"/>
          <w:marBottom w:val="0"/>
          <w:divBdr>
            <w:top w:val="none" w:sz="0" w:space="0" w:color="auto"/>
            <w:left w:val="none" w:sz="0" w:space="0" w:color="auto"/>
            <w:bottom w:val="none" w:sz="0" w:space="0" w:color="auto"/>
            <w:right w:val="none" w:sz="0" w:space="0" w:color="auto"/>
          </w:divBdr>
        </w:div>
        <w:div w:id="1169560501">
          <w:marLeft w:val="0"/>
          <w:marRight w:val="0"/>
          <w:marTop w:val="0"/>
          <w:marBottom w:val="0"/>
          <w:divBdr>
            <w:top w:val="none" w:sz="0" w:space="0" w:color="auto"/>
            <w:left w:val="none" w:sz="0" w:space="0" w:color="auto"/>
            <w:bottom w:val="none" w:sz="0" w:space="0" w:color="auto"/>
            <w:right w:val="none" w:sz="0" w:space="0" w:color="auto"/>
          </w:divBdr>
        </w:div>
        <w:div w:id="638919029">
          <w:marLeft w:val="0"/>
          <w:marRight w:val="0"/>
          <w:marTop w:val="0"/>
          <w:marBottom w:val="0"/>
          <w:divBdr>
            <w:top w:val="none" w:sz="0" w:space="0" w:color="auto"/>
            <w:left w:val="none" w:sz="0" w:space="0" w:color="auto"/>
            <w:bottom w:val="none" w:sz="0" w:space="0" w:color="auto"/>
            <w:right w:val="none" w:sz="0" w:space="0" w:color="auto"/>
          </w:divBdr>
        </w:div>
        <w:div w:id="499933544">
          <w:marLeft w:val="0"/>
          <w:marRight w:val="0"/>
          <w:marTop w:val="0"/>
          <w:marBottom w:val="0"/>
          <w:divBdr>
            <w:top w:val="none" w:sz="0" w:space="0" w:color="auto"/>
            <w:left w:val="none" w:sz="0" w:space="0" w:color="auto"/>
            <w:bottom w:val="none" w:sz="0" w:space="0" w:color="auto"/>
            <w:right w:val="none" w:sz="0" w:space="0" w:color="auto"/>
          </w:divBdr>
        </w:div>
      </w:divsChild>
    </w:div>
    <w:div w:id="19394874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lkumen@marshall.usc.edu" TargetMode="External"/><Relationship Id="rId13" Type="http://schemas.openxmlformats.org/officeDocument/2006/relationships/chart" Target="charts/chart2.xm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bfmalle@brown.edu" TargetMode="External"/><Relationship Id="rId14" Type="http://schemas.openxmlformats.org/officeDocument/2006/relationships/header" Target="header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Workbook3"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Workbook3"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1200"/>
            </a:pPr>
            <a:r>
              <a:rPr lang="en-US" sz="1200"/>
              <a:t>Language Prime</a:t>
            </a:r>
          </a:p>
        </c:rich>
      </c:tx>
      <c:layout>
        <c:manualLayout>
          <c:xMode val="edge"/>
          <c:yMode val="edge"/>
          <c:x val="0.73204623201020202"/>
          <c:y val="0.38938053097345099"/>
        </c:manualLayout>
      </c:layout>
      <c:overlay val="0"/>
    </c:title>
    <c:autoTitleDeleted val="0"/>
    <c:plotArea>
      <c:layout>
        <c:manualLayout>
          <c:layoutTarget val="inner"/>
          <c:xMode val="edge"/>
          <c:yMode val="edge"/>
          <c:x val="0.13200124736883101"/>
          <c:y val="4.6846846846846799E-2"/>
          <c:w val="0.557948662976534"/>
          <c:h val="0.66721940838476301"/>
        </c:manualLayout>
      </c:layout>
      <c:lineChart>
        <c:grouping val="standard"/>
        <c:varyColors val="0"/>
        <c:ser>
          <c:idx val="0"/>
          <c:order val="0"/>
          <c:tx>
            <c:strRef>
              <c:f>Sheet1!$D$5</c:f>
              <c:strCache>
                <c:ptCount val="1"/>
                <c:pt idx="0">
                  <c:v>Confidence</c:v>
                </c:pt>
              </c:strCache>
            </c:strRef>
          </c:tx>
          <c:spPr>
            <a:ln w="38100">
              <a:solidFill>
                <a:schemeClr val="tx1"/>
              </a:solidFill>
            </a:ln>
          </c:spPr>
          <c:marker>
            <c:symbol val="none"/>
          </c:marker>
          <c:cat>
            <c:strRef>
              <c:f>Sheet1!$C$6:$C$7</c:f>
              <c:strCache>
                <c:ptCount val="2"/>
                <c:pt idx="0">
                  <c:v>Low</c:v>
                </c:pt>
                <c:pt idx="1">
                  <c:v>High</c:v>
                </c:pt>
              </c:strCache>
            </c:strRef>
          </c:cat>
          <c:val>
            <c:numRef>
              <c:f>Sheet1!$D$6:$D$7</c:f>
              <c:numCache>
                <c:formatCode>General</c:formatCode>
                <c:ptCount val="2"/>
                <c:pt idx="0">
                  <c:v>68.680000000000007</c:v>
                </c:pt>
                <c:pt idx="1">
                  <c:v>83.41</c:v>
                </c:pt>
              </c:numCache>
            </c:numRef>
          </c:val>
          <c:smooth val="0"/>
        </c:ser>
        <c:ser>
          <c:idx val="1"/>
          <c:order val="1"/>
          <c:tx>
            <c:strRef>
              <c:f>Sheet1!$E$5</c:f>
              <c:strCache>
                <c:ptCount val="1"/>
                <c:pt idx="0">
                  <c:v>Likelihood</c:v>
                </c:pt>
              </c:strCache>
            </c:strRef>
          </c:tx>
          <c:spPr>
            <a:ln w="38100">
              <a:solidFill>
                <a:schemeClr val="tx1"/>
              </a:solidFill>
              <a:prstDash val="sysDash"/>
            </a:ln>
          </c:spPr>
          <c:marker>
            <c:symbol val="none"/>
          </c:marker>
          <c:cat>
            <c:strRef>
              <c:f>Sheet1!$C$6:$C$7</c:f>
              <c:strCache>
                <c:ptCount val="2"/>
                <c:pt idx="0">
                  <c:v>Low</c:v>
                </c:pt>
                <c:pt idx="1">
                  <c:v>High</c:v>
                </c:pt>
              </c:strCache>
            </c:strRef>
          </c:cat>
          <c:val>
            <c:numRef>
              <c:f>Sheet1!$E$6:$E$7</c:f>
              <c:numCache>
                <c:formatCode>General</c:formatCode>
                <c:ptCount val="2"/>
                <c:pt idx="0">
                  <c:v>72.2</c:v>
                </c:pt>
                <c:pt idx="1">
                  <c:v>74.400000000000006</c:v>
                </c:pt>
              </c:numCache>
            </c:numRef>
          </c:val>
          <c:smooth val="0"/>
        </c:ser>
        <c:dLbls>
          <c:showLegendKey val="0"/>
          <c:showVal val="0"/>
          <c:showCatName val="0"/>
          <c:showSerName val="0"/>
          <c:showPercent val="0"/>
          <c:showBubbleSize val="0"/>
        </c:dLbls>
        <c:smooth val="0"/>
        <c:axId val="495056872"/>
        <c:axId val="495054912"/>
      </c:lineChart>
      <c:catAx>
        <c:axId val="495056872"/>
        <c:scaling>
          <c:orientation val="minMax"/>
        </c:scaling>
        <c:delete val="0"/>
        <c:axPos val="b"/>
        <c:title>
          <c:tx>
            <c:rich>
              <a:bodyPr/>
              <a:lstStyle/>
              <a:p>
                <a:pPr>
                  <a:defRPr/>
                </a:pPr>
                <a:r>
                  <a:rPr lang="en-US"/>
                  <a:t>Epistemic Information </a:t>
                </a:r>
              </a:p>
              <a:p>
                <a:pPr>
                  <a:defRPr/>
                </a:pPr>
                <a:r>
                  <a:rPr lang="en-US"/>
                  <a:t>(Feeling of Knowing)</a:t>
                </a:r>
              </a:p>
            </c:rich>
          </c:tx>
          <c:layout>
            <c:manualLayout>
              <c:xMode val="edge"/>
              <c:yMode val="edge"/>
              <c:x val="0.24410298969698199"/>
              <c:y val="0.844534875618424"/>
            </c:manualLayout>
          </c:layout>
          <c:overlay val="0"/>
        </c:title>
        <c:numFmt formatCode="General" sourceLinked="0"/>
        <c:majorTickMark val="out"/>
        <c:minorTickMark val="none"/>
        <c:tickLblPos val="nextTo"/>
        <c:crossAx val="495054912"/>
        <c:crosses val="autoZero"/>
        <c:auto val="1"/>
        <c:lblAlgn val="ctr"/>
        <c:lblOffset val="100"/>
        <c:noMultiLvlLbl val="0"/>
      </c:catAx>
      <c:valAx>
        <c:axId val="495054912"/>
        <c:scaling>
          <c:orientation val="minMax"/>
          <c:max val="100"/>
          <c:min val="50"/>
        </c:scaling>
        <c:delete val="0"/>
        <c:axPos val="l"/>
        <c:title>
          <c:tx>
            <c:rich>
              <a:bodyPr rot="-5400000" vert="horz"/>
              <a:lstStyle/>
              <a:p>
                <a:pPr>
                  <a:defRPr/>
                </a:pPr>
                <a:r>
                  <a:rPr lang="en-US"/>
                  <a:t>Judged Probability</a:t>
                </a:r>
              </a:p>
            </c:rich>
          </c:tx>
          <c:layout>
            <c:manualLayout>
              <c:xMode val="edge"/>
              <c:yMode val="edge"/>
              <c:x val="1.7888048647384401E-3"/>
              <c:y val="0.19936561912061901"/>
            </c:manualLayout>
          </c:layout>
          <c:overlay val="0"/>
        </c:title>
        <c:numFmt formatCode="General" sourceLinked="1"/>
        <c:majorTickMark val="out"/>
        <c:minorTickMark val="none"/>
        <c:tickLblPos val="nextTo"/>
        <c:crossAx val="495056872"/>
        <c:crosses val="autoZero"/>
        <c:crossBetween val="between"/>
        <c:majorUnit val="10"/>
      </c:valAx>
    </c:plotArea>
    <c:legend>
      <c:legendPos val="r"/>
      <c:overlay val="0"/>
    </c:legend>
    <c:plotVisOnly val="1"/>
    <c:dispBlanksAs val="gap"/>
    <c:showDLblsOverMax val="0"/>
  </c:chart>
  <c:spPr>
    <a:ln>
      <a:noFill/>
    </a:ln>
  </c:spPr>
  <c:txPr>
    <a:bodyPr/>
    <a:lstStyle/>
    <a:p>
      <a:pPr>
        <a:defRPr sz="1200">
          <a:latin typeface="Times New Roman"/>
          <a:cs typeface="Times New Roman"/>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1200"/>
            </a:pPr>
            <a:r>
              <a:rPr lang="en-US" sz="1200"/>
              <a:t>Language Prime</a:t>
            </a:r>
          </a:p>
        </c:rich>
      </c:tx>
      <c:layout>
        <c:manualLayout>
          <c:xMode val="edge"/>
          <c:yMode val="edge"/>
          <c:x val="0.73487789280147098"/>
          <c:y val="0.39649122807017501"/>
        </c:manualLayout>
      </c:layout>
      <c:overlay val="0"/>
    </c:title>
    <c:autoTitleDeleted val="0"/>
    <c:plotArea>
      <c:layout>
        <c:manualLayout>
          <c:layoutTarget val="inner"/>
          <c:xMode val="edge"/>
          <c:yMode val="edge"/>
          <c:x val="0.130087596018713"/>
          <c:y val="4.8780487804878002E-2"/>
          <c:w val="0.56544712473287995"/>
          <c:h val="0.68725473105730395"/>
        </c:manualLayout>
      </c:layout>
      <c:lineChart>
        <c:grouping val="standard"/>
        <c:varyColors val="0"/>
        <c:ser>
          <c:idx val="0"/>
          <c:order val="0"/>
          <c:tx>
            <c:strRef>
              <c:f>Sheet1!$M$5</c:f>
              <c:strCache>
                <c:ptCount val="1"/>
                <c:pt idx="0">
                  <c:v>Confidence</c:v>
                </c:pt>
              </c:strCache>
            </c:strRef>
          </c:tx>
          <c:spPr>
            <a:ln w="38100">
              <a:solidFill>
                <a:schemeClr val="tx1"/>
              </a:solidFill>
            </a:ln>
          </c:spPr>
          <c:marker>
            <c:symbol val="none"/>
          </c:marker>
          <c:cat>
            <c:strRef>
              <c:f>Sheet1!$L$6:$L$7</c:f>
              <c:strCache>
                <c:ptCount val="2"/>
                <c:pt idx="0">
                  <c:v>Low</c:v>
                </c:pt>
                <c:pt idx="1">
                  <c:v>High</c:v>
                </c:pt>
              </c:strCache>
            </c:strRef>
          </c:cat>
          <c:val>
            <c:numRef>
              <c:f>Sheet1!$M$6:$M$7</c:f>
              <c:numCache>
                <c:formatCode>General</c:formatCode>
                <c:ptCount val="2"/>
                <c:pt idx="0">
                  <c:v>70.680000000000007</c:v>
                </c:pt>
                <c:pt idx="1">
                  <c:v>81.41</c:v>
                </c:pt>
              </c:numCache>
            </c:numRef>
          </c:val>
          <c:smooth val="0"/>
        </c:ser>
        <c:ser>
          <c:idx val="1"/>
          <c:order val="1"/>
          <c:tx>
            <c:strRef>
              <c:f>Sheet1!$N$5</c:f>
              <c:strCache>
                <c:ptCount val="1"/>
                <c:pt idx="0">
                  <c:v>Likelihood</c:v>
                </c:pt>
              </c:strCache>
            </c:strRef>
          </c:tx>
          <c:spPr>
            <a:ln w="38100">
              <a:solidFill>
                <a:schemeClr val="tx1"/>
              </a:solidFill>
              <a:prstDash val="sysDash"/>
            </a:ln>
          </c:spPr>
          <c:marker>
            <c:symbol val="none"/>
          </c:marker>
          <c:cat>
            <c:strRef>
              <c:f>Sheet1!$L$6:$L$7</c:f>
              <c:strCache>
                <c:ptCount val="2"/>
                <c:pt idx="0">
                  <c:v>Low</c:v>
                </c:pt>
                <c:pt idx="1">
                  <c:v>High</c:v>
                </c:pt>
              </c:strCache>
            </c:strRef>
          </c:cat>
          <c:val>
            <c:numRef>
              <c:f>Sheet1!$N$6:$N$7</c:f>
              <c:numCache>
                <c:formatCode>General</c:formatCode>
                <c:ptCount val="2"/>
                <c:pt idx="0">
                  <c:v>60.38</c:v>
                </c:pt>
                <c:pt idx="1">
                  <c:v>85.72</c:v>
                </c:pt>
              </c:numCache>
            </c:numRef>
          </c:val>
          <c:smooth val="0"/>
        </c:ser>
        <c:dLbls>
          <c:showLegendKey val="0"/>
          <c:showVal val="0"/>
          <c:showCatName val="0"/>
          <c:showSerName val="0"/>
          <c:showPercent val="0"/>
          <c:showBubbleSize val="0"/>
        </c:dLbls>
        <c:smooth val="0"/>
        <c:axId val="635412256"/>
        <c:axId val="635408728"/>
      </c:lineChart>
      <c:catAx>
        <c:axId val="635412256"/>
        <c:scaling>
          <c:orientation val="minMax"/>
        </c:scaling>
        <c:delete val="0"/>
        <c:axPos val="b"/>
        <c:title>
          <c:tx>
            <c:rich>
              <a:bodyPr/>
              <a:lstStyle/>
              <a:p>
                <a:pPr>
                  <a:defRPr/>
                </a:pPr>
                <a:r>
                  <a:rPr lang="en-US"/>
                  <a:t>Aleatory Information </a:t>
                </a:r>
              </a:p>
              <a:p>
                <a:pPr>
                  <a:defRPr/>
                </a:pPr>
                <a:r>
                  <a:rPr lang="en-US"/>
                  <a:t>(Base Rate)</a:t>
                </a:r>
              </a:p>
            </c:rich>
          </c:tx>
          <c:layout>
            <c:manualLayout>
              <c:xMode val="edge"/>
              <c:yMode val="edge"/>
              <c:x val="0.26523482153563299"/>
              <c:y val="0.85146650089791398"/>
            </c:manualLayout>
          </c:layout>
          <c:overlay val="0"/>
        </c:title>
        <c:numFmt formatCode="General" sourceLinked="0"/>
        <c:majorTickMark val="out"/>
        <c:minorTickMark val="none"/>
        <c:tickLblPos val="nextTo"/>
        <c:crossAx val="635408728"/>
        <c:crosses val="autoZero"/>
        <c:auto val="1"/>
        <c:lblAlgn val="ctr"/>
        <c:lblOffset val="100"/>
        <c:noMultiLvlLbl val="0"/>
      </c:catAx>
      <c:valAx>
        <c:axId val="635408728"/>
        <c:scaling>
          <c:orientation val="minMax"/>
          <c:max val="100"/>
          <c:min val="50"/>
        </c:scaling>
        <c:delete val="0"/>
        <c:axPos val="l"/>
        <c:title>
          <c:tx>
            <c:rich>
              <a:bodyPr rot="-5400000" vert="horz"/>
              <a:lstStyle/>
              <a:p>
                <a:pPr>
                  <a:defRPr/>
                </a:pPr>
                <a:r>
                  <a:rPr lang="en-US"/>
                  <a:t>Judged Probability</a:t>
                </a:r>
              </a:p>
            </c:rich>
          </c:tx>
          <c:layout>
            <c:manualLayout>
              <c:xMode val="edge"/>
              <c:yMode val="edge"/>
              <c:x val="3.9119804400978E-3"/>
              <c:y val="0.212905373670396"/>
            </c:manualLayout>
          </c:layout>
          <c:overlay val="0"/>
        </c:title>
        <c:numFmt formatCode="General" sourceLinked="1"/>
        <c:majorTickMark val="out"/>
        <c:minorTickMark val="none"/>
        <c:tickLblPos val="nextTo"/>
        <c:crossAx val="635412256"/>
        <c:crosses val="autoZero"/>
        <c:crossBetween val="between"/>
        <c:majorUnit val="10"/>
      </c:valAx>
    </c:plotArea>
    <c:legend>
      <c:legendPos val="r"/>
      <c:overlay val="0"/>
    </c:legend>
    <c:plotVisOnly val="1"/>
    <c:dispBlanksAs val="gap"/>
    <c:showDLblsOverMax val="0"/>
  </c:chart>
  <c:spPr>
    <a:ln>
      <a:noFill/>
    </a:ln>
  </c:spPr>
  <c:txPr>
    <a:bodyPr/>
    <a:lstStyle/>
    <a:p>
      <a:pPr>
        <a:defRPr sz="1200">
          <a:latin typeface="Times New Roman"/>
          <a:cs typeface="Times New Roman"/>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E1707-D8AD-47CF-A62C-9239CA32A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63</Pages>
  <Words>14345</Words>
  <Characters>81769</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University of Southern California</Company>
  <LinksUpToDate>false</LinksUpToDate>
  <CharactersWithSpaces>95923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Gulden Ulkumen</dc:creator>
  <cp:keywords/>
  <dc:description/>
  <cp:lastModifiedBy>DW</cp:lastModifiedBy>
  <cp:revision>7</cp:revision>
  <cp:lastPrinted>2015-02-02T23:12:00Z</cp:lastPrinted>
  <dcterms:created xsi:type="dcterms:W3CDTF">2015-02-12T22:24:00Z</dcterms:created>
  <dcterms:modified xsi:type="dcterms:W3CDTF">2015-02-13T01:21:00Z</dcterms:modified>
</cp:coreProperties>
</file>